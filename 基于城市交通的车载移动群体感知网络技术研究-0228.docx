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A7EF3" w14:textId="77777777" w:rsidR="00E765A0" w:rsidRPr="00E765A0" w:rsidRDefault="00E765A0" w:rsidP="00E765A0">
      <w:pPr>
        <w:spacing w:line="360" w:lineRule="auto"/>
        <w:ind w:firstLineChars="1971" w:firstLine="5540"/>
        <w:jc w:val="left"/>
        <w:rPr>
          <w:rFonts w:ascii="Times New Roman" w:hAnsi="Times New Roman" w:cs="Times New Roman"/>
          <w:b/>
          <w:sz w:val="28"/>
          <w:szCs w:val="28"/>
        </w:rPr>
      </w:pPr>
      <w:r w:rsidRPr="00E765A0">
        <w:rPr>
          <w:rFonts w:ascii="Times New Roman" w:hAnsi="Times New Roman" w:cs="Times New Roman" w:hint="eastAsia"/>
          <w:b/>
          <w:sz w:val="28"/>
          <w:szCs w:val="28"/>
        </w:rPr>
        <w:t>密级：</w:t>
      </w:r>
      <w:r w:rsidRPr="00E765A0">
        <w:rPr>
          <w:rFonts w:ascii="Times New Roman" w:hAnsi="Times New Roman" w:cs="Times New Roman"/>
          <w:b/>
          <w:sz w:val="28"/>
          <w:szCs w:val="28"/>
        </w:rPr>
        <w:t xml:space="preserve">  </w:t>
      </w:r>
      <w:r w:rsidRPr="00E765A0">
        <w:rPr>
          <w:rFonts w:ascii="Times New Roman" w:hAnsi="Times New Roman" w:cs="Times New Roman" w:hint="eastAsia"/>
          <w:b/>
          <w:sz w:val="28"/>
          <w:szCs w:val="28"/>
        </w:rPr>
        <w:t>保密期限：</w:t>
      </w:r>
    </w:p>
    <w:p w14:paraId="75950804" w14:textId="77777777" w:rsidR="00E765A0" w:rsidRPr="00E765A0" w:rsidRDefault="00E765A0" w:rsidP="00E765A0">
      <w:pPr>
        <w:spacing w:line="360" w:lineRule="auto"/>
        <w:ind w:firstLineChars="200" w:firstLine="562"/>
        <w:rPr>
          <w:rFonts w:ascii="Times New Roman" w:hAnsi="Times New Roman" w:cs="Times New Roman"/>
          <w:b/>
          <w:sz w:val="28"/>
          <w:szCs w:val="28"/>
        </w:rPr>
      </w:pPr>
    </w:p>
    <w:p w14:paraId="71617630" w14:textId="77777777" w:rsidR="00E765A0" w:rsidRPr="00E765A0" w:rsidRDefault="00E765A0" w:rsidP="00E765A0">
      <w:pPr>
        <w:spacing w:line="360" w:lineRule="auto"/>
        <w:ind w:firstLineChars="200" w:firstLine="480"/>
        <w:rPr>
          <w:rFonts w:ascii="Times New Roman" w:hAnsi="Times New Roman" w:cs="Times New Roman"/>
          <w:sz w:val="24"/>
        </w:rPr>
      </w:pPr>
    </w:p>
    <w:p w14:paraId="43000FA4" w14:textId="77777777" w:rsidR="00E765A0" w:rsidRPr="00E765A0" w:rsidRDefault="00E765A0" w:rsidP="00E765A0">
      <w:pPr>
        <w:spacing w:line="360" w:lineRule="auto"/>
        <w:ind w:firstLineChars="200" w:firstLine="480"/>
        <w:jc w:val="center"/>
        <w:rPr>
          <w:rFonts w:ascii="Times New Roman" w:hAnsi="Times New Roman" w:cs="Times New Roman"/>
          <w:sz w:val="24"/>
        </w:rPr>
      </w:pPr>
      <w:r w:rsidRPr="00E765A0">
        <w:rPr>
          <w:rFonts w:ascii="Times New Roman" w:hAnsi="Times New Roman" w:cs="Times New Roman"/>
          <w:noProof/>
          <w:sz w:val="24"/>
        </w:rPr>
        <w:drawing>
          <wp:inline distT="0" distB="0" distL="0" distR="0" wp14:anchorId="45910023" wp14:editId="66BF08F7">
            <wp:extent cx="4547870" cy="1137285"/>
            <wp:effectExtent l="0" t="0" r="5080" b="5715"/>
            <wp:docPr id="11" name="图片 11"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017"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7870" cy="1137285"/>
                    </a:xfrm>
                    <a:prstGeom prst="rect">
                      <a:avLst/>
                    </a:prstGeom>
                    <a:noFill/>
                    <a:ln>
                      <a:noFill/>
                    </a:ln>
                  </pic:spPr>
                </pic:pic>
              </a:graphicData>
            </a:graphic>
          </wp:inline>
        </w:drawing>
      </w:r>
    </w:p>
    <w:p w14:paraId="7464D852" w14:textId="77777777" w:rsidR="00E765A0" w:rsidRPr="00E765A0" w:rsidRDefault="00E765A0" w:rsidP="00E765A0">
      <w:pPr>
        <w:spacing w:line="360" w:lineRule="auto"/>
        <w:ind w:firstLineChars="31" w:firstLine="199"/>
        <w:jc w:val="center"/>
        <w:rPr>
          <w:rFonts w:ascii="Times New Roman" w:eastAsia="黑体" w:hAnsi="Times New Roman" w:cs="Times New Roman"/>
          <w:b/>
          <w:sz w:val="64"/>
          <w:szCs w:val="52"/>
        </w:rPr>
      </w:pPr>
      <w:r w:rsidRPr="00E765A0">
        <w:rPr>
          <w:rFonts w:ascii="Times New Roman" w:eastAsia="黑体" w:hAnsi="Times New Roman" w:cs="Times New Roman" w:hint="eastAsia"/>
          <w:b/>
          <w:sz w:val="64"/>
          <w:szCs w:val="52"/>
        </w:rPr>
        <w:t>硕士学位论文</w:t>
      </w:r>
    </w:p>
    <w:p w14:paraId="5BCBC882" w14:textId="77777777" w:rsidR="00E765A0" w:rsidRPr="00E765A0" w:rsidRDefault="00E765A0" w:rsidP="00E765A0">
      <w:pPr>
        <w:spacing w:line="360" w:lineRule="auto"/>
        <w:ind w:firstLineChars="200" w:firstLine="480"/>
        <w:jc w:val="center"/>
        <w:rPr>
          <w:rFonts w:ascii="Times New Roman" w:hAnsi="Times New Roman" w:cs="Times New Roman"/>
          <w:sz w:val="24"/>
        </w:rPr>
      </w:pPr>
    </w:p>
    <w:p w14:paraId="33D813D8" w14:textId="77777777" w:rsidR="00E765A0" w:rsidRPr="00E765A0" w:rsidRDefault="00E765A0" w:rsidP="00E765A0">
      <w:pPr>
        <w:spacing w:line="360" w:lineRule="auto"/>
        <w:ind w:firstLineChars="200" w:firstLine="480"/>
        <w:jc w:val="center"/>
        <w:rPr>
          <w:rFonts w:ascii="Times New Roman" w:hAnsi="Times New Roman" w:cs="Times New Roman"/>
          <w:sz w:val="24"/>
        </w:rPr>
      </w:pPr>
      <w:r w:rsidRPr="00E765A0">
        <w:rPr>
          <w:rFonts w:ascii="Times New Roman" w:hAnsi="Times New Roman" w:cs="Times New Roman"/>
          <w:noProof/>
          <w:sz w:val="24"/>
        </w:rPr>
        <w:drawing>
          <wp:inline distT="0" distB="0" distL="0" distR="0" wp14:anchorId="49C7EC28" wp14:editId="15BBA11C">
            <wp:extent cx="1232535" cy="1200785"/>
            <wp:effectExtent l="0" t="0" r="5715" b="0"/>
            <wp:docPr id="10" name="图片 10"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018"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2535" cy="1200785"/>
                    </a:xfrm>
                    <a:prstGeom prst="rect">
                      <a:avLst/>
                    </a:prstGeom>
                    <a:noFill/>
                    <a:ln>
                      <a:noFill/>
                    </a:ln>
                  </pic:spPr>
                </pic:pic>
              </a:graphicData>
            </a:graphic>
          </wp:inline>
        </w:drawing>
      </w:r>
    </w:p>
    <w:p w14:paraId="037E1F89" w14:textId="77777777" w:rsidR="00E765A0" w:rsidRPr="00E765A0" w:rsidDel="00D44677" w:rsidRDefault="00E765A0" w:rsidP="00E765A0">
      <w:pPr>
        <w:spacing w:line="360" w:lineRule="auto"/>
        <w:ind w:firstLineChars="200" w:firstLine="1044"/>
        <w:jc w:val="center"/>
        <w:rPr>
          <w:del w:id="0" w:author="Li CkySon" w:date="2019-01-27T19:49:00Z"/>
          <w:rFonts w:ascii="Times New Roman" w:eastAsia="黑体" w:hAnsi="Times New Roman" w:cs="Times New Roman"/>
          <w:b/>
          <w:sz w:val="52"/>
          <w:szCs w:val="52"/>
        </w:rPr>
      </w:pPr>
    </w:p>
    <w:p w14:paraId="188C8AFC" w14:textId="77777777" w:rsidR="00E765A0" w:rsidRPr="00E765A0" w:rsidRDefault="00E765A0" w:rsidP="00057643">
      <w:pPr>
        <w:spacing w:line="360" w:lineRule="auto"/>
        <w:jc w:val="center"/>
        <w:rPr>
          <w:rFonts w:ascii="Times New Roman" w:hAnsi="Times New Roman" w:cs="Times New Roman"/>
          <w:b/>
          <w:sz w:val="36"/>
          <w:szCs w:val="32"/>
          <w:u w:val="thick"/>
        </w:rPr>
      </w:pPr>
      <w:r w:rsidRPr="00E765A0">
        <w:rPr>
          <w:rFonts w:ascii="Times New Roman" w:hAnsi="Times New Roman" w:cs="Times New Roman" w:hint="eastAsia"/>
          <w:b/>
          <w:sz w:val="36"/>
          <w:szCs w:val="32"/>
        </w:rPr>
        <w:t>题目</w:t>
      </w:r>
      <w:r w:rsidRPr="00E765A0">
        <w:rPr>
          <w:rFonts w:ascii="Times New Roman" w:hAnsi="Times New Roman" w:cs="Times New Roman" w:hint="eastAsia"/>
          <w:b/>
          <w:sz w:val="20"/>
          <w:szCs w:val="20"/>
        </w:rPr>
        <w:t>：</w:t>
      </w:r>
      <w:r w:rsidRPr="00E765A0">
        <w:rPr>
          <w:rFonts w:ascii="Times New Roman" w:hAnsi="Times New Roman" w:cs="Times New Roman" w:hint="eastAsia"/>
          <w:b/>
          <w:sz w:val="36"/>
          <w:szCs w:val="32"/>
          <w:u w:val="thick"/>
        </w:rPr>
        <w:t>基于城市</w:t>
      </w:r>
      <w:r w:rsidR="00D44677">
        <w:rPr>
          <w:rFonts w:ascii="Times New Roman" w:hAnsi="Times New Roman" w:cs="Times New Roman" w:hint="eastAsia"/>
          <w:b/>
          <w:sz w:val="36"/>
          <w:szCs w:val="32"/>
          <w:u w:val="thick"/>
        </w:rPr>
        <w:t>公共</w:t>
      </w:r>
      <w:r w:rsidRPr="00E765A0">
        <w:rPr>
          <w:rFonts w:ascii="Times New Roman" w:hAnsi="Times New Roman" w:cs="Times New Roman" w:hint="eastAsia"/>
          <w:b/>
          <w:sz w:val="36"/>
          <w:szCs w:val="32"/>
          <w:u w:val="thick"/>
        </w:rPr>
        <w:t>交通的车载移动群体感知网络技术研究</w:t>
      </w:r>
    </w:p>
    <w:p w14:paraId="62BCB292" w14:textId="77777777" w:rsidR="00E765A0" w:rsidRPr="00E765A0" w:rsidRDefault="00E765A0" w:rsidP="00E765A0">
      <w:pPr>
        <w:spacing w:line="360" w:lineRule="auto"/>
        <w:ind w:firstLineChars="600" w:firstLine="1440"/>
        <w:jc w:val="left"/>
        <w:rPr>
          <w:rFonts w:ascii="Times New Roman" w:hAnsi="Times New Roman" w:cs="Times New Roman"/>
          <w:sz w:val="24"/>
          <w:szCs w:val="21"/>
        </w:rPr>
      </w:pPr>
    </w:p>
    <w:p w14:paraId="7C1B80C0" w14:textId="77777777"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学号：</w:t>
      </w:r>
      <w:r w:rsidRPr="00E765A0">
        <w:rPr>
          <w:rFonts w:ascii="Times New Roman" w:hAnsi="Times New Roman" w:cs="Times New Roman"/>
          <w:b/>
          <w:sz w:val="28"/>
          <w:szCs w:val="28"/>
          <w:u w:val="single"/>
        </w:rPr>
        <w:t xml:space="preserve">   201</w:t>
      </w:r>
      <w:r>
        <w:rPr>
          <w:rFonts w:ascii="Times New Roman" w:hAnsi="Times New Roman" w:cs="Times New Roman"/>
          <w:b/>
          <w:sz w:val="28"/>
          <w:szCs w:val="28"/>
          <w:u w:val="single"/>
        </w:rPr>
        <w:t>6140324</w:t>
      </w:r>
      <w:r w:rsidRPr="00E765A0">
        <w:rPr>
          <w:rFonts w:ascii="Times New Roman" w:hAnsi="Times New Roman" w:cs="Times New Roman"/>
          <w:b/>
          <w:sz w:val="28"/>
          <w:szCs w:val="28"/>
          <w:u w:val="single"/>
        </w:rPr>
        <w:t xml:space="preserve">    </w:t>
      </w:r>
    </w:p>
    <w:p w14:paraId="46272D4D" w14:textId="77777777"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姓名：</w:t>
      </w:r>
      <w:r w:rsidRPr="00E765A0">
        <w:rPr>
          <w:rFonts w:ascii="Times New Roman" w:hAnsi="Times New Roman" w:cs="Times New Roman"/>
          <w:b/>
          <w:sz w:val="28"/>
          <w:szCs w:val="28"/>
          <w:u w:val="single"/>
        </w:rPr>
        <w:t xml:space="preserve">     </w:t>
      </w:r>
      <w:r>
        <w:rPr>
          <w:rFonts w:ascii="Times New Roman" w:hAnsi="Times New Roman" w:cs="Times New Roman" w:hint="eastAsia"/>
          <w:b/>
          <w:sz w:val="28"/>
          <w:szCs w:val="28"/>
          <w:u w:val="single"/>
        </w:rPr>
        <w:t>李陈生</w:t>
      </w:r>
      <w:r w:rsidRPr="00E765A0">
        <w:rPr>
          <w:rFonts w:ascii="Times New Roman" w:hAnsi="Times New Roman" w:cs="Times New Roman"/>
          <w:b/>
          <w:sz w:val="28"/>
          <w:szCs w:val="28"/>
          <w:u w:val="single"/>
        </w:rPr>
        <w:t xml:space="preserve">      </w:t>
      </w:r>
    </w:p>
    <w:p w14:paraId="6801BE02" w14:textId="77777777"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专业：</w:t>
      </w:r>
      <w:r w:rsidRPr="00E765A0">
        <w:rPr>
          <w:rFonts w:ascii="Times New Roman" w:hAnsi="Times New Roman" w:cs="Times New Roman"/>
          <w:b/>
          <w:sz w:val="28"/>
          <w:szCs w:val="28"/>
          <w:u w:val="thick"/>
        </w:rPr>
        <w:t xml:space="preserve">  </w:t>
      </w:r>
      <w:r w:rsidRPr="00E765A0">
        <w:rPr>
          <w:rFonts w:ascii="Times New Roman" w:hAnsi="Times New Roman" w:cs="Times New Roman" w:hint="eastAsia"/>
          <w:b/>
          <w:sz w:val="28"/>
          <w:szCs w:val="28"/>
          <w:u w:val="thick"/>
        </w:rPr>
        <w:t>电子与通信工程</w:t>
      </w:r>
      <w:r w:rsidRPr="00E765A0">
        <w:rPr>
          <w:rFonts w:ascii="Times New Roman" w:hAnsi="Times New Roman" w:cs="Times New Roman"/>
          <w:b/>
          <w:sz w:val="28"/>
          <w:szCs w:val="28"/>
          <w:u w:val="thick"/>
        </w:rPr>
        <w:t xml:space="preserve"> </w:t>
      </w:r>
    </w:p>
    <w:p w14:paraId="25E3472B" w14:textId="77777777"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导师：</w:t>
      </w:r>
      <w:r w:rsidRPr="00E765A0">
        <w:rPr>
          <w:rFonts w:ascii="Times New Roman" w:hAnsi="Times New Roman" w:cs="Times New Roman"/>
          <w:b/>
          <w:sz w:val="28"/>
          <w:szCs w:val="28"/>
          <w:u w:val="single"/>
        </w:rPr>
        <w:t xml:space="preserve">     </w:t>
      </w:r>
      <w:r w:rsidRPr="00E765A0">
        <w:rPr>
          <w:rFonts w:ascii="Times New Roman" w:hAnsi="Times New Roman" w:cs="Times New Roman" w:hint="eastAsia"/>
          <w:b/>
          <w:sz w:val="28"/>
          <w:szCs w:val="28"/>
          <w:u w:val="single"/>
        </w:rPr>
        <w:t>王卫东</w:t>
      </w:r>
      <w:r w:rsidRPr="00E765A0">
        <w:rPr>
          <w:rFonts w:ascii="Times New Roman" w:hAnsi="Times New Roman" w:cs="Times New Roman"/>
          <w:b/>
          <w:sz w:val="28"/>
          <w:szCs w:val="28"/>
          <w:u w:val="single"/>
        </w:rPr>
        <w:t xml:space="preserve">      </w:t>
      </w:r>
    </w:p>
    <w:p w14:paraId="1B2DFA71" w14:textId="77777777" w:rsidR="00E765A0" w:rsidRDefault="00E765A0" w:rsidP="00CA3528">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学院：</w:t>
      </w:r>
      <w:r w:rsidRPr="00E765A0">
        <w:rPr>
          <w:rFonts w:ascii="Times New Roman" w:hAnsi="Times New Roman" w:cs="Times New Roman"/>
          <w:b/>
          <w:sz w:val="28"/>
          <w:szCs w:val="28"/>
          <w:u w:val="thick"/>
        </w:rPr>
        <w:t xml:space="preserve">  </w:t>
      </w:r>
      <w:r w:rsidRPr="00E765A0">
        <w:rPr>
          <w:rFonts w:ascii="Times New Roman" w:hAnsi="Times New Roman" w:cs="Times New Roman" w:hint="eastAsia"/>
          <w:b/>
          <w:sz w:val="28"/>
          <w:szCs w:val="28"/>
          <w:u w:val="thick"/>
        </w:rPr>
        <w:t>电子工程学院</w:t>
      </w:r>
      <w:r w:rsidRPr="00E765A0">
        <w:rPr>
          <w:rFonts w:ascii="Times New Roman" w:hAnsi="Times New Roman" w:cs="Times New Roman"/>
          <w:b/>
          <w:sz w:val="28"/>
          <w:szCs w:val="28"/>
          <w:u w:val="thick"/>
        </w:rPr>
        <w:t xml:space="preserve">   </w:t>
      </w:r>
    </w:p>
    <w:p w14:paraId="4DED6EE8" w14:textId="77777777" w:rsidR="00CA3528" w:rsidRPr="00E765A0" w:rsidRDefault="00CA3528" w:rsidP="00CA3528">
      <w:pPr>
        <w:spacing w:line="360" w:lineRule="auto"/>
        <w:ind w:firstLineChars="890" w:firstLine="2502"/>
        <w:rPr>
          <w:rFonts w:ascii="Times New Roman" w:hAnsi="Times New Roman" w:cs="Times New Roman"/>
          <w:b/>
          <w:sz w:val="28"/>
          <w:szCs w:val="28"/>
          <w:u w:val="single"/>
        </w:rPr>
      </w:pPr>
    </w:p>
    <w:p w14:paraId="28C49A6A" w14:textId="77777777" w:rsidR="0071770B" w:rsidRDefault="00E765A0" w:rsidP="00E765A0">
      <w:pPr>
        <w:spacing w:line="400" w:lineRule="exact"/>
        <w:ind w:firstLineChars="200" w:firstLine="562"/>
        <w:jc w:val="center"/>
        <w:rPr>
          <w:rFonts w:ascii="Times New Roman" w:hAnsi="Times New Roman" w:cs="Times New Roman"/>
          <w:b/>
          <w:sz w:val="28"/>
          <w:szCs w:val="28"/>
        </w:rPr>
        <w:sectPr w:rsidR="0071770B" w:rsidSect="00646A09">
          <w:headerReference w:type="even" r:id="rId10"/>
          <w:footerReference w:type="default" r:id="rId11"/>
          <w:pgSz w:w="11906" w:h="16838"/>
          <w:pgMar w:top="1440" w:right="1800" w:bottom="1440" w:left="1800" w:header="851" w:footer="510" w:gutter="0"/>
          <w:pgNumType w:start="1"/>
          <w:cols w:space="720"/>
          <w:docGrid w:type="lines" w:linePitch="312"/>
        </w:sectPr>
      </w:pPr>
      <w:r w:rsidRPr="00E765A0">
        <w:rPr>
          <w:rFonts w:ascii="Times New Roman" w:hAnsi="Times New Roman" w:cs="Times New Roman"/>
          <w:b/>
          <w:sz w:val="28"/>
          <w:szCs w:val="28"/>
        </w:rPr>
        <w:t>2018</w:t>
      </w:r>
      <w:r w:rsidRPr="00E765A0">
        <w:rPr>
          <w:rFonts w:ascii="Times New Roman" w:hAnsi="Times New Roman" w:cs="Times New Roman" w:hint="eastAsia"/>
          <w:b/>
          <w:sz w:val="28"/>
          <w:szCs w:val="28"/>
        </w:rPr>
        <w:t>年</w:t>
      </w:r>
      <w:r>
        <w:rPr>
          <w:rFonts w:ascii="Times New Roman" w:hAnsi="Times New Roman" w:cs="Times New Roman"/>
          <w:b/>
          <w:sz w:val="28"/>
          <w:szCs w:val="28"/>
        </w:rPr>
        <w:t xml:space="preserve"> </w:t>
      </w:r>
      <w:r w:rsidRPr="00E765A0">
        <w:rPr>
          <w:rFonts w:ascii="Times New Roman" w:hAnsi="Times New Roman" w:cs="Times New Roman" w:hint="eastAsia"/>
          <w:b/>
          <w:sz w:val="28"/>
          <w:szCs w:val="28"/>
        </w:rPr>
        <w:t>月</w:t>
      </w:r>
      <w:r>
        <w:rPr>
          <w:rFonts w:ascii="Times New Roman" w:hAnsi="Times New Roman" w:cs="Times New Roman"/>
          <w:b/>
          <w:sz w:val="28"/>
          <w:szCs w:val="28"/>
        </w:rPr>
        <w:t xml:space="preserve"> </w:t>
      </w:r>
      <w:r w:rsidRPr="00E765A0">
        <w:rPr>
          <w:rFonts w:ascii="Times New Roman" w:hAnsi="Times New Roman" w:cs="Times New Roman" w:hint="eastAsia"/>
          <w:b/>
          <w:sz w:val="28"/>
          <w:szCs w:val="28"/>
        </w:rPr>
        <w:t>日</w:t>
      </w:r>
    </w:p>
    <w:p w14:paraId="46C37B07" w14:textId="77777777" w:rsidR="00B34065" w:rsidRDefault="00B34065" w:rsidP="00733549">
      <w:pPr>
        <w:widowControl/>
        <w:tabs>
          <w:tab w:val="left" w:pos="288"/>
        </w:tabs>
        <w:snapToGrid w:val="0"/>
        <w:spacing w:after="120" w:line="400" w:lineRule="exact"/>
        <w:rPr>
          <w:rFonts w:ascii="Times New Roman" w:hAnsi="Times New Roman" w:cs="Times New Roman" w:hint="eastAsia"/>
          <w:b/>
          <w:sz w:val="28"/>
          <w:szCs w:val="28"/>
        </w:rPr>
        <w:sectPr w:rsidR="00B34065" w:rsidSect="00646A09">
          <w:pgSz w:w="11906" w:h="16838"/>
          <w:pgMar w:top="1440" w:right="1800" w:bottom="1440" w:left="1800" w:header="851" w:footer="510" w:gutter="0"/>
          <w:pgNumType w:start="1"/>
          <w:cols w:space="720"/>
          <w:docGrid w:type="lines" w:linePitch="312"/>
        </w:sectPr>
      </w:pPr>
    </w:p>
    <w:p w14:paraId="28906001" w14:textId="77777777" w:rsidR="00D02092" w:rsidRPr="00872600" w:rsidRDefault="00D02092" w:rsidP="00D02092">
      <w:pPr>
        <w:widowControl/>
        <w:tabs>
          <w:tab w:val="left" w:pos="288"/>
        </w:tabs>
        <w:snapToGrid w:val="0"/>
        <w:spacing w:after="120" w:line="400" w:lineRule="exact"/>
        <w:ind w:firstLineChars="200" w:firstLine="480"/>
        <w:jc w:val="center"/>
        <w:rPr>
          <w:kern w:val="0"/>
          <w:sz w:val="24"/>
          <w:szCs w:val="24"/>
        </w:rPr>
      </w:pPr>
      <w:r w:rsidRPr="00872600">
        <w:rPr>
          <w:kern w:val="0"/>
          <w:sz w:val="24"/>
          <w:szCs w:val="24"/>
        </w:rPr>
        <w:lastRenderedPageBreak/>
        <w:t>独创性（或创新性）声明</w:t>
      </w:r>
    </w:p>
    <w:p w14:paraId="45BFCDD8" w14:textId="77777777" w:rsidR="00D02092" w:rsidRPr="00872600" w:rsidRDefault="00D02092" w:rsidP="00D02092">
      <w:pPr>
        <w:widowControl/>
        <w:tabs>
          <w:tab w:val="left" w:pos="288"/>
        </w:tabs>
        <w:snapToGrid w:val="0"/>
        <w:spacing w:after="120" w:line="400" w:lineRule="exact"/>
        <w:ind w:firstLineChars="200" w:firstLine="480"/>
        <w:rPr>
          <w:kern w:val="0"/>
          <w:sz w:val="24"/>
          <w:szCs w:val="24"/>
        </w:rPr>
      </w:pPr>
      <w:r w:rsidRPr="00872600">
        <w:rPr>
          <w:kern w:val="0"/>
          <w:sz w:val="24"/>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6A48BC3F" w14:textId="77777777" w:rsidR="00D02092" w:rsidRPr="00872600" w:rsidRDefault="00D02092" w:rsidP="00D02092">
      <w:pPr>
        <w:spacing w:line="400" w:lineRule="exact"/>
        <w:ind w:firstLineChars="200" w:firstLine="480"/>
        <w:rPr>
          <w:sz w:val="24"/>
          <w:szCs w:val="24"/>
        </w:rPr>
      </w:pPr>
      <w:r w:rsidRPr="00872600">
        <w:rPr>
          <w:sz w:val="24"/>
          <w:szCs w:val="24"/>
        </w:rPr>
        <w:t>申请学位论文与资料若有不实之处，本人承担一切相关责任。</w:t>
      </w:r>
    </w:p>
    <w:p w14:paraId="036AA27E" w14:textId="77777777" w:rsidR="00D02092" w:rsidRPr="00872600" w:rsidRDefault="00D02092" w:rsidP="00D02092">
      <w:pPr>
        <w:spacing w:line="400" w:lineRule="exact"/>
        <w:ind w:firstLineChars="200" w:firstLine="480"/>
        <w:rPr>
          <w:sz w:val="24"/>
          <w:szCs w:val="24"/>
        </w:rPr>
      </w:pPr>
      <w:r w:rsidRPr="00872600">
        <w:rPr>
          <w:sz w:val="24"/>
          <w:szCs w:val="24"/>
        </w:rPr>
        <w:t>本人签名：</w:t>
      </w:r>
      <w:r w:rsidRPr="00872600">
        <w:rPr>
          <w:sz w:val="24"/>
          <w:szCs w:val="24"/>
          <w:u w:val="single"/>
        </w:rPr>
        <w:t xml:space="preserve">                  </w:t>
      </w:r>
      <w:r w:rsidRPr="00872600">
        <w:rPr>
          <w:sz w:val="24"/>
          <w:szCs w:val="24"/>
        </w:rPr>
        <w:t xml:space="preserve">    </w:t>
      </w:r>
      <w:r w:rsidRPr="00872600">
        <w:rPr>
          <w:sz w:val="24"/>
          <w:szCs w:val="24"/>
        </w:rPr>
        <w:t>日期：</w:t>
      </w:r>
      <w:r w:rsidRPr="00872600">
        <w:rPr>
          <w:sz w:val="24"/>
          <w:szCs w:val="24"/>
          <w:u w:val="single"/>
        </w:rPr>
        <w:t xml:space="preserve">                   </w:t>
      </w:r>
      <w:r w:rsidRPr="00872600">
        <w:rPr>
          <w:color w:val="FFFFFF" w:themeColor="background1"/>
          <w:sz w:val="24"/>
          <w:szCs w:val="24"/>
        </w:rPr>
        <w:t>1</w:t>
      </w:r>
      <w:r w:rsidRPr="00872600">
        <w:rPr>
          <w:sz w:val="24"/>
          <w:szCs w:val="24"/>
          <w:u w:val="single"/>
        </w:rPr>
        <w:t xml:space="preserve">  </w:t>
      </w:r>
    </w:p>
    <w:p w14:paraId="2CE87AF1" w14:textId="77777777" w:rsidR="00D02092" w:rsidRDefault="00D02092" w:rsidP="00D02092">
      <w:pPr>
        <w:spacing w:line="400" w:lineRule="exact"/>
        <w:ind w:firstLineChars="200" w:firstLine="480"/>
        <w:rPr>
          <w:sz w:val="24"/>
          <w:szCs w:val="24"/>
        </w:rPr>
      </w:pPr>
    </w:p>
    <w:p w14:paraId="6DC127BF" w14:textId="77777777" w:rsidR="00D02092" w:rsidRDefault="00D02092" w:rsidP="00D02092">
      <w:pPr>
        <w:spacing w:line="400" w:lineRule="exact"/>
        <w:ind w:firstLineChars="200" w:firstLine="480"/>
        <w:rPr>
          <w:sz w:val="24"/>
          <w:szCs w:val="24"/>
        </w:rPr>
      </w:pPr>
    </w:p>
    <w:p w14:paraId="261EAD12" w14:textId="77777777" w:rsidR="00D02092" w:rsidRDefault="00D02092" w:rsidP="00D02092">
      <w:pPr>
        <w:spacing w:line="400" w:lineRule="exact"/>
        <w:ind w:firstLineChars="200" w:firstLine="480"/>
        <w:rPr>
          <w:sz w:val="24"/>
          <w:szCs w:val="24"/>
        </w:rPr>
      </w:pPr>
    </w:p>
    <w:p w14:paraId="01E24790" w14:textId="77777777" w:rsidR="00D02092" w:rsidRDefault="00D02092" w:rsidP="00D02092">
      <w:pPr>
        <w:spacing w:line="400" w:lineRule="exact"/>
        <w:ind w:firstLineChars="200" w:firstLine="480"/>
        <w:rPr>
          <w:sz w:val="24"/>
          <w:szCs w:val="24"/>
        </w:rPr>
      </w:pPr>
    </w:p>
    <w:p w14:paraId="60DFFF61" w14:textId="77777777" w:rsidR="00D02092" w:rsidRPr="00872600" w:rsidRDefault="00D02092" w:rsidP="00D02092">
      <w:pPr>
        <w:spacing w:line="400" w:lineRule="exact"/>
        <w:ind w:firstLineChars="200" w:firstLine="480"/>
        <w:rPr>
          <w:sz w:val="24"/>
          <w:szCs w:val="24"/>
        </w:rPr>
      </w:pPr>
    </w:p>
    <w:p w14:paraId="0C55228E" w14:textId="77777777" w:rsidR="00D02092" w:rsidRPr="00872600" w:rsidRDefault="00D02092" w:rsidP="00D02092">
      <w:pPr>
        <w:spacing w:line="400" w:lineRule="exact"/>
        <w:jc w:val="center"/>
        <w:rPr>
          <w:sz w:val="24"/>
          <w:szCs w:val="24"/>
        </w:rPr>
      </w:pPr>
      <w:r w:rsidRPr="00872600">
        <w:rPr>
          <w:sz w:val="24"/>
          <w:szCs w:val="24"/>
        </w:rPr>
        <w:t>关于论文使用授权的说明</w:t>
      </w:r>
    </w:p>
    <w:p w14:paraId="391B64CC" w14:textId="77777777" w:rsidR="00D02092" w:rsidRPr="00872600" w:rsidRDefault="00D02092" w:rsidP="00D02092">
      <w:pPr>
        <w:spacing w:line="400" w:lineRule="exact"/>
        <w:ind w:firstLineChars="200" w:firstLine="480"/>
        <w:rPr>
          <w:sz w:val="24"/>
          <w:szCs w:val="24"/>
        </w:rPr>
      </w:pPr>
      <w:r w:rsidRPr="00872600">
        <w:rPr>
          <w:sz w:val="24"/>
          <w:szCs w:val="24"/>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14:paraId="6AF6BD53" w14:textId="77777777" w:rsidR="00D02092" w:rsidRPr="00872600" w:rsidRDefault="00D02092" w:rsidP="00D02092">
      <w:pPr>
        <w:spacing w:line="400" w:lineRule="exact"/>
        <w:ind w:firstLineChars="200" w:firstLine="480"/>
        <w:rPr>
          <w:sz w:val="24"/>
          <w:szCs w:val="24"/>
        </w:rPr>
      </w:pPr>
    </w:p>
    <w:p w14:paraId="16CA037A" w14:textId="77777777" w:rsidR="00D02092" w:rsidRPr="00872600" w:rsidRDefault="00D02092" w:rsidP="00D02092">
      <w:pPr>
        <w:spacing w:line="400" w:lineRule="exact"/>
        <w:ind w:firstLineChars="200" w:firstLine="480"/>
        <w:rPr>
          <w:sz w:val="24"/>
          <w:szCs w:val="24"/>
          <w:u w:val="single"/>
        </w:rPr>
      </w:pPr>
      <w:r w:rsidRPr="00872600">
        <w:rPr>
          <w:sz w:val="24"/>
          <w:szCs w:val="24"/>
        </w:rPr>
        <w:t>本人签名：</w:t>
      </w:r>
      <w:r w:rsidRPr="00872600">
        <w:rPr>
          <w:sz w:val="24"/>
          <w:szCs w:val="24"/>
          <w:u w:val="single"/>
        </w:rPr>
        <w:t xml:space="preserve">                   </w:t>
      </w:r>
      <w:r w:rsidRPr="00872600">
        <w:rPr>
          <w:sz w:val="24"/>
          <w:szCs w:val="24"/>
        </w:rPr>
        <w:t xml:space="preserve">    </w:t>
      </w:r>
      <w:r w:rsidRPr="00872600">
        <w:rPr>
          <w:sz w:val="24"/>
          <w:szCs w:val="24"/>
        </w:rPr>
        <w:t>日期：</w:t>
      </w:r>
      <w:r w:rsidRPr="00872600">
        <w:rPr>
          <w:sz w:val="24"/>
          <w:szCs w:val="24"/>
          <w:u w:val="single"/>
        </w:rPr>
        <w:t xml:space="preserve">                   </w:t>
      </w:r>
      <w:r w:rsidRPr="00872600">
        <w:rPr>
          <w:color w:val="FFFFFF" w:themeColor="background1"/>
          <w:sz w:val="24"/>
          <w:szCs w:val="24"/>
        </w:rPr>
        <w:t>1</w:t>
      </w:r>
      <w:r w:rsidRPr="00872600">
        <w:rPr>
          <w:sz w:val="24"/>
          <w:szCs w:val="24"/>
          <w:u w:val="single"/>
        </w:rPr>
        <w:t xml:space="preserve">                   </w:t>
      </w:r>
    </w:p>
    <w:p w14:paraId="5EF42F91" w14:textId="77777777" w:rsidR="00D02092" w:rsidRPr="00872600" w:rsidRDefault="00D02092" w:rsidP="00D02092">
      <w:pPr>
        <w:spacing w:line="400" w:lineRule="exact"/>
        <w:ind w:firstLineChars="200" w:firstLine="480"/>
        <w:rPr>
          <w:sz w:val="24"/>
          <w:szCs w:val="24"/>
        </w:rPr>
      </w:pPr>
    </w:p>
    <w:p w14:paraId="58D1BC1E" w14:textId="77777777" w:rsidR="00D02092" w:rsidRPr="00D02092" w:rsidRDefault="00D02092" w:rsidP="00D02092">
      <w:pPr>
        <w:spacing w:line="400" w:lineRule="exact"/>
        <w:ind w:firstLineChars="200" w:firstLine="480"/>
        <w:rPr>
          <w:sz w:val="24"/>
          <w:szCs w:val="24"/>
          <w:u w:val="single"/>
        </w:rPr>
        <w:sectPr w:rsidR="00D02092" w:rsidRPr="00D02092" w:rsidSect="00646A09">
          <w:pgSz w:w="11906" w:h="16838"/>
          <w:pgMar w:top="1440" w:right="1800" w:bottom="1440" w:left="1800" w:header="851" w:footer="510" w:gutter="0"/>
          <w:pgNumType w:start="1"/>
          <w:cols w:space="720"/>
          <w:docGrid w:type="lines" w:linePitch="312"/>
        </w:sectPr>
      </w:pPr>
      <w:r w:rsidRPr="00872600">
        <w:rPr>
          <w:sz w:val="24"/>
          <w:szCs w:val="24"/>
        </w:rPr>
        <w:t>导师签名：</w:t>
      </w:r>
      <w:r w:rsidRPr="00872600">
        <w:rPr>
          <w:sz w:val="24"/>
          <w:szCs w:val="24"/>
          <w:u w:val="single"/>
        </w:rPr>
        <w:t xml:space="preserve">                   </w:t>
      </w:r>
      <w:r w:rsidRPr="00872600">
        <w:rPr>
          <w:sz w:val="24"/>
          <w:szCs w:val="24"/>
        </w:rPr>
        <w:t xml:space="preserve">    </w:t>
      </w:r>
      <w:r w:rsidRPr="00872600">
        <w:rPr>
          <w:sz w:val="24"/>
          <w:szCs w:val="24"/>
        </w:rPr>
        <w:t>日期：</w:t>
      </w:r>
      <w:r w:rsidRPr="00872600">
        <w:rPr>
          <w:sz w:val="24"/>
          <w:szCs w:val="24"/>
          <w:u w:val="single"/>
        </w:rPr>
        <w:t xml:space="preserve">                 </w:t>
      </w:r>
    </w:p>
    <w:p w14:paraId="012AC111" w14:textId="77777777" w:rsidR="00B34065" w:rsidRDefault="00B34065" w:rsidP="00347F47">
      <w:pPr>
        <w:pStyle w:val="a3"/>
        <w:spacing w:afterLines="200" w:after="624" w:line="400" w:lineRule="exact"/>
        <w:ind w:firstLineChars="0" w:firstLine="0"/>
        <w:rPr>
          <w:rFonts w:ascii="黑体" w:eastAsia="黑体" w:hAnsi="黑体"/>
          <w:b/>
          <w:sz w:val="32"/>
          <w:szCs w:val="32"/>
        </w:rPr>
        <w:sectPr w:rsidR="00B34065" w:rsidSect="00370FDC">
          <w:footerReference w:type="default" r:id="rId12"/>
          <w:pgSz w:w="11906" w:h="16838"/>
          <w:pgMar w:top="1440" w:right="1800" w:bottom="1440" w:left="1800" w:header="851" w:footer="992" w:gutter="0"/>
          <w:pgNumType w:start="1"/>
          <w:cols w:space="425"/>
          <w:docGrid w:type="lines" w:linePitch="312"/>
        </w:sectPr>
      </w:pPr>
    </w:p>
    <w:p w14:paraId="603D4772" w14:textId="77777777" w:rsidR="00F965C7" w:rsidRDefault="00F965C7" w:rsidP="00B34065">
      <w:pPr>
        <w:widowControl/>
        <w:spacing w:beforeLines="100" w:before="312" w:afterLines="100" w:after="312" w:line="360" w:lineRule="auto"/>
        <w:ind w:firstLine="420"/>
        <w:jc w:val="center"/>
        <w:rPr>
          <w:rFonts w:ascii="黑体" w:eastAsia="黑体" w:hAnsi="黑体"/>
          <w:b/>
          <w:sz w:val="32"/>
          <w:szCs w:val="32"/>
        </w:rPr>
      </w:pPr>
      <w:bookmarkStart w:id="1" w:name="_Toc533947036"/>
      <w:r w:rsidRPr="00F965C7">
        <w:rPr>
          <w:rFonts w:ascii="黑体" w:eastAsia="黑体" w:hAnsi="黑体" w:hint="eastAsia"/>
          <w:b/>
          <w:sz w:val="32"/>
          <w:szCs w:val="32"/>
        </w:rPr>
        <w:lastRenderedPageBreak/>
        <w:t>基于城市交通的车载移动群感知网络技术研究</w:t>
      </w:r>
      <w:bookmarkEnd w:id="1"/>
    </w:p>
    <w:p w14:paraId="29EAC8F1" w14:textId="77777777" w:rsidR="007B1091" w:rsidRDefault="007B1091" w:rsidP="00450B2F">
      <w:pPr>
        <w:widowControl/>
        <w:spacing w:beforeLines="100" w:before="312" w:afterLines="100" w:after="312" w:line="360" w:lineRule="auto"/>
        <w:jc w:val="center"/>
        <w:rPr>
          <w:rFonts w:ascii="黑体" w:eastAsia="黑体" w:hAnsi="黑体"/>
          <w:b/>
          <w:sz w:val="32"/>
          <w:szCs w:val="32"/>
        </w:rPr>
      </w:pPr>
      <w:bookmarkStart w:id="2" w:name="_Toc533947037"/>
      <w:r>
        <w:rPr>
          <w:rFonts w:ascii="黑体" w:eastAsia="黑体" w:hAnsi="黑体"/>
          <w:b/>
          <w:sz w:val="32"/>
          <w:szCs w:val="32"/>
        </w:rPr>
        <w:t>摘要</w:t>
      </w:r>
      <w:bookmarkEnd w:id="2"/>
    </w:p>
    <w:p w14:paraId="2F2B9367" w14:textId="77777777" w:rsidR="00204033" w:rsidRDefault="00204033" w:rsidP="00F965C7">
      <w:pPr>
        <w:pStyle w:val="a3"/>
        <w:spacing w:line="400" w:lineRule="exact"/>
        <w:ind w:firstLineChars="0"/>
        <w:rPr>
          <w:rFonts w:ascii="宋体" w:eastAsia="宋体" w:hAnsi="宋体"/>
          <w:color w:val="000000"/>
          <w:sz w:val="24"/>
          <w:szCs w:val="24"/>
        </w:rPr>
      </w:pPr>
      <w:r>
        <w:rPr>
          <w:rFonts w:asciiTheme="minorEastAsia" w:hAnsiTheme="minorEastAsia" w:hint="eastAsia"/>
          <w:sz w:val="24"/>
          <w:szCs w:val="24"/>
        </w:rPr>
        <w:t>随着</w:t>
      </w:r>
      <w:r w:rsidR="00F965C7">
        <w:rPr>
          <w:rFonts w:asciiTheme="minorEastAsia" w:hAnsiTheme="minorEastAsia" w:hint="eastAsia"/>
          <w:sz w:val="24"/>
          <w:szCs w:val="24"/>
        </w:rPr>
        <w:t>现在经济的快速增长和城市建设步伐不断加快，“大城市病”</w:t>
      </w:r>
      <w:r w:rsidR="00BD47F4">
        <w:rPr>
          <w:rFonts w:asciiTheme="minorEastAsia" w:hAnsiTheme="minorEastAsia" w:hint="eastAsia"/>
          <w:sz w:val="24"/>
          <w:szCs w:val="24"/>
        </w:rPr>
        <w:t>，如</w:t>
      </w:r>
      <w:r w:rsidR="00F965C7">
        <w:rPr>
          <w:rFonts w:asciiTheme="minorEastAsia" w:hAnsiTheme="minorEastAsia" w:hint="eastAsia"/>
          <w:sz w:val="24"/>
          <w:szCs w:val="24"/>
        </w:rPr>
        <w:t>资源损耗</w:t>
      </w:r>
      <w:r w:rsidR="00181557">
        <w:rPr>
          <w:rFonts w:asciiTheme="minorEastAsia" w:hAnsiTheme="minorEastAsia" w:hint="eastAsia"/>
          <w:sz w:val="24"/>
          <w:szCs w:val="24"/>
        </w:rPr>
        <w:t>、</w:t>
      </w:r>
      <w:r w:rsidR="00F965C7">
        <w:rPr>
          <w:rFonts w:asciiTheme="minorEastAsia" w:hAnsiTheme="minorEastAsia" w:hint="eastAsia"/>
          <w:sz w:val="24"/>
          <w:szCs w:val="24"/>
        </w:rPr>
        <w:t>环境污染</w:t>
      </w:r>
      <w:r w:rsidR="00181557">
        <w:rPr>
          <w:rFonts w:asciiTheme="minorEastAsia" w:hAnsiTheme="minorEastAsia" w:hint="eastAsia"/>
          <w:sz w:val="24"/>
          <w:szCs w:val="24"/>
        </w:rPr>
        <w:t>、</w:t>
      </w:r>
      <w:r w:rsidR="00F965C7">
        <w:rPr>
          <w:rFonts w:asciiTheme="minorEastAsia" w:hAnsiTheme="minorEastAsia" w:hint="eastAsia"/>
          <w:sz w:val="24"/>
          <w:szCs w:val="24"/>
        </w:rPr>
        <w:t>交通拥堵等</w:t>
      </w:r>
      <w:r w:rsidR="00181557">
        <w:rPr>
          <w:rFonts w:asciiTheme="minorEastAsia" w:hAnsiTheme="minorEastAsia" w:hint="eastAsia"/>
          <w:sz w:val="24"/>
          <w:szCs w:val="24"/>
        </w:rPr>
        <w:t>问题</w:t>
      </w:r>
      <w:r w:rsidR="00F965C7">
        <w:rPr>
          <w:rFonts w:asciiTheme="minorEastAsia" w:hAnsiTheme="minorEastAsia" w:hint="eastAsia"/>
          <w:sz w:val="24"/>
          <w:szCs w:val="24"/>
        </w:rPr>
        <w:t>日益突出</w:t>
      </w:r>
      <w:r w:rsidR="00D4292C">
        <w:rPr>
          <w:rFonts w:asciiTheme="minorEastAsia" w:hAnsiTheme="minorEastAsia" w:hint="eastAsia"/>
          <w:sz w:val="24"/>
          <w:szCs w:val="24"/>
        </w:rPr>
        <w:t>，</w:t>
      </w:r>
      <w:r w:rsidR="00F965C7">
        <w:rPr>
          <w:rFonts w:asciiTheme="minorEastAsia" w:hAnsiTheme="minorEastAsia" w:hint="eastAsia"/>
          <w:sz w:val="24"/>
          <w:szCs w:val="24"/>
        </w:rPr>
        <w:t>智慧城市</w:t>
      </w:r>
      <w:r w:rsidR="00990E88">
        <w:rPr>
          <w:rFonts w:asciiTheme="minorEastAsia" w:hAnsiTheme="minorEastAsia" w:hint="eastAsia"/>
          <w:sz w:val="24"/>
          <w:szCs w:val="24"/>
        </w:rPr>
        <w:t>的建设</w:t>
      </w:r>
      <w:r w:rsidR="00D4292C">
        <w:rPr>
          <w:rFonts w:asciiTheme="minorEastAsia" w:hAnsiTheme="minorEastAsia" w:hint="eastAsia"/>
          <w:sz w:val="24"/>
          <w:szCs w:val="24"/>
        </w:rPr>
        <w:t>成为</w:t>
      </w:r>
      <w:r w:rsidR="00F965C7">
        <w:rPr>
          <w:rFonts w:asciiTheme="minorEastAsia" w:hAnsiTheme="minorEastAsia" w:hint="eastAsia"/>
          <w:sz w:val="24"/>
          <w:szCs w:val="24"/>
        </w:rPr>
        <w:t>城市的发展</w:t>
      </w:r>
      <w:r w:rsidR="00BD47F4">
        <w:rPr>
          <w:rFonts w:asciiTheme="minorEastAsia" w:hAnsiTheme="minorEastAsia" w:hint="eastAsia"/>
          <w:sz w:val="24"/>
          <w:szCs w:val="24"/>
        </w:rPr>
        <w:t>必然</w:t>
      </w:r>
      <w:r w:rsidR="00F965C7">
        <w:rPr>
          <w:rFonts w:asciiTheme="minorEastAsia" w:hAnsiTheme="minorEastAsia" w:hint="eastAsia"/>
          <w:sz w:val="24"/>
          <w:szCs w:val="24"/>
        </w:rPr>
        <w:t>趋势。</w:t>
      </w:r>
      <w:r>
        <w:rPr>
          <w:rFonts w:asciiTheme="minorEastAsia" w:hAnsiTheme="minorEastAsia" w:hint="eastAsia"/>
          <w:sz w:val="24"/>
          <w:szCs w:val="24"/>
        </w:rPr>
        <w:t>智慧城市，融合新一代物联网技术、云计算、大数据分析、下一代通信技术等信息技术，将城市运行的各个核心系统整合到一个大平台上，植入智慧的理念，更好地管理和控制城市的运行，并优化城市的资源使用。</w:t>
      </w:r>
      <w:r w:rsidR="00F965C7">
        <w:rPr>
          <w:rFonts w:ascii="宋体" w:eastAsia="宋体" w:hAnsi="宋体" w:hint="eastAsia"/>
          <w:sz w:val="24"/>
          <w:szCs w:val="24"/>
        </w:rPr>
        <w:t>建立全覆盖的城市感知网络</w:t>
      </w:r>
      <w:r w:rsidR="003617E6">
        <w:rPr>
          <w:rFonts w:ascii="宋体" w:eastAsia="宋体" w:hAnsi="宋体" w:hint="eastAsia"/>
          <w:sz w:val="24"/>
          <w:szCs w:val="24"/>
        </w:rPr>
        <w:t>是实现智慧城市的关键</w:t>
      </w:r>
      <w:r w:rsidR="00F965C7">
        <w:rPr>
          <w:rFonts w:ascii="宋体" w:eastAsia="宋体" w:hAnsi="宋体" w:hint="eastAsia"/>
          <w:sz w:val="24"/>
          <w:szCs w:val="24"/>
        </w:rPr>
        <w:t>，该感知网络能进行数据采集、</w:t>
      </w:r>
      <w:r>
        <w:rPr>
          <w:rFonts w:ascii="宋体" w:eastAsia="宋体" w:hAnsi="宋体"/>
          <w:sz w:val="24"/>
          <w:szCs w:val="24"/>
        </w:rPr>
        <w:t>数据传输</w:t>
      </w:r>
      <w:r w:rsidR="003617E6">
        <w:rPr>
          <w:rFonts w:ascii="宋体" w:eastAsia="宋体" w:hAnsi="宋体" w:hint="eastAsia"/>
          <w:sz w:val="24"/>
          <w:szCs w:val="24"/>
        </w:rPr>
        <w:t>、</w:t>
      </w:r>
      <w:r w:rsidR="00F965C7">
        <w:rPr>
          <w:rFonts w:ascii="宋体" w:eastAsia="宋体" w:hAnsi="宋体" w:hint="eastAsia"/>
          <w:sz w:val="24"/>
          <w:szCs w:val="24"/>
        </w:rPr>
        <w:t>提供信息</w:t>
      </w:r>
      <w:r>
        <w:rPr>
          <w:rFonts w:ascii="宋体" w:eastAsia="宋体" w:hAnsi="宋体" w:hint="eastAsia"/>
          <w:sz w:val="24"/>
          <w:szCs w:val="24"/>
        </w:rPr>
        <w:t>服务</w:t>
      </w:r>
      <w:r w:rsidR="00181557">
        <w:rPr>
          <w:rFonts w:ascii="宋体" w:eastAsia="宋体" w:hAnsi="宋体" w:hint="eastAsia"/>
          <w:sz w:val="24"/>
          <w:szCs w:val="24"/>
        </w:rPr>
        <w:t>，</w:t>
      </w:r>
      <w:r w:rsidR="003617E6">
        <w:rPr>
          <w:rFonts w:ascii="宋体" w:eastAsia="宋体" w:hAnsi="宋体" w:hint="eastAsia"/>
          <w:sz w:val="24"/>
          <w:szCs w:val="24"/>
        </w:rPr>
        <w:t>而且</w:t>
      </w:r>
      <w:r w:rsidR="003617E6">
        <w:rPr>
          <w:rFonts w:ascii="宋体" w:eastAsia="宋体" w:hAnsi="宋体" w:hint="eastAsia"/>
          <w:color w:val="000000"/>
          <w:sz w:val="24"/>
          <w:szCs w:val="24"/>
        </w:rPr>
        <w:t>将空间上离散、时间上不连续的信息</w:t>
      </w:r>
      <w:r>
        <w:rPr>
          <w:rFonts w:ascii="宋体" w:eastAsia="宋体" w:hAnsi="宋体"/>
          <w:color w:val="000000"/>
          <w:sz w:val="24"/>
          <w:szCs w:val="24"/>
        </w:rPr>
        <w:t>整合到统一的智慧平台上</w:t>
      </w:r>
      <w:r>
        <w:rPr>
          <w:rFonts w:ascii="宋体" w:eastAsia="宋体" w:hAnsi="宋体" w:hint="eastAsia"/>
          <w:color w:val="000000"/>
          <w:sz w:val="24"/>
          <w:szCs w:val="24"/>
        </w:rPr>
        <w:t>，使城市的管理效率、服务质量能显著提升</w:t>
      </w:r>
      <w:r w:rsidR="00F965C7">
        <w:rPr>
          <w:rFonts w:ascii="宋体" w:eastAsia="宋体" w:hAnsi="宋体" w:hint="eastAsia"/>
          <w:color w:val="000000"/>
          <w:sz w:val="24"/>
          <w:szCs w:val="24"/>
        </w:rPr>
        <w:t>。</w:t>
      </w:r>
      <w:r w:rsidR="00F47A6C">
        <w:rPr>
          <w:rFonts w:ascii="宋体" w:eastAsia="宋体" w:hAnsi="宋体" w:hint="eastAsia"/>
          <w:color w:val="000000"/>
          <w:sz w:val="24"/>
          <w:szCs w:val="24"/>
        </w:rPr>
        <w:t>因此</w:t>
      </w:r>
      <w:r w:rsidR="00181557">
        <w:rPr>
          <w:rFonts w:ascii="宋体" w:eastAsia="宋体" w:hAnsi="宋体" w:hint="eastAsia"/>
          <w:color w:val="000000"/>
          <w:sz w:val="24"/>
          <w:szCs w:val="24"/>
        </w:rPr>
        <w:t>，</w:t>
      </w:r>
      <w:r w:rsidR="00F47A6C">
        <w:rPr>
          <w:rFonts w:ascii="宋体" w:eastAsia="宋体" w:hAnsi="宋体" w:hint="eastAsia"/>
          <w:color w:val="000000"/>
          <w:sz w:val="24"/>
          <w:szCs w:val="24"/>
        </w:rPr>
        <w:t>如何</w:t>
      </w:r>
      <w:r>
        <w:rPr>
          <w:rFonts w:ascii="宋体" w:eastAsia="宋体" w:hAnsi="宋体" w:hint="eastAsia"/>
          <w:color w:val="000000"/>
          <w:sz w:val="24"/>
          <w:szCs w:val="24"/>
        </w:rPr>
        <w:t>建立一个全覆盖的城市感知网络是我们亟需解决的问题。</w:t>
      </w:r>
    </w:p>
    <w:p w14:paraId="35C2A5B1" w14:textId="77777777" w:rsidR="00F965C7" w:rsidRDefault="00EE1177" w:rsidP="00D4292C">
      <w:pPr>
        <w:pStyle w:val="a3"/>
        <w:spacing w:line="400" w:lineRule="exact"/>
        <w:ind w:firstLineChars="0"/>
        <w:rPr>
          <w:rFonts w:ascii="宋体" w:eastAsia="宋体" w:hAnsi="宋体" w:cs="Times New Roman"/>
          <w:sz w:val="24"/>
          <w:szCs w:val="24"/>
        </w:rPr>
      </w:pPr>
      <w:r>
        <w:rPr>
          <w:rFonts w:ascii="宋体" w:eastAsia="宋体" w:hAnsi="宋体" w:hint="eastAsia"/>
          <w:color w:val="000000"/>
          <w:sz w:val="24"/>
          <w:szCs w:val="24"/>
        </w:rPr>
        <w:t>本文基于上述的大背景，确立了基于城市公共交通的车载移动群体感知网络技术的研究。</w:t>
      </w:r>
      <w:r w:rsidR="00784537">
        <w:rPr>
          <w:rFonts w:asciiTheme="minorEastAsia" w:hAnsiTheme="minorEastAsia" w:hint="eastAsia"/>
          <w:sz w:val="24"/>
          <w:szCs w:val="24"/>
        </w:rPr>
        <w:t>首先，本文分析了建设智慧城市的必要性，</w:t>
      </w:r>
      <w:r w:rsidR="00164570">
        <w:rPr>
          <w:rFonts w:asciiTheme="minorEastAsia" w:hAnsiTheme="minorEastAsia" w:hint="eastAsia"/>
          <w:sz w:val="24"/>
          <w:szCs w:val="24"/>
        </w:rPr>
        <w:t>对比</w:t>
      </w:r>
      <w:r w:rsidR="008B5114">
        <w:rPr>
          <w:rFonts w:asciiTheme="minorEastAsia" w:hAnsiTheme="minorEastAsia" w:hint="eastAsia"/>
          <w:sz w:val="24"/>
          <w:szCs w:val="24"/>
        </w:rPr>
        <w:t>了</w:t>
      </w:r>
      <w:r w:rsidR="00164570">
        <w:rPr>
          <w:rFonts w:asciiTheme="minorEastAsia" w:hAnsiTheme="minorEastAsia" w:hint="eastAsia"/>
          <w:sz w:val="24"/>
          <w:szCs w:val="24"/>
        </w:rPr>
        <w:t>无线传感器网络和</w:t>
      </w:r>
      <w:r w:rsidR="00784537">
        <w:rPr>
          <w:rFonts w:asciiTheme="minorEastAsia" w:hAnsiTheme="minorEastAsia" w:hint="eastAsia"/>
          <w:sz w:val="24"/>
          <w:szCs w:val="24"/>
        </w:rPr>
        <w:t>移动群体感知网络</w:t>
      </w:r>
      <w:r w:rsidR="00164570">
        <w:rPr>
          <w:rFonts w:asciiTheme="minorEastAsia" w:hAnsiTheme="minorEastAsia" w:hint="eastAsia"/>
          <w:sz w:val="24"/>
          <w:szCs w:val="24"/>
        </w:rPr>
        <w:t>两种城市感知方式，阐述移动群体感知网络</w:t>
      </w:r>
      <w:r w:rsidR="00784537">
        <w:rPr>
          <w:rFonts w:asciiTheme="minorEastAsia" w:hAnsiTheme="minorEastAsia" w:hint="eastAsia"/>
          <w:sz w:val="24"/>
          <w:szCs w:val="24"/>
        </w:rPr>
        <w:t>在构建智慧城市的优势</w:t>
      </w:r>
      <w:r w:rsidR="00164570">
        <w:rPr>
          <w:rFonts w:asciiTheme="minorEastAsia" w:hAnsiTheme="minorEastAsia" w:hint="eastAsia"/>
          <w:sz w:val="24"/>
          <w:szCs w:val="24"/>
        </w:rPr>
        <w:t>。然后，在第二章详细介绍移动群体感知的</w:t>
      </w:r>
      <w:r w:rsidR="005444FC">
        <w:rPr>
          <w:rFonts w:asciiTheme="minorEastAsia" w:hAnsiTheme="minorEastAsia" w:hint="eastAsia"/>
          <w:sz w:val="24"/>
          <w:szCs w:val="24"/>
        </w:rPr>
        <w:t>系统</w:t>
      </w:r>
      <w:r w:rsidR="00164570">
        <w:rPr>
          <w:rFonts w:asciiTheme="minorEastAsia" w:hAnsiTheme="minorEastAsia" w:hint="eastAsia"/>
          <w:sz w:val="24"/>
          <w:szCs w:val="24"/>
        </w:rPr>
        <w:t>组成、</w:t>
      </w:r>
      <w:r w:rsidR="005444FC">
        <w:rPr>
          <w:rFonts w:asciiTheme="minorEastAsia" w:hAnsiTheme="minorEastAsia" w:hint="eastAsia"/>
          <w:sz w:val="24"/>
          <w:szCs w:val="24"/>
        </w:rPr>
        <w:t>感知规模、典型应用以及所面临的关键问题，其中移动感知个体招募是本文的研究重点内容。</w:t>
      </w:r>
      <w:r w:rsidR="00D44677">
        <w:rPr>
          <w:rFonts w:asciiTheme="minorEastAsia" w:hAnsiTheme="minorEastAsia" w:hint="eastAsia"/>
          <w:sz w:val="24"/>
          <w:szCs w:val="24"/>
        </w:rPr>
        <w:t>此外</w:t>
      </w:r>
      <w:r w:rsidR="005444FC">
        <w:rPr>
          <w:rFonts w:asciiTheme="minorEastAsia" w:hAnsiTheme="minorEastAsia" w:hint="eastAsia"/>
          <w:sz w:val="24"/>
          <w:szCs w:val="24"/>
        </w:rPr>
        <w:t>，</w:t>
      </w:r>
      <w:r w:rsidR="00181557">
        <w:rPr>
          <w:rFonts w:asciiTheme="minorEastAsia" w:hAnsiTheme="minorEastAsia" w:hint="eastAsia"/>
          <w:sz w:val="24"/>
          <w:szCs w:val="24"/>
        </w:rPr>
        <w:t>还</w:t>
      </w:r>
      <w:r w:rsidR="005444FC">
        <w:rPr>
          <w:rFonts w:asciiTheme="minorEastAsia" w:hAnsiTheme="minorEastAsia" w:hint="eastAsia"/>
          <w:sz w:val="24"/>
          <w:szCs w:val="24"/>
        </w:rPr>
        <w:t>介绍移动群体感知系统常用的信息接入技术。然后，为了实现感知区域全覆盖，本文提出城市感知模型，该模型分为感知层、传输层和应用层。在城市感知模型的基础上，综合考虑感知参与者的移动轨迹、任务发布者的感知代价以及感知收益之间的关系，构建系统模型</w:t>
      </w:r>
      <w:r w:rsidR="00181557" w:rsidRPr="00A7355F">
        <w:rPr>
          <w:rFonts w:asciiTheme="minorEastAsia" w:hAnsiTheme="minorEastAsia" w:hint="eastAsia"/>
          <w:sz w:val="24"/>
          <w:szCs w:val="24"/>
        </w:rPr>
        <w:t>（空间覆盖模型）</w:t>
      </w:r>
      <w:r w:rsidR="005444FC" w:rsidRPr="00A7355F">
        <w:rPr>
          <w:rFonts w:asciiTheme="minorEastAsia" w:hAnsiTheme="minorEastAsia" w:hint="eastAsia"/>
          <w:sz w:val="24"/>
          <w:szCs w:val="24"/>
        </w:rPr>
        <w:t>，</w:t>
      </w:r>
      <w:r w:rsidR="00D44677">
        <w:rPr>
          <w:rFonts w:asciiTheme="minorEastAsia" w:hAnsiTheme="minorEastAsia" w:hint="eastAsia"/>
          <w:sz w:val="24"/>
          <w:szCs w:val="24"/>
        </w:rPr>
        <w:t>并</w:t>
      </w:r>
      <w:r w:rsidR="005444FC">
        <w:rPr>
          <w:rFonts w:asciiTheme="minorEastAsia" w:hAnsiTheme="minorEastAsia" w:hint="eastAsia"/>
          <w:sz w:val="24"/>
          <w:szCs w:val="24"/>
        </w:rPr>
        <w:t>对车载移动群体</w:t>
      </w:r>
      <w:r w:rsidR="00FB51B0">
        <w:rPr>
          <w:rFonts w:asciiTheme="minorEastAsia" w:hAnsiTheme="minorEastAsia" w:hint="eastAsia"/>
          <w:sz w:val="24"/>
          <w:szCs w:val="24"/>
        </w:rPr>
        <w:t>组网</w:t>
      </w:r>
      <w:r w:rsidR="005444FC">
        <w:rPr>
          <w:rFonts w:asciiTheme="minorEastAsia" w:hAnsiTheme="minorEastAsia" w:hint="eastAsia"/>
          <w:sz w:val="24"/>
          <w:szCs w:val="24"/>
        </w:rPr>
        <w:t>参与者选择的问题进行数学化描述。最后，证明了参与者选择问题具有NP</w:t>
      </w:r>
      <w:r w:rsidR="00D44677">
        <w:rPr>
          <w:rFonts w:asciiTheme="minorEastAsia" w:hAnsiTheme="minorEastAsia" w:hint="eastAsia"/>
          <w:sz w:val="24"/>
          <w:szCs w:val="24"/>
        </w:rPr>
        <w:t>-hard</w:t>
      </w:r>
      <w:r w:rsidR="005444FC">
        <w:rPr>
          <w:rFonts w:asciiTheme="minorEastAsia" w:hAnsiTheme="minorEastAsia" w:hint="eastAsia"/>
          <w:sz w:val="24"/>
          <w:szCs w:val="24"/>
        </w:rPr>
        <w:t>特性，为了在多项式时间内选择最优的感知车辆集合完成感知任务，提出了基于枚举和贪心算法的参与者选择策略</w:t>
      </w:r>
      <w:r w:rsidR="00856C0F">
        <w:rPr>
          <w:rFonts w:asciiTheme="minorEastAsia" w:hAnsiTheme="minorEastAsia" w:hint="eastAsia"/>
          <w:sz w:val="24"/>
          <w:szCs w:val="24"/>
        </w:rPr>
        <w:t>(</w:t>
      </w:r>
      <w:r w:rsidR="00856C0F" w:rsidRPr="00BD47F4">
        <w:rPr>
          <w:rFonts w:ascii="Times New Roman" w:eastAsia="宋体" w:hAnsi="Times New Roman" w:cs="Times New Roman"/>
          <w:sz w:val="24"/>
          <w:szCs w:val="24"/>
        </w:rPr>
        <w:t xml:space="preserve">Combination Algorithm of </w:t>
      </w:r>
      <w:r w:rsidR="00856C0F" w:rsidRPr="00BD47F4">
        <w:rPr>
          <w:rFonts w:ascii="Times New Roman" w:hAnsi="Times New Roman" w:cs="Times New Roman"/>
          <w:color w:val="333333"/>
          <w:sz w:val="24"/>
          <w:szCs w:val="24"/>
        </w:rPr>
        <w:t>Enumeration and Greedy</w:t>
      </w:r>
      <w:r w:rsidR="00856C0F" w:rsidRPr="00BD47F4">
        <w:rPr>
          <w:rFonts w:ascii="Times New Roman" w:eastAsia="宋体" w:hAnsi="Times New Roman" w:cs="Times New Roman"/>
          <w:sz w:val="24"/>
          <w:szCs w:val="24"/>
        </w:rPr>
        <w:t>, EGCA</w:t>
      </w:r>
      <w:r w:rsidR="00856C0F">
        <w:rPr>
          <w:rFonts w:asciiTheme="minorEastAsia" w:hAnsiTheme="minorEastAsia"/>
          <w:sz w:val="24"/>
          <w:szCs w:val="24"/>
        </w:rPr>
        <w:t>)</w:t>
      </w:r>
      <w:r w:rsidR="005444FC">
        <w:rPr>
          <w:rFonts w:asciiTheme="minorEastAsia" w:hAnsiTheme="minorEastAsia" w:hint="eastAsia"/>
          <w:sz w:val="24"/>
          <w:szCs w:val="24"/>
        </w:rPr>
        <w:t>，实现了在任务发起者感知代价受限的前提下，最优化感知信息的质量（最大化时空感知覆盖度），</w:t>
      </w:r>
      <w:r w:rsidR="00BD47F4">
        <w:rPr>
          <w:rFonts w:asciiTheme="minorEastAsia" w:hAnsiTheme="minorEastAsia" w:hint="eastAsia"/>
          <w:sz w:val="24"/>
          <w:szCs w:val="24"/>
        </w:rPr>
        <w:t>并且证明</w:t>
      </w:r>
      <w:r w:rsidR="00856C0F" w:rsidRPr="00566002">
        <w:rPr>
          <w:rFonts w:ascii="Times New Roman" w:hAnsi="Times New Roman" w:cs="Times New Roman"/>
          <w:sz w:val="24"/>
          <w:szCs w:val="24"/>
        </w:rPr>
        <w:t>EGCA</w:t>
      </w:r>
      <w:r w:rsidR="00856C0F">
        <w:rPr>
          <w:rFonts w:asciiTheme="minorEastAsia" w:hAnsiTheme="minorEastAsia" w:hint="eastAsia"/>
          <w:sz w:val="24"/>
          <w:szCs w:val="24"/>
        </w:rPr>
        <w:t>算法具有最低的性能保证</w:t>
      </w:r>
      <w:r w:rsidR="00856C0F">
        <w:rPr>
          <w:rFonts w:ascii="宋体" w:eastAsia="宋体" w:hAnsi="宋体" w:cs="Times New Roman" w:hint="eastAsia"/>
          <w:sz w:val="24"/>
          <w:szCs w:val="24"/>
        </w:rPr>
        <w:t>并进行仿真验证。</w:t>
      </w:r>
    </w:p>
    <w:p w14:paraId="075B57E3" w14:textId="77777777" w:rsidR="00D4292C" w:rsidRPr="00F965C7" w:rsidRDefault="00D4292C" w:rsidP="00D4292C">
      <w:pPr>
        <w:pStyle w:val="a3"/>
        <w:spacing w:line="400" w:lineRule="exact"/>
        <w:ind w:firstLineChars="0"/>
        <w:rPr>
          <w:rFonts w:asciiTheme="minorEastAsia" w:hAnsiTheme="minorEastAsia"/>
          <w:sz w:val="24"/>
          <w:szCs w:val="24"/>
        </w:rPr>
      </w:pPr>
    </w:p>
    <w:p w14:paraId="5647581C" w14:textId="77777777" w:rsidR="001628C0" w:rsidRDefault="00856C0F" w:rsidP="007B1091">
      <w:pPr>
        <w:widowControl/>
        <w:spacing w:line="360" w:lineRule="auto"/>
        <w:jc w:val="left"/>
        <w:rPr>
          <w:rFonts w:ascii="黑体" w:eastAsia="黑体" w:hAnsi="黑体"/>
          <w:sz w:val="24"/>
          <w:szCs w:val="24"/>
        </w:rPr>
      </w:pPr>
      <w:r>
        <w:rPr>
          <w:rFonts w:ascii="黑体" w:eastAsia="黑体" w:hAnsi="黑体" w:hint="eastAsia"/>
          <w:sz w:val="24"/>
          <w:szCs w:val="24"/>
        </w:rPr>
        <w:t>关键字：智慧城市、移动群体感知、城市感知模型、参与者选择、枚举和贪心</w:t>
      </w:r>
    </w:p>
    <w:p w14:paraId="0A0C104E" w14:textId="77777777" w:rsidR="001628C0" w:rsidRDefault="001628C0" w:rsidP="001628C0">
      <w:pPr>
        <w:widowControl/>
        <w:jc w:val="left"/>
        <w:rPr>
          <w:rFonts w:ascii="黑体" w:eastAsia="黑体" w:hAnsi="黑体"/>
          <w:sz w:val="24"/>
          <w:szCs w:val="24"/>
        </w:rPr>
      </w:pPr>
      <w:r>
        <w:rPr>
          <w:rFonts w:ascii="黑体" w:eastAsia="黑体" w:hAnsi="黑体"/>
          <w:sz w:val="24"/>
          <w:szCs w:val="24"/>
        </w:rPr>
        <w:br w:type="page"/>
      </w:r>
    </w:p>
    <w:p w14:paraId="0BDA238E" w14:textId="77777777" w:rsidR="001628C0" w:rsidRPr="00856C0F" w:rsidRDefault="001628C0" w:rsidP="001628C0">
      <w:pPr>
        <w:widowControl/>
        <w:jc w:val="left"/>
        <w:rPr>
          <w:rFonts w:ascii="黑体" w:eastAsia="黑体" w:hAnsi="黑体"/>
          <w:sz w:val="24"/>
          <w:szCs w:val="24"/>
        </w:rPr>
      </w:pPr>
      <w:r>
        <w:rPr>
          <w:rFonts w:ascii="黑体" w:eastAsia="黑体" w:hAnsi="黑体"/>
          <w:sz w:val="24"/>
          <w:szCs w:val="24"/>
        </w:rPr>
        <w:lastRenderedPageBreak/>
        <w:br w:type="page"/>
      </w:r>
    </w:p>
    <w:p w14:paraId="4A92C04C" w14:textId="77777777" w:rsidR="007B1091" w:rsidRPr="007B1091" w:rsidRDefault="007B1091" w:rsidP="00450B2F">
      <w:pPr>
        <w:widowControl/>
        <w:spacing w:beforeLines="100" w:before="312" w:afterLines="100" w:after="312" w:line="360" w:lineRule="auto"/>
        <w:jc w:val="center"/>
        <w:rPr>
          <w:rFonts w:ascii="Times New Roman" w:eastAsia="宋体" w:hAnsi="Times New Roman" w:cs="Times New Roman"/>
          <w:b/>
          <w:sz w:val="30"/>
          <w:szCs w:val="30"/>
        </w:rPr>
      </w:pPr>
      <w:bookmarkStart w:id="3" w:name="_Toc533947038"/>
      <w:r w:rsidRPr="007B1091">
        <w:rPr>
          <w:rFonts w:ascii="Times New Roman" w:eastAsia="宋体" w:hAnsi="Times New Roman" w:cs="Times New Roman"/>
          <w:b/>
          <w:sz w:val="30"/>
          <w:szCs w:val="30"/>
        </w:rPr>
        <w:lastRenderedPageBreak/>
        <w:t>Abstract</w:t>
      </w:r>
      <w:bookmarkEnd w:id="3"/>
    </w:p>
    <w:p w14:paraId="7AE808E9" w14:textId="77777777" w:rsidR="007B1091" w:rsidRDefault="008C0C19" w:rsidP="008C0C19">
      <w:pPr>
        <w:widowControl/>
        <w:spacing w:line="400" w:lineRule="exact"/>
        <w:ind w:firstLineChars="200" w:firstLine="480"/>
        <w:rPr>
          <w:rFonts w:ascii="宋体" w:eastAsia="宋体" w:hAnsi="宋体"/>
          <w:sz w:val="24"/>
          <w:szCs w:val="24"/>
        </w:rPr>
      </w:pPr>
      <w:r w:rsidRPr="008C0C19">
        <w:rPr>
          <w:rFonts w:ascii="Times New Roman" w:eastAsia="宋体" w:hAnsi="Times New Roman" w:cs="Times New Roman"/>
          <w:sz w:val="24"/>
          <w:szCs w:val="24"/>
        </w:rPr>
        <w:t xml:space="preserve">With the rapid economic growth and the accelerating pace of urban construction, “big city diseases” such as resource depletion, environmental pollution, and traffic congestion have become increasingly prominent, and the construction of smart cities has become an inevitable trend of urban development. Smart city, integrating the new generation of IoT technology, cloud computing, big data analysis, next-generation communication technology and other information technologies, integrates the core systems of urban operation into a large platform, implants wisdom concepts, and better manages and controls </w:t>
      </w:r>
      <w:r>
        <w:rPr>
          <w:rFonts w:ascii="Times New Roman" w:eastAsia="宋体" w:hAnsi="Times New Roman" w:cs="Times New Roman"/>
          <w:sz w:val="24"/>
          <w:szCs w:val="24"/>
        </w:rPr>
        <w:t>t</w:t>
      </w:r>
      <w:r w:rsidRPr="008C0C19">
        <w:rPr>
          <w:rFonts w:ascii="Times New Roman" w:eastAsia="宋体" w:hAnsi="Times New Roman" w:cs="Times New Roman"/>
          <w:sz w:val="24"/>
          <w:szCs w:val="24"/>
        </w:rPr>
        <w:t>he city</w:t>
      </w:r>
      <w:r w:rsidR="00513ADA">
        <w:rPr>
          <w:rFonts w:ascii="Times New Roman" w:eastAsia="宋体" w:hAnsi="Times New Roman" w:cs="Times New Roman"/>
          <w:sz w:val="24"/>
          <w:szCs w:val="24"/>
        </w:rPr>
        <w:t>. S</w:t>
      </w:r>
      <w:r w:rsidR="00513ADA" w:rsidRPr="00513ADA">
        <w:rPr>
          <w:rFonts w:ascii="Times New Roman" w:eastAsia="宋体" w:hAnsi="Times New Roman" w:cs="Times New Roman"/>
          <w:sz w:val="24"/>
          <w:szCs w:val="24"/>
        </w:rPr>
        <w:t>imultaneously</w:t>
      </w:r>
      <w:r w:rsidR="00513ADA">
        <w:rPr>
          <w:rFonts w:ascii="Times New Roman" w:eastAsia="宋体" w:hAnsi="Times New Roman" w:cs="Times New Roman"/>
          <w:sz w:val="24"/>
          <w:szCs w:val="24"/>
        </w:rPr>
        <w:t xml:space="preserve">, to </w:t>
      </w:r>
      <w:r w:rsidRPr="008C0C19">
        <w:rPr>
          <w:rFonts w:ascii="Times New Roman" w:eastAsia="宋体" w:hAnsi="Times New Roman" w:cs="Times New Roman"/>
          <w:sz w:val="24"/>
          <w:szCs w:val="24"/>
        </w:rPr>
        <w:t>operates and optimizes the use of resources in the city. Establishing a full-coverage city-aware network is the key to realizing a smart city that can perform data collection, data transmission, and information services, and integrate spatially discrete and temporally discontinuous information onto a unified smart platform. The management efficiency and service quality of the city can be significantly improved. Therefore, how to establish a fully covered urban awareness network is an urgent problem we need to solve.</w:t>
      </w:r>
      <w:r w:rsidRPr="008C0C19">
        <w:rPr>
          <w:rFonts w:ascii="Times New Roman" w:eastAsia="宋体" w:hAnsi="Times New Roman" w:cs="Times New Roman"/>
          <w:sz w:val="24"/>
          <w:szCs w:val="24"/>
        </w:rPr>
        <w:br/>
      </w:r>
      <w:r>
        <w:rPr>
          <w:rFonts w:ascii="Times New Roman" w:eastAsia="宋体" w:hAnsi="Times New Roman" w:cs="Times New Roman"/>
          <w:sz w:val="24"/>
          <w:szCs w:val="24"/>
        </w:rPr>
        <w:t xml:space="preserve">    </w:t>
      </w:r>
      <w:r w:rsidRPr="008C0C19">
        <w:rPr>
          <w:rFonts w:ascii="Times New Roman" w:eastAsia="宋体" w:hAnsi="Times New Roman" w:cs="Times New Roman"/>
          <w:sz w:val="24"/>
          <w:szCs w:val="24"/>
        </w:rPr>
        <w:t xml:space="preserve">Based on the above background, this paper establishes the research on vehicle-based mobile </w:t>
      </w:r>
      <w:r w:rsidR="00513ADA">
        <w:rPr>
          <w:rFonts w:ascii="Times New Roman" w:eastAsia="宋体" w:hAnsi="Times New Roman" w:cs="Times New Roman"/>
          <w:sz w:val="24"/>
          <w:szCs w:val="24"/>
        </w:rPr>
        <w:t xml:space="preserve">crowdsensing </w:t>
      </w:r>
      <w:r w:rsidRPr="008C0C19">
        <w:rPr>
          <w:rFonts w:ascii="Times New Roman" w:eastAsia="宋体" w:hAnsi="Times New Roman" w:cs="Times New Roman"/>
          <w:sz w:val="24"/>
          <w:szCs w:val="24"/>
        </w:rPr>
        <w:t xml:space="preserve">network technology based on urban public transportation. Firstly, this paper analyzes the necessity of building a smart city, compares the two sensor perception modes of wireless sensor network and mobile </w:t>
      </w:r>
      <w:r w:rsidR="00513ADA">
        <w:rPr>
          <w:rFonts w:ascii="Times New Roman" w:eastAsia="宋体" w:hAnsi="Times New Roman" w:cs="Times New Roman"/>
          <w:sz w:val="24"/>
          <w:szCs w:val="24"/>
        </w:rPr>
        <w:t>crowdsensing</w:t>
      </w:r>
      <w:r w:rsidRPr="008C0C19">
        <w:rPr>
          <w:rFonts w:ascii="Times New Roman" w:eastAsia="宋体" w:hAnsi="Times New Roman" w:cs="Times New Roman"/>
          <w:sz w:val="24"/>
          <w:szCs w:val="24"/>
        </w:rPr>
        <w:t xml:space="preserve"> network, and expounds the advantages of mobile </w:t>
      </w:r>
      <w:r w:rsidR="00513ADA">
        <w:rPr>
          <w:rFonts w:ascii="Times New Roman" w:eastAsia="宋体" w:hAnsi="Times New Roman" w:cs="Times New Roman"/>
          <w:sz w:val="24"/>
          <w:szCs w:val="24"/>
        </w:rPr>
        <w:t>crowdsensing</w:t>
      </w:r>
      <w:r w:rsidRPr="008C0C19">
        <w:rPr>
          <w:rFonts w:ascii="Times New Roman" w:eastAsia="宋体" w:hAnsi="Times New Roman" w:cs="Times New Roman"/>
          <w:sz w:val="24"/>
          <w:szCs w:val="24"/>
        </w:rPr>
        <w:t xml:space="preserve"> network in building smart city. Then, in the second chapter, the system composition, perceived scale, typical application and key issues of mobile group perception are introduced in detail. The recruitment of mobile-aware individuals is the focus of this paper. In addition, it also introduces the information access technology commonly used in mobile group awareness systems. Then, in order to achieve full coverage of the perceived area, this paper proposes a city </w:t>
      </w:r>
      <w:r w:rsidR="00513ADA">
        <w:rPr>
          <w:rFonts w:ascii="Times New Roman" w:eastAsia="宋体" w:hAnsi="Times New Roman" w:cs="Times New Roman"/>
          <w:sz w:val="24"/>
          <w:szCs w:val="24"/>
        </w:rPr>
        <w:t>sensing</w:t>
      </w:r>
      <w:r w:rsidRPr="008C0C19">
        <w:rPr>
          <w:rFonts w:ascii="Times New Roman" w:eastAsia="宋体" w:hAnsi="Times New Roman" w:cs="Times New Roman"/>
          <w:sz w:val="24"/>
          <w:szCs w:val="24"/>
        </w:rPr>
        <w:t xml:space="preserve"> model, which is divided into the </w:t>
      </w:r>
      <w:r w:rsidR="00513ADA">
        <w:rPr>
          <w:rFonts w:ascii="Times New Roman" w:eastAsia="宋体" w:hAnsi="Times New Roman" w:cs="Times New Roman"/>
          <w:sz w:val="24"/>
          <w:szCs w:val="24"/>
        </w:rPr>
        <w:t>sensing</w:t>
      </w:r>
      <w:r w:rsidRPr="008C0C19">
        <w:rPr>
          <w:rFonts w:ascii="Times New Roman" w:eastAsia="宋体" w:hAnsi="Times New Roman" w:cs="Times New Roman"/>
          <w:sz w:val="24"/>
          <w:szCs w:val="24"/>
        </w:rPr>
        <w:t xml:space="preserve"> layer, the transport layer and the application layer. On the basis of the urban </w:t>
      </w:r>
      <w:r w:rsidR="00513ADA">
        <w:rPr>
          <w:rFonts w:ascii="Times New Roman" w:eastAsia="宋体" w:hAnsi="Times New Roman" w:cs="Times New Roman"/>
          <w:sz w:val="24"/>
          <w:szCs w:val="24"/>
        </w:rPr>
        <w:t>sensing</w:t>
      </w:r>
      <w:r w:rsidRPr="008C0C19">
        <w:rPr>
          <w:rFonts w:ascii="Times New Roman" w:eastAsia="宋体" w:hAnsi="Times New Roman" w:cs="Times New Roman"/>
          <w:sz w:val="24"/>
          <w:szCs w:val="24"/>
        </w:rPr>
        <w:t xml:space="preserve"> model, the system model (spatial</w:t>
      </w:r>
      <w:r w:rsidR="00513ADA">
        <w:rPr>
          <w:rFonts w:ascii="Times New Roman" w:eastAsia="宋体" w:hAnsi="Times New Roman" w:cs="Times New Roman"/>
          <w:sz w:val="24"/>
          <w:szCs w:val="24"/>
        </w:rPr>
        <w:t>-</w:t>
      </w:r>
      <w:r w:rsidRPr="008C0C19">
        <w:rPr>
          <w:rFonts w:ascii="Times New Roman" w:eastAsia="宋体" w:hAnsi="Times New Roman" w:cs="Times New Roman"/>
          <w:sz w:val="24"/>
          <w:szCs w:val="24"/>
        </w:rPr>
        <w:t xml:space="preserve">coverage model) is constructed by considering the relationship between the perceptual participant's movement trajectory, the perceived cost of the task issuer and the perceived benefit, and selects the vehicle mobile group participants. The problem is mathematically described. Finally, it is proved that the participant selection problem has NP-hard characteristics. In order to select the optimal perceptual </w:t>
      </w:r>
      <w:proofErr w:type="gramStart"/>
      <w:r w:rsidRPr="008C0C19">
        <w:rPr>
          <w:rFonts w:ascii="Times New Roman" w:eastAsia="宋体" w:hAnsi="Times New Roman" w:cs="Times New Roman"/>
          <w:sz w:val="24"/>
          <w:szCs w:val="24"/>
        </w:rPr>
        <w:t>vehicle</w:t>
      </w:r>
      <w:proofErr w:type="gramEnd"/>
      <w:r w:rsidRPr="008C0C19">
        <w:rPr>
          <w:rFonts w:ascii="Times New Roman" w:eastAsia="宋体" w:hAnsi="Times New Roman" w:cs="Times New Roman"/>
          <w:sz w:val="24"/>
          <w:szCs w:val="24"/>
        </w:rPr>
        <w:t xml:space="preserve"> set to complete the perceptual task in polynomial time, a participant selection strategy </w:t>
      </w:r>
      <w:r w:rsidRPr="008C0C19">
        <w:rPr>
          <w:rFonts w:ascii="Times New Roman" w:eastAsia="宋体" w:hAnsi="Times New Roman" w:cs="Times New Roman"/>
          <w:sz w:val="24"/>
          <w:szCs w:val="24"/>
        </w:rPr>
        <w:lastRenderedPageBreak/>
        <w:t>based on enumeration and greedy algorithm is proposed. (Combination Algorithm of Enumeration and Greedy EGCA), which optimizes the quality of perceived information (maximizing spati</w:t>
      </w:r>
      <w:r w:rsidR="00513ADA">
        <w:rPr>
          <w:rFonts w:ascii="Times New Roman" w:eastAsia="宋体" w:hAnsi="Times New Roman" w:cs="Times New Roman"/>
          <w:sz w:val="24"/>
          <w:szCs w:val="24"/>
        </w:rPr>
        <w:t>al</w:t>
      </w:r>
      <w:r w:rsidRPr="008C0C19">
        <w:rPr>
          <w:rFonts w:ascii="Times New Roman" w:eastAsia="宋体" w:hAnsi="Times New Roman" w:cs="Times New Roman"/>
          <w:sz w:val="24"/>
          <w:szCs w:val="24"/>
        </w:rPr>
        <w:t>-temporal perceptual coverage) under the premise that the task initiator's perceived cost is limited, and proves that the EGCA algorithm has the lowest performance guarantee and performs simulation verification.</w:t>
      </w:r>
      <w:r w:rsidRPr="008C0C19">
        <w:rPr>
          <w:rFonts w:ascii="Times New Roman" w:eastAsia="宋体" w:hAnsi="Times New Roman" w:cs="Times New Roman"/>
          <w:sz w:val="24"/>
          <w:szCs w:val="24"/>
        </w:rPr>
        <w:br/>
      </w:r>
      <w:r w:rsidRPr="008C0C19">
        <w:rPr>
          <w:rFonts w:ascii="Times New Roman" w:eastAsia="宋体" w:hAnsi="Times New Roman" w:cs="Times New Roman"/>
          <w:sz w:val="24"/>
          <w:szCs w:val="24"/>
        </w:rPr>
        <w:br/>
      </w:r>
      <w:r w:rsidRPr="00513ADA">
        <w:rPr>
          <w:rFonts w:ascii="Times New Roman" w:eastAsia="宋体" w:hAnsi="Times New Roman" w:cs="Times New Roman"/>
          <w:b/>
          <w:sz w:val="24"/>
          <w:szCs w:val="24"/>
        </w:rPr>
        <w:t>Keywords:</w:t>
      </w:r>
      <w:r w:rsidRPr="008C0C19">
        <w:rPr>
          <w:rFonts w:ascii="Times New Roman" w:eastAsia="宋体" w:hAnsi="Times New Roman" w:cs="Times New Roman"/>
          <w:sz w:val="24"/>
          <w:szCs w:val="24"/>
        </w:rPr>
        <w:t xml:space="preserve"> smart city, mobile </w:t>
      </w:r>
      <w:r w:rsidR="00513ADA">
        <w:rPr>
          <w:rFonts w:ascii="Times New Roman" w:eastAsia="宋体" w:hAnsi="Times New Roman" w:cs="Times New Roman"/>
          <w:sz w:val="24"/>
          <w:szCs w:val="24"/>
        </w:rPr>
        <w:t>crowdsensing</w:t>
      </w:r>
      <w:r w:rsidRPr="008C0C19">
        <w:rPr>
          <w:rFonts w:ascii="Times New Roman" w:eastAsia="宋体" w:hAnsi="Times New Roman" w:cs="Times New Roman"/>
          <w:sz w:val="24"/>
          <w:szCs w:val="24"/>
        </w:rPr>
        <w:t xml:space="preserve">, city </w:t>
      </w:r>
      <w:r w:rsidR="00513ADA">
        <w:rPr>
          <w:rFonts w:ascii="Times New Roman" w:eastAsia="宋体" w:hAnsi="Times New Roman" w:cs="Times New Roman"/>
          <w:sz w:val="24"/>
          <w:szCs w:val="24"/>
        </w:rPr>
        <w:t>sensing</w:t>
      </w:r>
      <w:r w:rsidRPr="008C0C19">
        <w:rPr>
          <w:rFonts w:ascii="Times New Roman" w:eastAsia="宋体" w:hAnsi="Times New Roman" w:cs="Times New Roman"/>
          <w:sz w:val="24"/>
          <w:szCs w:val="24"/>
        </w:rPr>
        <w:t xml:space="preserve"> model, participant selection, enumeration and greed</w:t>
      </w:r>
    </w:p>
    <w:p w14:paraId="32AAC2AA" w14:textId="77777777" w:rsidR="007B1091" w:rsidRDefault="007B1091" w:rsidP="007B1091">
      <w:pPr>
        <w:widowControl/>
        <w:spacing w:line="360" w:lineRule="auto"/>
        <w:jc w:val="left"/>
        <w:rPr>
          <w:rFonts w:ascii="宋体" w:eastAsia="宋体" w:hAnsi="宋体"/>
          <w:sz w:val="24"/>
          <w:szCs w:val="24"/>
        </w:rPr>
      </w:pPr>
    </w:p>
    <w:p w14:paraId="5BFABC83" w14:textId="77777777" w:rsidR="007B1091" w:rsidRDefault="007B1091" w:rsidP="007B1091">
      <w:pPr>
        <w:widowControl/>
        <w:spacing w:line="360" w:lineRule="auto"/>
        <w:jc w:val="left"/>
        <w:rPr>
          <w:rFonts w:ascii="宋体" w:eastAsia="宋体" w:hAnsi="宋体"/>
          <w:sz w:val="24"/>
          <w:szCs w:val="24"/>
        </w:rPr>
      </w:pPr>
    </w:p>
    <w:p w14:paraId="3D1ED5BE" w14:textId="77777777" w:rsidR="007B1091" w:rsidRPr="007B1091" w:rsidRDefault="007B1091" w:rsidP="007B1091">
      <w:pPr>
        <w:widowControl/>
        <w:spacing w:line="360" w:lineRule="auto"/>
        <w:jc w:val="left"/>
        <w:rPr>
          <w:rFonts w:ascii="宋体" w:eastAsia="宋体" w:hAnsi="宋体"/>
          <w:sz w:val="24"/>
          <w:szCs w:val="24"/>
        </w:rPr>
      </w:pPr>
    </w:p>
    <w:p w14:paraId="62FA9FEE" w14:textId="77777777" w:rsidR="007B1091" w:rsidRPr="007B1091" w:rsidRDefault="007B1091" w:rsidP="007B1091">
      <w:pPr>
        <w:widowControl/>
        <w:spacing w:line="360" w:lineRule="auto"/>
        <w:jc w:val="left"/>
        <w:rPr>
          <w:rFonts w:ascii="黑体" w:eastAsia="黑体" w:hAnsi="黑体"/>
          <w:sz w:val="24"/>
          <w:szCs w:val="24"/>
        </w:rPr>
      </w:pPr>
    </w:p>
    <w:p w14:paraId="43D6595C" w14:textId="77777777" w:rsidR="00646A09" w:rsidRDefault="00646A09">
      <w:pPr>
        <w:widowControl/>
        <w:jc w:val="left"/>
        <w:rPr>
          <w:rFonts w:ascii="黑体" w:eastAsia="黑体" w:hAnsi="黑体"/>
          <w:sz w:val="24"/>
          <w:szCs w:val="24"/>
        </w:rPr>
      </w:pPr>
    </w:p>
    <w:p w14:paraId="112EE77B" w14:textId="77777777" w:rsidR="00646A09" w:rsidRPr="00646A09" w:rsidRDefault="00646A09" w:rsidP="00646A09">
      <w:pPr>
        <w:rPr>
          <w:rFonts w:ascii="黑体" w:eastAsia="黑体" w:hAnsi="黑体"/>
          <w:sz w:val="24"/>
          <w:szCs w:val="24"/>
        </w:rPr>
      </w:pPr>
    </w:p>
    <w:p w14:paraId="4F7310FB" w14:textId="77777777" w:rsidR="00646A09" w:rsidRPr="00646A09" w:rsidRDefault="00646A09" w:rsidP="00646A09">
      <w:pPr>
        <w:rPr>
          <w:rFonts w:ascii="黑体" w:eastAsia="黑体" w:hAnsi="黑体"/>
          <w:sz w:val="24"/>
          <w:szCs w:val="24"/>
        </w:rPr>
      </w:pPr>
    </w:p>
    <w:p w14:paraId="0C5F48F9" w14:textId="77777777" w:rsidR="00646A09" w:rsidRPr="00646A09" w:rsidRDefault="00646A09" w:rsidP="00646A09">
      <w:pPr>
        <w:rPr>
          <w:rFonts w:ascii="黑体" w:eastAsia="黑体" w:hAnsi="黑体"/>
          <w:sz w:val="24"/>
          <w:szCs w:val="24"/>
        </w:rPr>
      </w:pPr>
    </w:p>
    <w:p w14:paraId="3E7F3F7D" w14:textId="77777777" w:rsidR="00646A09" w:rsidRPr="00646A09" w:rsidRDefault="00646A09" w:rsidP="00646A09">
      <w:pPr>
        <w:rPr>
          <w:rFonts w:ascii="黑体" w:eastAsia="黑体" w:hAnsi="黑体"/>
          <w:sz w:val="24"/>
          <w:szCs w:val="24"/>
        </w:rPr>
      </w:pPr>
    </w:p>
    <w:p w14:paraId="32B37FBE" w14:textId="77777777" w:rsidR="00B34065" w:rsidRDefault="00B34065">
      <w:pPr>
        <w:widowControl/>
        <w:jc w:val="left"/>
        <w:rPr>
          <w:rFonts w:ascii="黑体" w:eastAsia="黑体" w:hAnsi="黑体"/>
          <w:sz w:val="24"/>
          <w:szCs w:val="24"/>
        </w:rPr>
        <w:sectPr w:rsidR="00B34065" w:rsidSect="00370FDC">
          <w:pgSz w:w="11906" w:h="16838"/>
          <w:pgMar w:top="1440" w:right="1800" w:bottom="1440" w:left="1800" w:header="851" w:footer="992" w:gutter="0"/>
          <w:pgNumType w:start="1"/>
          <w:cols w:space="425"/>
          <w:docGrid w:type="lines" w:linePitch="312"/>
        </w:sectPr>
      </w:pPr>
    </w:p>
    <w:p w14:paraId="2FC69431" w14:textId="77777777" w:rsidR="00646A09" w:rsidRDefault="00646A09">
      <w:pPr>
        <w:widowControl/>
        <w:jc w:val="left"/>
        <w:rPr>
          <w:rFonts w:ascii="黑体" w:eastAsia="黑体" w:hAnsi="黑体"/>
          <w:sz w:val="24"/>
          <w:szCs w:val="24"/>
        </w:rPr>
        <w:sectPr w:rsidR="00646A09" w:rsidSect="00370FDC">
          <w:pgSz w:w="11906" w:h="16838"/>
          <w:pgMar w:top="1440" w:right="1800" w:bottom="1440" w:left="1800" w:header="851" w:footer="992" w:gutter="0"/>
          <w:pgNumType w:start="1"/>
          <w:cols w:space="425"/>
          <w:docGrid w:type="lines" w:linePitch="312"/>
        </w:sectPr>
      </w:pPr>
    </w:p>
    <w:sdt>
      <w:sdtPr>
        <w:rPr>
          <w:rFonts w:asciiTheme="minorHAnsi" w:eastAsiaTheme="minorEastAsia" w:hAnsiTheme="minorHAnsi" w:cstheme="minorBidi"/>
          <w:color w:val="auto"/>
          <w:kern w:val="2"/>
          <w:sz w:val="21"/>
          <w:szCs w:val="22"/>
          <w:lang w:val="zh-CN"/>
        </w:rPr>
        <w:id w:val="-2145180006"/>
        <w:docPartObj>
          <w:docPartGallery w:val="Table of Contents"/>
          <w:docPartUnique/>
        </w:docPartObj>
      </w:sdtPr>
      <w:sdtEndPr>
        <w:rPr>
          <w:b/>
          <w:bCs/>
        </w:rPr>
      </w:sdtEndPr>
      <w:sdtContent>
        <w:p w14:paraId="790F5BD8" w14:textId="77777777" w:rsidR="001628C0" w:rsidRDefault="001628C0" w:rsidP="001628C0">
          <w:pPr>
            <w:pStyle w:val="TOC"/>
            <w:jc w:val="center"/>
            <w:rPr>
              <w:rFonts w:ascii="宋体" w:eastAsia="宋体" w:hAnsi="宋体"/>
              <w:b/>
              <w:color w:val="auto"/>
              <w:lang w:val="zh-CN"/>
            </w:rPr>
          </w:pPr>
          <w:r w:rsidRPr="001628C0">
            <w:rPr>
              <w:rFonts w:ascii="宋体" w:eastAsia="宋体" w:hAnsi="宋体"/>
              <w:b/>
              <w:color w:val="auto"/>
              <w:lang w:val="zh-CN"/>
            </w:rPr>
            <w:t>目录</w:t>
          </w:r>
        </w:p>
        <w:p w14:paraId="5D436AF9" w14:textId="77777777" w:rsidR="001628C0" w:rsidRPr="001628C0" w:rsidRDefault="001628C0" w:rsidP="001628C0">
          <w:pPr>
            <w:spacing w:line="400" w:lineRule="exact"/>
            <w:rPr>
              <w:lang w:val="zh-CN"/>
            </w:rPr>
          </w:pPr>
        </w:p>
        <w:p w14:paraId="5B65331B" w14:textId="013B918E" w:rsidR="002D3B83" w:rsidRDefault="001628C0">
          <w:pPr>
            <w:pStyle w:val="TOC1"/>
            <w:tabs>
              <w:tab w:val="right" w:leader="dot" w:pos="8296"/>
            </w:tabs>
            <w:rPr>
              <w:noProof/>
            </w:rPr>
          </w:pPr>
          <w:r>
            <w:fldChar w:fldCharType="begin"/>
          </w:r>
          <w:r>
            <w:instrText xml:space="preserve"> TOC \o "1-3" \h \z \u </w:instrText>
          </w:r>
          <w:r>
            <w:fldChar w:fldCharType="separate"/>
          </w:r>
          <w:hyperlink w:anchor="_Toc2282226" w:history="1">
            <w:r w:rsidR="002D3B83" w:rsidRPr="000210EB">
              <w:rPr>
                <w:rStyle w:val="a9"/>
                <w:rFonts w:eastAsia="黑体"/>
                <w:noProof/>
              </w:rPr>
              <w:t>第一章</w:t>
            </w:r>
            <w:r w:rsidR="002D3B83" w:rsidRPr="000210EB">
              <w:rPr>
                <w:rStyle w:val="a9"/>
                <w:rFonts w:eastAsia="黑体"/>
                <w:noProof/>
              </w:rPr>
              <w:t xml:space="preserve">  </w:t>
            </w:r>
            <w:r w:rsidR="002D3B83" w:rsidRPr="000210EB">
              <w:rPr>
                <w:rStyle w:val="a9"/>
                <w:rFonts w:eastAsia="黑体"/>
                <w:noProof/>
              </w:rPr>
              <w:t>绪论</w:t>
            </w:r>
            <w:r w:rsidR="002D3B83">
              <w:rPr>
                <w:noProof/>
                <w:webHidden/>
              </w:rPr>
              <w:tab/>
            </w:r>
            <w:r w:rsidR="002D3B83">
              <w:rPr>
                <w:noProof/>
                <w:webHidden/>
              </w:rPr>
              <w:fldChar w:fldCharType="begin"/>
            </w:r>
            <w:r w:rsidR="002D3B83">
              <w:rPr>
                <w:noProof/>
                <w:webHidden/>
              </w:rPr>
              <w:instrText xml:space="preserve"> PAGEREF _Toc2282226 \h </w:instrText>
            </w:r>
            <w:r w:rsidR="002D3B83">
              <w:rPr>
                <w:noProof/>
                <w:webHidden/>
              </w:rPr>
            </w:r>
            <w:r w:rsidR="002D3B83">
              <w:rPr>
                <w:noProof/>
                <w:webHidden/>
              </w:rPr>
              <w:fldChar w:fldCharType="separate"/>
            </w:r>
            <w:r w:rsidR="003E165B">
              <w:rPr>
                <w:noProof/>
                <w:webHidden/>
              </w:rPr>
              <w:t>1</w:t>
            </w:r>
            <w:r w:rsidR="002D3B83">
              <w:rPr>
                <w:noProof/>
                <w:webHidden/>
              </w:rPr>
              <w:fldChar w:fldCharType="end"/>
            </w:r>
          </w:hyperlink>
        </w:p>
        <w:p w14:paraId="54668752" w14:textId="7FD06C74" w:rsidR="002D3B83" w:rsidRDefault="002D3B83">
          <w:pPr>
            <w:pStyle w:val="TOC2"/>
            <w:tabs>
              <w:tab w:val="left" w:pos="1050"/>
              <w:tab w:val="right" w:leader="dot" w:pos="8296"/>
            </w:tabs>
            <w:rPr>
              <w:noProof/>
            </w:rPr>
          </w:pPr>
          <w:hyperlink w:anchor="_Toc2282227" w:history="1">
            <w:r w:rsidRPr="000210EB">
              <w:rPr>
                <w:rStyle w:val="a9"/>
                <w:rFonts w:ascii="黑体" w:eastAsia="黑体" w:hAnsi="黑体"/>
                <w:b/>
                <w:noProof/>
              </w:rPr>
              <w:t>1.1</w:t>
            </w:r>
            <w:r>
              <w:rPr>
                <w:noProof/>
              </w:rPr>
              <w:tab/>
            </w:r>
            <w:r w:rsidRPr="000210EB">
              <w:rPr>
                <w:rStyle w:val="a9"/>
                <w:rFonts w:ascii="黑体" w:eastAsia="黑体" w:hAnsi="黑体"/>
                <w:b/>
                <w:noProof/>
              </w:rPr>
              <w:t>研究背景</w:t>
            </w:r>
            <w:r>
              <w:rPr>
                <w:noProof/>
                <w:webHidden/>
              </w:rPr>
              <w:tab/>
            </w:r>
            <w:r>
              <w:rPr>
                <w:noProof/>
                <w:webHidden/>
              </w:rPr>
              <w:fldChar w:fldCharType="begin"/>
            </w:r>
            <w:r>
              <w:rPr>
                <w:noProof/>
                <w:webHidden/>
              </w:rPr>
              <w:instrText xml:space="preserve"> PAGEREF _Toc2282227 \h </w:instrText>
            </w:r>
            <w:r>
              <w:rPr>
                <w:noProof/>
                <w:webHidden/>
              </w:rPr>
            </w:r>
            <w:r>
              <w:rPr>
                <w:noProof/>
                <w:webHidden/>
              </w:rPr>
              <w:fldChar w:fldCharType="separate"/>
            </w:r>
            <w:r w:rsidR="003E165B">
              <w:rPr>
                <w:noProof/>
                <w:webHidden/>
              </w:rPr>
              <w:t>1</w:t>
            </w:r>
            <w:r>
              <w:rPr>
                <w:noProof/>
                <w:webHidden/>
              </w:rPr>
              <w:fldChar w:fldCharType="end"/>
            </w:r>
          </w:hyperlink>
        </w:p>
        <w:p w14:paraId="7C623FEF" w14:textId="46FC1D1C" w:rsidR="002D3B83" w:rsidRDefault="002D3B83">
          <w:pPr>
            <w:pStyle w:val="TOC3"/>
            <w:tabs>
              <w:tab w:val="left" w:pos="1680"/>
              <w:tab w:val="right" w:leader="dot" w:pos="8296"/>
            </w:tabs>
            <w:rPr>
              <w:noProof/>
            </w:rPr>
          </w:pPr>
          <w:hyperlink w:anchor="_Toc2282228" w:history="1">
            <w:r w:rsidRPr="000210EB">
              <w:rPr>
                <w:rStyle w:val="a9"/>
                <w:rFonts w:ascii="黑体" w:eastAsia="黑体" w:hAnsi="黑体"/>
                <w:b/>
                <w:noProof/>
              </w:rPr>
              <w:t>1.1.1</w:t>
            </w:r>
            <w:r>
              <w:rPr>
                <w:noProof/>
              </w:rPr>
              <w:tab/>
            </w:r>
            <w:r w:rsidRPr="000210EB">
              <w:rPr>
                <w:rStyle w:val="a9"/>
                <w:rFonts w:ascii="黑体" w:eastAsia="黑体" w:hAnsi="黑体"/>
                <w:b/>
                <w:noProof/>
              </w:rPr>
              <w:t>物联网与智慧城市</w:t>
            </w:r>
            <w:r>
              <w:rPr>
                <w:noProof/>
                <w:webHidden/>
              </w:rPr>
              <w:tab/>
            </w:r>
            <w:r>
              <w:rPr>
                <w:noProof/>
                <w:webHidden/>
              </w:rPr>
              <w:fldChar w:fldCharType="begin"/>
            </w:r>
            <w:r>
              <w:rPr>
                <w:noProof/>
                <w:webHidden/>
              </w:rPr>
              <w:instrText xml:space="preserve"> PAGEREF _Toc2282228 \h </w:instrText>
            </w:r>
            <w:r>
              <w:rPr>
                <w:noProof/>
                <w:webHidden/>
              </w:rPr>
            </w:r>
            <w:r>
              <w:rPr>
                <w:noProof/>
                <w:webHidden/>
              </w:rPr>
              <w:fldChar w:fldCharType="separate"/>
            </w:r>
            <w:r w:rsidR="003E165B">
              <w:rPr>
                <w:noProof/>
                <w:webHidden/>
              </w:rPr>
              <w:t>1</w:t>
            </w:r>
            <w:r>
              <w:rPr>
                <w:noProof/>
                <w:webHidden/>
              </w:rPr>
              <w:fldChar w:fldCharType="end"/>
            </w:r>
          </w:hyperlink>
        </w:p>
        <w:p w14:paraId="603BAA49" w14:textId="7A790DB4" w:rsidR="002D3B83" w:rsidRDefault="002D3B83">
          <w:pPr>
            <w:pStyle w:val="TOC3"/>
            <w:tabs>
              <w:tab w:val="left" w:pos="1680"/>
              <w:tab w:val="right" w:leader="dot" w:pos="8296"/>
            </w:tabs>
            <w:rPr>
              <w:noProof/>
            </w:rPr>
          </w:pPr>
          <w:hyperlink w:anchor="_Toc2282229" w:history="1">
            <w:r w:rsidRPr="000210EB">
              <w:rPr>
                <w:rStyle w:val="a9"/>
                <w:rFonts w:ascii="黑体" w:eastAsia="黑体" w:hAnsi="黑体"/>
                <w:b/>
                <w:noProof/>
              </w:rPr>
              <w:t>1.1.2</w:t>
            </w:r>
            <w:r>
              <w:rPr>
                <w:noProof/>
              </w:rPr>
              <w:tab/>
            </w:r>
            <w:r w:rsidRPr="000210EB">
              <w:rPr>
                <w:rStyle w:val="a9"/>
                <w:rFonts w:ascii="黑体" w:eastAsia="黑体" w:hAnsi="黑体"/>
                <w:b/>
                <w:noProof/>
              </w:rPr>
              <w:t>城市感知网络</w:t>
            </w:r>
            <w:r>
              <w:rPr>
                <w:noProof/>
                <w:webHidden/>
              </w:rPr>
              <w:tab/>
            </w:r>
            <w:r>
              <w:rPr>
                <w:noProof/>
                <w:webHidden/>
              </w:rPr>
              <w:fldChar w:fldCharType="begin"/>
            </w:r>
            <w:r>
              <w:rPr>
                <w:noProof/>
                <w:webHidden/>
              </w:rPr>
              <w:instrText xml:space="preserve"> PAGEREF _Toc2282229 \h </w:instrText>
            </w:r>
            <w:r>
              <w:rPr>
                <w:noProof/>
                <w:webHidden/>
              </w:rPr>
            </w:r>
            <w:r>
              <w:rPr>
                <w:noProof/>
                <w:webHidden/>
              </w:rPr>
              <w:fldChar w:fldCharType="separate"/>
            </w:r>
            <w:r w:rsidR="003E165B">
              <w:rPr>
                <w:noProof/>
                <w:webHidden/>
              </w:rPr>
              <w:t>2</w:t>
            </w:r>
            <w:r>
              <w:rPr>
                <w:noProof/>
                <w:webHidden/>
              </w:rPr>
              <w:fldChar w:fldCharType="end"/>
            </w:r>
          </w:hyperlink>
        </w:p>
        <w:p w14:paraId="6C00931A" w14:textId="224EC273" w:rsidR="002D3B83" w:rsidRDefault="002D3B83">
          <w:pPr>
            <w:pStyle w:val="TOC3"/>
            <w:tabs>
              <w:tab w:val="left" w:pos="1680"/>
              <w:tab w:val="right" w:leader="dot" w:pos="8296"/>
            </w:tabs>
            <w:rPr>
              <w:noProof/>
            </w:rPr>
          </w:pPr>
          <w:hyperlink w:anchor="_Toc2282230" w:history="1">
            <w:r w:rsidRPr="000210EB">
              <w:rPr>
                <w:rStyle w:val="a9"/>
                <w:rFonts w:ascii="黑体" w:eastAsia="黑体" w:hAnsi="黑体"/>
                <w:b/>
                <w:noProof/>
              </w:rPr>
              <w:t>1.1.3</w:t>
            </w:r>
            <w:r>
              <w:rPr>
                <w:noProof/>
              </w:rPr>
              <w:tab/>
            </w:r>
            <w:r w:rsidRPr="000210EB">
              <w:rPr>
                <w:rStyle w:val="a9"/>
                <w:rFonts w:ascii="黑体" w:eastAsia="黑体" w:hAnsi="黑体"/>
                <w:b/>
                <w:noProof/>
              </w:rPr>
              <w:t>国内外研究现状</w:t>
            </w:r>
            <w:r>
              <w:rPr>
                <w:noProof/>
                <w:webHidden/>
              </w:rPr>
              <w:tab/>
            </w:r>
            <w:r>
              <w:rPr>
                <w:noProof/>
                <w:webHidden/>
              </w:rPr>
              <w:fldChar w:fldCharType="begin"/>
            </w:r>
            <w:r>
              <w:rPr>
                <w:noProof/>
                <w:webHidden/>
              </w:rPr>
              <w:instrText xml:space="preserve"> PAGEREF _Toc2282230 \h </w:instrText>
            </w:r>
            <w:r>
              <w:rPr>
                <w:noProof/>
                <w:webHidden/>
              </w:rPr>
            </w:r>
            <w:r>
              <w:rPr>
                <w:noProof/>
                <w:webHidden/>
              </w:rPr>
              <w:fldChar w:fldCharType="separate"/>
            </w:r>
            <w:r w:rsidR="003E165B">
              <w:rPr>
                <w:noProof/>
                <w:webHidden/>
              </w:rPr>
              <w:t>4</w:t>
            </w:r>
            <w:r>
              <w:rPr>
                <w:noProof/>
                <w:webHidden/>
              </w:rPr>
              <w:fldChar w:fldCharType="end"/>
            </w:r>
          </w:hyperlink>
        </w:p>
        <w:p w14:paraId="6D182B74" w14:textId="3DC22345" w:rsidR="002D3B83" w:rsidRDefault="002D3B83">
          <w:pPr>
            <w:pStyle w:val="TOC2"/>
            <w:tabs>
              <w:tab w:val="left" w:pos="1050"/>
              <w:tab w:val="right" w:leader="dot" w:pos="8296"/>
            </w:tabs>
            <w:rPr>
              <w:noProof/>
            </w:rPr>
          </w:pPr>
          <w:hyperlink w:anchor="_Toc2282231" w:history="1">
            <w:r w:rsidRPr="000210EB">
              <w:rPr>
                <w:rStyle w:val="a9"/>
                <w:rFonts w:ascii="黑体" w:eastAsia="黑体" w:hAnsi="黑体"/>
                <w:b/>
                <w:noProof/>
              </w:rPr>
              <w:t>1.2</w:t>
            </w:r>
            <w:r>
              <w:rPr>
                <w:noProof/>
              </w:rPr>
              <w:tab/>
            </w:r>
            <w:r w:rsidRPr="000210EB">
              <w:rPr>
                <w:rStyle w:val="a9"/>
                <w:rFonts w:ascii="黑体" w:eastAsia="黑体" w:hAnsi="黑体"/>
                <w:b/>
                <w:noProof/>
              </w:rPr>
              <w:t>论文来源及研究内容</w:t>
            </w:r>
            <w:r>
              <w:rPr>
                <w:noProof/>
                <w:webHidden/>
              </w:rPr>
              <w:tab/>
            </w:r>
            <w:r>
              <w:rPr>
                <w:noProof/>
                <w:webHidden/>
              </w:rPr>
              <w:fldChar w:fldCharType="begin"/>
            </w:r>
            <w:r>
              <w:rPr>
                <w:noProof/>
                <w:webHidden/>
              </w:rPr>
              <w:instrText xml:space="preserve"> PAGEREF _Toc2282231 \h </w:instrText>
            </w:r>
            <w:r>
              <w:rPr>
                <w:noProof/>
                <w:webHidden/>
              </w:rPr>
            </w:r>
            <w:r>
              <w:rPr>
                <w:noProof/>
                <w:webHidden/>
              </w:rPr>
              <w:fldChar w:fldCharType="separate"/>
            </w:r>
            <w:r w:rsidR="003E165B">
              <w:rPr>
                <w:noProof/>
                <w:webHidden/>
              </w:rPr>
              <w:t>7</w:t>
            </w:r>
            <w:r>
              <w:rPr>
                <w:noProof/>
                <w:webHidden/>
              </w:rPr>
              <w:fldChar w:fldCharType="end"/>
            </w:r>
          </w:hyperlink>
        </w:p>
        <w:p w14:paraId="5347E744" w14:textId="5395CEB8" w:rsidR="002D3B83" w:rsidRDefault="002D3B83">
          <w:pPr>
            <w:pStyle w:val="TOC3"/>
            <w:tabs>
              <w:tab w:val="left" w:pos="1680"/>
              <w:tab w:val="right" w:leader="dot" w:pos="8296"/>
            </w:tabs>
            <w:rPr>
              <w:noProof/>
            </w:rPr>
          </w:pPr>
          <w:hyperlink w:anchor="_Toc2282232" w:history="1">
            <w:r w:rsidRPr="000210EB">
              <w:rPr>
                <w:rStyle w:val="a9"/>
                <w:rFonts w:ascii="黑体" w:eastAsia="黑体" w:hAnsi="黑体"/>
                <w:b/>
                <w:noProof/>
              </w:rPr>
              <w:t>1.2.1</w:t>
            </w:r>
            <w:r>
              <w:rPr>
                <w:noProof/>
              </w:rPr>
              <w:tab/>
            </w:r>
            <w:r w:rsidRPr="000210EB">
              <w:rPr>
                <w:rStyle w:val="a9"/>
                <w:rFonts w:ascii="黑体" w:eastAsia="黑体" w:hAnsi="黑体"/>
                <w:b/>
                <w:noProof/>
              </w:rPr>
              <w:t>论文来源</w:t>
            </w:r>
            <w:r>
              <w:rPr>
                <w:noProof/>
                <w:webHidden/>
              </w:rPr>
              <w:tab/>
            </w:r>
            <w:r>
              <w:rPr>
                <w:noProof/>
                <w:webHidden/>
              </w:rPr>
              <w:fldChar w:fldCharType="begin"/>
            </w:r>
            <w:r>
              <w:rPr>
                <w:noProof/>
                <w:webHidden/>
              </w:rPr>
              <w:instrText xml:space="preserve"> PAGEREF _Toc2282232 \h </w:instrText>
            </w:r>
            <w:r>
              <w:rPr>
                <w:noProof/>
                <w:webHidden/>
              </w:rPr>
            </w:r>
            <w:r>
              <w:rPr>
                <w:noProof/>
                <w:webHidden/>
              </w:rPr>
              <w:fldChar w:fldCharType="separate"/>
            </w:r>
            <w:r w:rsidR="003E165B">
              <w:rPr>
                <w:noProof/>
                <w:webHidden/>
              </w:rPr>
              <w:t>7</w:t>
            </w:r>
            <w:r>
              <w:rPr>
                <w:noProof/>
                <w:webHidden/>
              </w:rPr>
              <w:fldChar w:fldCharType="end"/>
            </w:r>
          </w:hyperlink>
        </w:p>
        <w:p w14:paraId="08800BBA" w14:textId="63AA2FB8" w:rsidR="002D3B83" w:rsidRDefault="002D3B83">
          <w:pPr>
            <w:pStyle w:val="TOC3"/>
            <w:tabs>
              <w:tab w:val="left" w:pos="1680"/>
              <w:tab w:val="right" w:leader="dot" w:pos="8296"/>
            </w:tabs>
            <w:rPr>
              <w:noProof/>
            </w:rPr>
          </w:pPr>
          <w:hyperlink w:anchor="_Toc2282233" w:history="1">
            <w:r w:rsidRPr="000210EB">
              <w:rPr>
                <w:rStyle w:val="a9"/>
                <w:rFonts w:ascii="黑体" w:eastAsia="黑体" w:hAnsi="黑体"/>
                <w:b/>
                <w:noProof/>
              </w:rPr>
              <w:t>1.2.2</w:t>
            </w:r>
            <w:r>
              <w:rPr>
                <w:noProof/>
              </w:rPr>
              <w:tab/>
            </w:r>
            <w:r w:rsidRPr="000210EB">
              <w:rPr>
                <w:rStyle w:val="a9"/>
                <w:rFonts w:ascii="黑体" w:eastAsia="黑体" w:hAnsi="黑体"/>
                <w:b/>
                <w:noProof/>
              </w:rPr>
              <w:t>论文研究内容和创新点</w:t>
            </w:r>
            <w:r>
              <w:rPr>
                <w:noProof/>
                <w:webHidden/>
              </w:rPr>
              <w:tab/>
            </w:r>
            <w:r>
              <w:rPr>
                <w:noProof/>
                <w:webHidden/>
              </w:rPr>
              <w:fldChar w:fldCharType="begin"/>
            </w:r>
            <w:r>
              <w:rPr>
                <w:noProof/>
                <w:webHidden/>
              </w:rPr>
              <w:instrText xml:space="preserve"> PAGEREF _Toc2282233 \h </w:instrText>
            </w:r>
            <w:r>
              <w:rPr>
                <w:noProof/>
                <w:webHidden/>
              </w:rPr>
            </w:r>
            <w:r>
              <w:rPr>
                <w:noProof/>
                <w:webHidden/>
              </w:rPr>
              <w:fldChar w:fldCharType="separate"/>
            </w:r>
            <w:r w:rsidR="003E165B">
              <w:rPr>
                <w:noProof/>
                <w:webHidden/>
              </w:rPr>
              <w:t>7</w:t>
            </w:r>
            <w:r>
              <w:rPr>
                <w:noProof/>
                <w:webHidden/>
              </w:rPr>
              <w:fldChar w:fldCharType="end"/>
            </w:r>
          </w:hyperlink>
        </w:p>
        <w:p w14:paraId="334E80E3" w14:textId="7326E097" w:rsidR="002D3B83" w:rsidRDefault="002D3B83">
          <w:pPr>
            <w:pStyle w:val="TOC2"/>
            <w:tabs>
              <w:tab w:val="left" w:pos="1050"/>
              <w:tab w:val="right" w:leader="dot" w:pos="8296"/>
            </w:tabs>
            <w:rPr>
              <w:noProof/>
            </w:rPr>
          </w:pPr>
          <w:hyperlink w:anchor="_Toc2282234" w:history="1">
            <w:r w:rsidRPr="000210EB">
              <w:rPr>
                <w:rStyle w:val="a9"/>
                <w:rFonts w:ascii="黑体" w:eastAsia="黑体" w:hAnsi="黑体"/>
                <w:b/>
                <w:noProof/>
              </w:rPr>
              <w:t>1.3</w:t>
            </w:r>
            <w:r>
              <w:rPr>
                <w:noProof/>
              </w:rPr>
              <w:tab/>
            </w:r>
            <w:r w:rsidRPr="000210EB">
              <w:rPr>
                <w:rStyle w:val="a9"/>
                <w:rFonts w:ascii="黑体" w:eastAsia="黑体" w:hAnsi="黑体"/>
                <w:b/>
                <w:noProof/>
              </w:rPr>
              <w:t>论文章节安排</w:t>
            </w:r>
            <w:r>
              <w:rPr>
                <w:noProof/>
                <w:webHidden/>
              </w:rPr>
              <w:tab/>
            </w:r>
            <w:r>
              <w:rPr>
                <w:noProof/>
                <w:webHidden/>
              </w:rPr>
              <w:fldChar w:fldCharType="begin"/>
            </w:r>
            <w:r>
              <w:rPr>
                <w:noProof/>
                <w:webHidden/>
              </w:rPr>
              <w:instrText xml:space="preserve"> PAGEREF _Toc2282234 \h </w:instrText>
            </w:r>
            <w:r>
              <w:rPr>
                <w:noProof/>
                <w:webHidden/>
              </w:rPr>
            </w:r>
            <w:r>
              <w:rPr>
                <w:noProof/>
                <w:webHidden/>
              </w:rPr>
              <w:fldChar w:fldCharType="separate"/>
            </w:r>
            <w:r w:rsidR="003E165B">
              <w:rPr>
                <w:noProof/>
                <w:webHidden/>
              </w:rPr>
              <w:t>8</w:t>
            </w:r>
            <w:r>
              <w:rPr>
                <w:noProof/>
                <w:webHidden/>
              </w:rPr>
              <w:fldChar w:fldCharType="end"/>
            </w:r>
          </w:hyperlink>
        </w:p>
        <w:p w14:paraId="65B365A5" w14:textId="7E3109BE" w:rsidR="002D3B83" w:rsidRDefault="002D3B83">
          <w:pPr>
            <w:pStyle w:val="TOC1"/>
            <w:tabs>
              <w:tab w:val="right" w:leader="dot" w:pos="8296"/>
            </w:tabs>
            <w:rPr>
              <w:noProof/>
            </w:rPr>
          </w:pPr>
          <w:hyperlink w:anchor="_Toc2282235" w:history="1">
            <w:r w:rsidRPr="000210EB">
              <w:rPr>
                <w:rStyle w:val="a9"/>
                <w:rFonts w:eastAsia="黑体"/>
                <w:noProof/>
              </w:rPr>
              <w:t>第二章</w:t>
            </w:r>
            <w:r w:rsidRPr="000210EB">
              <w:rPr>
                <w:rStyle w:val="a9"/>
                <w:rFonts w:eastAsia="黑体"/>
                <w:noProof/>
              </w:rPr>
              <w:t xml:space="preserve">  </w:t>
            </w:r>
            <w:r w:rsidRPr="000210EB">
              <w:rPr>
                <w:rStyle w:val="a9"/>
                <w:rFonts w:eastAsia="黑体"/>
                <w:noProof/>
              </w:rPr>
              <w:t>移动群体感知技术概述</w:t>
            </w:r>
            <w:r>
              <w:rPr>
                <w:noProof/>
                <w:webHidden/>
              </w:rPr>
              <w:tab/>
            </w:r>
            <w:r>
              <w:rPr>
                <w:noProof/>
                <w:webHidden/>
              </w:rPr>
              <w:fldChar w:fldCharType="begin"/>
            </w:r>
            <w:r>
              <w:rPr>
                <w:noProof/>
                <w:webHidden/>
              </w:rPr>
              <w:instrText xml:space="preserve"> PAGEREF _Toc2282235 \h </w:instrText>
            </w:r>
            <w:r>
              <w:rPr>
                <w:noProof/>
                <w:webHidden/>
              </w:rPr>
            </w:r>
            <w:r>
              <w:rPr>
                <w:noProof/>
                <w:webHidden/>
              </w:rPr>
              <w:fldChar w:fldCharType="separate"/>
            </w:r>
            <w:r w:rsidR="003E165B">
              <w:rPr>
                <w:noProof/>
                <w:webHidden/>
              </w:rPr>
              <w:t>9</w:t>
            </w:r>
            <w:r>
              <w:rPr>
                <w:noProof/>
                <w:webHidden/>
              </w:rPr>
              <w:fldChar w:fldCharType="end"/>
            </w:r>
          </w:hyperlink>
        </w:p>
        <w:p w14:paraId="2E4F5B56" w14:textId="1DE8C3EC" w:rsidR="002D3B83" w:rsidRDefault="002D3B83">
          <w:pPr>
            <w:pStyle w:val="TOC2"/>
            <w:tabs>
              <w:tab w:val="left" w:pos="1050"/>
              <w:tab w:val="right" w:leader="dot" w:pos="8296"/>
            </w:tabs>
            <w:rPr>
              <w:noProof/>
            </w:rPr>
          </w:pPr>
          <w:hyperlink w:anchor="_Toc2282236" w:history="1">
            <w:r w:rsidRPr="000210EB">
              <w:rPr>
                <w:rStyle w:val="a9"/>
                <w:rFonts w:ascii="黑体" w:eastAsia="黑体" w:hAnsi="黑体"/>
                <w:b/>
                <w:noProof/>
              </w:rPr>
              <w:t>2.1</w:t>
            </w:r>
            <w:r>
              <w:rPr>
                <w:noProof/>
              </w:rPr>
              <w:tab/>
            </w:r>
            <w:r w:rsidRPr="000210EB">
              <w:rPr>
                <w:rStyle w:val="a9"/>
                <w:rFonts w:ascii="黑体" w:eastAsia="黑体" w:hAnsi="黑体"/>
                <w:b/>
                <w:noProof/>
              </w:rPr>
              <w:t>引言</w:t>
            </w:r>
            <w:r>
              <w:rPr>
                <w:noProof/>
                <w:webHidden/>
              </w:rPr>
              <w:tab/>
            </w:r>
            <w:r>
              <w:rPr>
                <w:noProof/>
                <w:webHidden/>
              </w:rPr>
              <w:fldChar w:fldCharType="begin"/>
            </w:r>
            <w:r>
              <w:rPr>
                <w:noProof/>
                <w:webHidden/>
              </w:rPr>
              <w:instrText xml:space="preserve"> PAGEREF _Toc2282236 \h </w:instrText>
            </w:r>
            <w:r>
              <w:rPr>
                <w:noProof/>
                <w:webHidden/>
              </w:rPr>
            </w:r>
            <w:r>
              <w:rPr>
                <w:noProof/>
                <w:webHidden/>
              </w:rPr>
              <w:fldChar w:fldCharType="separate"/>
            </w:r>
            <w:r w:rsidR="003E165B">
              <w:rPr>
                <w:noProof/>
                <w:webHidden/>
              </w:rPr>
              <w:t>9</w:t>
            </w:r>
            <w:r>
              <w:rPr>
                <w:noProof/>
                <w:webHidden/>
              </w:rPr>
              <w:fldChar w:fldCharType="end"/>
            </w:r>
          </w:hyperlink>
        </w:p>
        <w:p w14:paraId="356FB767" w14:textId="73669C22" w:rsidR="002D3B83" w:rsidRDefault="002D3B83">
          <w:pPr>
            <w:pStyle w:val="TOC2"/>
            <w:tabs>
              <w:tab w:val="left" w:pos="1050"/>
              <w:tab w:val="right" w:leader="dot" w:pos="8296"/>
            </w:tabs>
            <w:rPr>
              <w:noProof/>
            </w:rPr>
          </w:pPr>
          <w:hyperlink w:anchor="_Toc2282237" w:history="1">
            <w:r w:rsidRPr="000210EB">
              <w:rPr>
                <w:rStyle w:val="a9"/>
                <w:rFonts w:ascii="黑体" w:eastAsia="黑体" w:hAnsi="黑体"/>
                <w:b/>
                <w:noProof/>
              </w:rPr>
              <w:t>2.2</w:t>
            </w:r>
            <w:r>
              <w:rPr>
                <w:noProof/>
              </w:rPr>
              <w:tab/>
            </w:r>
            <w:r w:rsidRPr="000210EB">
              <w:rPr>
                <w:rStyle w:val="a9"/>
                <w:rFonts w:ascii="黑体" w:eastAsia="黑体" w:hAnsi="黑体"/>
                <w:b/>
                <w:noProof/>
              </w:rPr>
              <w:t>系统概述</w:t>
            </w:r>
            <w:r>
              <w:rPr>
                <w:noProof/>
                <w:webHidden/>
              </w:rPr>
              <w:tab/>
            </w:r>
            <w:r>
              <w:rPr>
                <w:noProof/>
                <w:webHidden/>
              </w:rPr>
              <w:fldChar w:fldCharType="begin"/>
            </w:r>
            <w:r>
              <w:rPr>
                <w:noProof/>
                <w:webHidden/>
              </w:rPr>
              <w:instrText xml:space="preserve"> PAGEREF _Toc2282237 \h </w:instrText>
            </w:r>
            <w:r>
              <w:rPr>
                <w:noProof/>
                <w:webHidden/>
              </w:rPr>
            </w:r>
            <w:r>
              <w:rPr>
                <w:noProof/>
                <w:webHidden/>
              </w:rPr>
              <w:fldChar w:fldCharType="separate"/>
            </w:r>
            <w:r w:rsidR="003E165B">
              <w:rPr>
                <w:noProof/>
                <w:webHidden/>
              </w:rPr>
              <w:t>9</w:t>
            </w:r>
            <w:r>
              <w:rPr>
                <w:noProof/>
                <w:webHidden/>
              </w:rPr>
              <w:fldChar w:fldCharType="end"/>
            </w:r>
          </w:hyperlink>
        </w:p>
        <w:p w14:paraId="19DBB6FF" w14:textId="6012B7FD" w:rsidR="002D3B83" w:rsidRDefault="002D3B83">
          <w:pPr>
            <w:pStyle w:val="TOC3"/>
            <w:tabs>
              <w:tab w:val="right" w:leader="dot" w:pos="8296"/>
            </w:tabs>
            <w:rPr>
              <w:noProof/>
            </w:rPr>
          </w:pPr>
          <w:hyperlink w:anchor="_Toc2282238" w:history="1">
            <w:r w:rsidRPr="000210EB">
              <w:rPr>
                <w:rStyle w:val="a9"/>
                <w:rFonts w:ascii="黑体" w:eastAsia="黑体" w:hAnsi="黑体"/>
                <w:b/>
                <w:noProof/>
              </w:rPr>
              <w:t>2.2.1 基本概念</w:t>
            </w:r>
            <w:r>
              <w:rPr>
                <w:noProof/>
                <w:webHidden/>
              </w:rPr>
              <w:tab/>
            </w:r>
            <w:r>
              <w:rPr>
                <w:noProof/>
                <w:webHidden/>
              </w:rPr>
              <w:fldChar w:fldCharType="begin"/>
            </w:r>
            <w:r>
              <w:rPr>
                <w:noProof/>
                <w:webHidden/>
              </w:rPr>
              <w:instrText xml:space="preserve"> PAGEREF _Toc2282238 \h </w:instrText>
            </w:r>
            <w:r>
              <w:rPr>
                <w:noProof/>
                <w:webHidden/>
              </w:rPr>
            </w:r>
            <w:r>
              <w:rPr>
                <w:noProof/>
                <w:webHidden/>
              </w:rPr>
              <w:fldChar w:fldCharType="separate"/>
            </w:r>
            <w:r w:rsidR="003E165B">
              <w:rPr>
                <w:noProof/>
                <w:webHidden/>
              </w:rPr>
              <w:t>9</w:t>
            </w:r>
            <w:r>
              <w:rPr>
                <w:noProof/>
                <w:webHidden/>
              </w:rPr>
              <w:fldChar w:fldCharType="end"/>
            </w:r>
          </w:hyperlink>
        </w:p>
        <w:p w14:paraId="1D08208B" w14:textId="538C018B" w:rsidR="002D3B83" w:rsidRDefault="002D3B83">
          <w:pPr>
            <w:pStyle w:val="TOC3"/>
            <w:tabs>
              <w:tab w:val="right" w:leader="dot" w:pos="8296"/>
            </w:tabs>
            <w:rPr>
              <w:noProof/>
            </w:rPr>
          </w:pPr>
          <w:hyperlink w:anchor="_Toc2282239" w:history="1">
            <w:r w:rsidRPr="000210EB">
              <w:rPr>
                <w:rStyle w:val="a9"/>
                <w:rFonts w:ascii="黑体" w:eastAsia="黑体" w:hAnsi="黑体"/>
                <w:b/>
                <w:noProof/>
              </w:rPr>
              <w:t>2.2.2 系统组成</w:t>
            </w:r>
            <w:r>
              <w:rPr>
                <w:noProof/>
                <w:webHidden/>
              </w:rPr>
              <w:tab/>
            </w:r>
            <w:r>
              <w:rPr>
                <w:noProof/>
                <w:webHidden/>
              </w:rPr>
              <w:fldChar w:fldCharType="begin"/>
            </w:r>
            <w:r>
              <w:rPr>
                <w:noProof/>
                <w:webHidden/>
              </w:rPr>
              <w:instrText xml:space="preserve"> PAGEREF _Toc2282239 \h </w:instrText>
            </w:r>
            <w:r>
              <w:rPr>
                <w:noProof/>
                <w:webHidden/>
              </w:rPr>
            </w:r>
            <w:r>
              <w:rPr>
                <w:noProof/>
                <w:webHidden/>
              </w:rPr>
              <w:fldChar w:fldCharType="separate"/>
            </w:r>
            <w:r w:rsidR="003E165B">
              <w:rPr>
                <w:noProof/>
                <w:webHidden/>
              </w:rPr>
              <w:t>10</w:t>
            </w:r>
            <w:r>
              <w:rPr>
                <w:noProof/>
                <w:webHidden/>
              </w:rPr>
              <w:fldChar w:fldCharType="end"/>
            </w:r>
          </w:hyperlink>
        </w:p>
        <w:p w14:paraId="5BD5280C" w14:textId="2C46833C" w:rsidR="002D3B83" w:rsidRDefault="002D3B83">
          <w:pPr>
            <w:pStyle w:val="TOC3"/>
            <w:tabs>
              <w:tab w:val="right" w:leader="dot" w:pos="8296"/>
            </w:tabs>
            <w:rPr>
              <w:noProof/>
            </w:rPr>
          </w:pPr>
          <w:hyperlink w:anchor="_Toc2282240" w:history="1">
            <w:r w:rsidRPr="000210EB">
              <w:rPr>
                <w:rStyle w:val="a9"/>
                <w:rFonts w:ascii="黑体" w:eastAsia="黑体" w:hAnsi="黑体"/>
                <w:b/>
                <w:noProof/>
              </w:rPr>
              <w:t>2.2.3 典型应用</w:t>
            </w:r>
            <w:r>
              <w:rPr>
                <w:noProof/>
                <w:webHidden/>
              </w:rPr>
              <w:tab/>
            </w:r>
            <w:r>
              <w:rPr>
                <w:noProof/>
                <w:webHidden/>
              </w:rPr>
              <w:fldChar w:fldCharType="begin"/>
            </w:r>
            <w:r>
              <w:rPr>
                <w:noProof/>
                <w:webHidden/>
              </w:rPr>
              <w:instrText xml:space="preserve"> PAGEREF _Toc2282240 \h </w:instrText>
            </w:r>
            <w:r>
              <w:rPr>
                <w:noProof/>
                <w:webHidden/>
              </w:rPr>
            </w:r>
            <w:r>
              <w:rPr>
                <w:noProof/>
                <w:webHidden/>
              </w:rPr>
              <w:fldChar w:fldCharType="separate"/>
            </w:r>
            <w:r w:rsidR="003E165B">
              <w:rPr>
                <w:noProof/>
                <w:webHidden/>
              </w:rPr>
              <w:t>13</w:t>
            </w:r>
            <w:r>
              <w:rPr>
                <w:noProof/>
                <w:webHidden/>
              </w:rPr>
              <w:fldChar w:fldCharType="end"/>
            </w:r>
          </w:hyperlink>
        </w:p>
        <w:p w14:paraId="1B6E2D01" w14:textId="3A130E70" w:rsidR="002D3B83" w:rsidRDefault="002D3B83">
          <w:pPr>
            <w:pStyle w:val="TOC2"/>
            <w:tabs>
              <w:tab w:val="left" w:pos="1050"/>
              <w:tab w:val="right" w:leader="dot" w:pos="8296"/>
            </w:tabs>
            <w:rPr>
              <w:noProof/>
            </w:rPr>
          </w:pPr>
          <w:hyperlink w:anchor="_Toc2282241" w:history="1">
            <w:r w:rsidRPr="000210EB">
              <w:rPr>
                <w:rStyle w:val="a9"/>
                <w:rFonts w:ascii="黑体" w:eastAsia="黑体" w:hAnsi="黑体"/>
                <w:b/>
                <w:noProof/>
              </w:rPr>
              <w:t>2.3</w:t>
            </w:r>
            <w:r>
              <w:rPr>
                <w:noProof/>
              </w:rPr>
              <w:tab/>
            </w:r>
            <w:r w:rsidRPr="000210EB">
              <w:rPr>
                <w:rStyle w:val="a9"/>
                <w:rFonts w:ascii="黑体" w:eastAsia="黑体" w:hAnsi="黑体"/>
                <w:b/>
                <w:noProof/>
              </w:rPr>
              <w:t>关键问题</w:t>
            </w:r>
            <w:r>
              <w:rPr>
                <w:noProof/>
                <w:webHidden/>
              </w:rPr>
              <w:tab/>
            </w:r>
            <w:r>
              <w:rPr>
                <w:noProof/>
                <w:webHidden/>
              </w:rPr>
              <w:fldChar w:fldCharType="begin"/>
            </w:r>
            <w:r>
              <w:rPr>
                <w:noProof/>
                <w:webHidden/>
              </w:rPr>
              <w:instrText xml:space="preserve"> PAGEREF _Toc2282241 \h </w:instrText>
            </w:r>
            <w:r>
              <w:rPr>
                <w:noProof/>
                <w:webHidden/>
              </w:rPr>
            </w:r>
            <w:r>
              <w:rPr>
                <w:noProof/>
                <w:webHidden/>
              </w:rPr>
              <w:fldChar w:fldCharType="separate"/>
            </w:r>
            <w:r w:rsidR="003E165B">
              <w:rPr>
                <w:noProof/>
                <w:webHidden/>
              </w:rPr>
              <w:t>15</w:t>
            </w:r>
            <w:r>
              <w:rPr>
                <w:noProof/>
                <w:webHidden/>
              </w:rPr>
              <w:fldChar w:fldCharType="end"/>
            </w:r>
          </w:hyperlink>
        </w:p>
        <w:p w14:paraId="6CC12E44" w14:textId="7609528D" w:rsidR="002D3B83" w:rsidRDefault="002D3B83">
          <w:pPr>
            <w:pStyle w:val="TOC3"/>
            <w:tabs>
              <w:tab w:val="right" w:leader="dot" w:pos="8296"/>
            </w:tabs>
            <w:rPr>
              <w:noProof/>
            </w:rPr>
          </w:pPr>
          <w:hyperlink w:anchor="_Toc2282242" w:history="1">
            <w:r w:rsidRPr="000210EB">
              <w:rPr>
                <w:rStyle w:val="a9"/>
                <w:rFonts w:ascii="黑体" w:eastAsia="黑体" w:hAnsi="黑体"/>
                <w:b/>
                <w:noProof/>
              </w:rPr>
              <w:t>2.3.1 服务端数据处理问题</w:t>
            </w:r>
            <w:r>
              <w:rPr>
                <w:noProof/>
                <w:webHidden/>
              </w:rPr>
              <w:tab/>
            </w:r>
            <w:r>
              <w:rPr>
                <w:noProof/>
                <w:webHidden/>
              </w:rPr>
              <w:fldChar w:fldCharType="begin"/>
            </w:r>
            <w:r>
              <w:rPr>
                <w:noProof/>
                <w:webHidden/>
              </w:rPr>
              <w:instrText xml:space="preserve"> PAGEREF _Toc2282242 \h </w:instrText>
            </w:r>
            <w:r>
              <w:rPr>
                <w:noProof/>
                <w:webHidden/>
              </w:rPr>
            </w:r>
            <w:r>
              <w:rPr>
                <w:noProof/>
                <w:webHidden/>
              </w:rPr>
              <w:fldChar w:fldCharType="separate"/>
            </w:r>
            <w:r w:rsidR="003E165B">
              <w:rPr>
                <w:noProof/>
                <w:webHidden/>
              </w:rPr>
              <w:t>15</w:t>
            </w:r>
            <w:r>
              <w:rPr>
                <w:noProof/>
                <w:webHidden/>
              </w:rPr>
              <w:fldChar w:fldCharType="end"/>
            </w:r>
          </w:hyperlink>
        </w:p>
        <w:p w14:paraId="4A18DBAA" w14:textId="414AC8B1" w:rsidR="002D3B83" w:rsidRDefault="002D3B83">
          <w:pPr>
            <w:pStyle w:val="TOC3"/>
            <w:tabs>
              <w:tab w:val="right" w:leader="dot" w:pos="8296"/>
            </w:tabs>
            <w:rPr>
              <w:noProof/>
            </w:rPr>
          </w:pPr>
          <w:hyperlink w:anchor="_Toc2282243" w:history="1">
            <w:r w:rsidRPr="000210EB">
              <w:rPr>
                <w:rStyle w:val="a9"/>
                <w:rFonts w:ascii="黑体" w:eastAsia="黑体" w:hAnsi="黑体"/>
                <w:b/>
                <w:noProof/>
              </w:rPr>
              <w:t>2.3.2 个体招募问题</w:t>
            </w:r>
            <w:r>
              <w:rPr>
                <w:noProof/>
                <w:webHidden/>
              </w:rPr>
              <w:tab/>
            </w:r>
            <w:r>
              <w:rPr>
                <w:noProof/>
                <w:webHidden/>
              </w:rPr>
              <w:fldChar w:fldCharType="begin"/>
            </w:r>
            <w:r>
              <w:rPr>
                <w:noProof/>
                <w:webHidden/>
              </w:rPr>
              <w:instrText xml:space="preserve"> PAGEREF _Toc2282243 \h </w:instrText>
            </w:r>
            <w:r>
              <w:rPr>
                <w:noProof/>
                <w:webHidden/>
              </w:rPr>
            </w:r>
            <w:r>
              <w:rPr>
                <w:noProof/>
                <w:webHidden/>
              </w:rPr>
              <w:fldChar w:fldCharType="separate"/>
            </w:r>
            <w:r w:rsidR="003E165B">
              <w:rPr>
                <w:noProof/>
                <w:webHidden/>
              </w:rPr>
              <w:t>16</w:t>
            </w:r>
            <w:r>
              <w:rPr>
                <w:noProof/>
                <w:webHidden/>
              </w:rPr>
              <w:fldChar w:fldCharType="end"/>
            </w:r>
          </w:hyperlink>
        </w:p>
        <w:p w14:paraId="36AFF76E" w14:textId="00F3CAC8" w:rsidR="002D3B83" w:rsidRDefault="002D3B83">
          <w:pPr>
            <w:pStyle w:val="TOC2"/>
            <w:tabs>
              <w:tab w:val="left" w:pos="1050"/>
              <w:tab w:val="right" w:leader="dot" w:pos="8296"/>
            </w:tabs>
            <w:rPr>
              <w:noProof/>
            </w:rPr>
          </w:pPr>
          <w:hyperlink w:anchor="_Toc2282244" w:history="1">
            <w:r w:rsidRPr="000210EB">
              <w:rPr>
                <w:rStyle w:val="a9"/>
                <w:rFonts w:ascii="黑体" w:eastAsia="黑体" w:hAnsi="黑体"/>
                <w:b/>
                <w:noProof/>
              </w:rPr>
              <w:t>2.4</w:t>
            </w:r>
            <w:r>
              <w:rPr>
                <w:noProof/>
              </w:rPr>
              <w:tab/>
            </w:r>
            <w:r w:rsidRPr="000210EB">
              <w:rPr>
                <w:rStyle w:val="a9"/>
                <w:rFonts w:ascii="黑体" w:eastAsia="黑体" w:hAnsi="黑体"/>
                <w:b/>
                <w:noProof/>
              </w:rPr>
              <w:t>接入技术</w:t>
            </w:r>
            <w:r>
              <w:rPr>
                <w:noProof/>
                <w:webHidden/>
              </w:rPr>
              <w:tab/>
            </w:r>
            <w:r>
              <w:rPr>
                <w:noProof/>
                <w:webHidden/>
              </w:rPr>
              <w:fldChar w:fldCharType="begin"/>
            </w:r>
            <w:r>
              <w:rPr>
                <w:noProof/>
                <w:webHidden/>
              </w:rPr>
              <w:instrText xml:space="preserve"> PAGEREF _Toc2282244 \h </w:instrText>
            </w:r>
            <w:r>
              <w:rPr>
                <w:noProof/>
                <w:webHidden/>
              </w:rPr>
            </w:r>
            <w:r>
              <w:rPr>
                <w:noProof/>
                <w:webHidden/>
              </w:rPr>
              <w:fldChar w:fldCharType="separate"/>
            </w:r>
            <w:r w:rsidR="003E165B">
              <w:rPr>
                <w:noProof/>
                <w:webHidden/>
              </w:rPr>
              <w:t>17</w:t>
            </w:r>
            <w:r>
              <w:rPr>
                <w:noProof/>
                <w:webHidden/>
              </w:rPr>
              <w:fldChar w:fldCharType="end"/>
            </w:r>
          </w:hyperlink>
        </w:p>
        <w:p w14:paraId="17B3F54E" w14:textId="40894151" w:rsidR="002D3B83" w:rsidRDefault="002D3B83">
          <w:pPr>
            <w:pStyle w:val="TOC2"/>
            <w:tabs>
              <w:tab w:val="left" w:pos="1050"/>
              <w:tab w:val="right" w:leader="dot" w:pos="8296"/>
            </w:tabs>
            <w:rPr>
              <w:noProof/>
            </w:rPr>
          </w:pPr>
          <w:hyperlink w:anchor="_Toc2282245" w:history="1">
            <w:r w:rsidRPr="000210EB">
              <w:rPr>
                <w:rStyle w:val="a9"/>
                <w:rFonts w:ascii="黑体" w:eastAsia="黑体" w:hAnsi="黑体"/>
                <w:b/>
                <w:noProof/>
              </w:rPr>
              <w:t>2.5</w:t>
            </w:r>
            <w:r>
              <w:rPr>
                <w:noProof/>
              </w:rPr>
              <w:tab/>
            </w:r>
            <w:r w:rsidRPr="000210EB">
              <w:rPr>
                <w:rStyle w:val="a9"/>
                <w:rFonts w:ascii="黑体" w:eastAsia="黑体" w:hAnsi="黑体"/>
                <w:b/>
                <w:noProof/>
              </w:rPr>
              <w:t>本章小结</w:t>
            </w:r>
            <w:r>
              <w:rPr>
                <w:noProof/>
                <w:webHidden/>
              </w:rPr>
              <w:tab/>
            </w:r>
            <w:r>
              <w:rPr>
                <w:noProof/>
                <w:webHidden/>
              </w:rPr>
              <w:fldChar w:fldCharType="begin"/>
            </w:r>
            <w:r>
              <w:rPr>
                <w:noProof/>
                <w:webHidden/>
              </w:rPr>
              <w:instrText xml:space="preserve"> PAGEREF _Toc2282245 \h </w:instrText>
            </w:r>
            <w:r>
              <w:rPr>
                <w:noProof/>
                <w:webHidden/>
              </w:rPr>
            </w:r>
            <w:r>
              <w:rPr>
                <w:noProof/>
                <w:webHidden/>
              </w:rPr>
              <w:fldChar w:fldCharType="separate"/>
            </w:r>
            <w:r w:rsidR="003E165B">
              <w:rPr>
                <w:noProof/>
                <w:webHidden/>
              </w:rPr>
              <w:t>18</w:t>
            </w:r>
            <w:r>
              <w:rPr>
                <w:noProof/>
                <w:webHidden/>
              </w:rPr>
              <w:fldChar w:fldCharType="end"/>
            </w:r>
          </w:hyperlink>
        </w:p>
        <w:p w14:paraId="6DD6699B" w14:textId="2A8F2C6D" w:rsidR="002D3B83" w:rsidRDefault="002D3B83">
          <w:pPr>
            <w:pStyle w:val="TOC1"/>
            <w:tabs>
              <w:tab w:val="right" w:leader="dot" w:pos="8296"/>
            </w:tabs>
            <w:rPr>
              <w:noProof/>
            </w:rPr>
          </w:pPr>
          <w:hyperlink w:anchor="_Toc2282246" w:history="1">
            <w:r w:rsidRPr="000210EB">
              <w:rPr>
                <w:rStyle w:val="a9"/>
                <w:rFonts w:eastAsia="黑体"/>
                <w:noProof/>
              </w:rPr>
              <w:t>第三章</w:t>
            </w:r>
            <w:r w:rsidRPr="000210EB">
              <w:rPr>
                <w:rStyle w:val="a9"/>
                <w:rFonts w:eastAsia="黑体"/>
                <w:noProof/>
              </w:rPr>
              <w:t xml:space="preserve">  </w:t>
            </w:r>
            <w:r w:rsidRPr="000210EB">
              <w:rPr>
                <w:rStyle w:val="a9"/>
                <w:rFonts w:eastAsia="黑体"/>
                <w:noProof/>
              </w:rPr>
              <w:t>车载移动群体感知组网参与者选择算法研究</w:t>
            </w:r>
            <w:r>
              <w:rPr>
                <w:noProof/>
                <w:webHidden/>
              </w:rPr>
              <w:tab/>
            </w:r>
            <w:r>
              <w:rPr>
                <w:noProof/>
                <w:webHidden/>
              </w:rPr>
              <w:fldChar w:fldCharType="begin"/>
            </w:r>
            <w:r>
              <w:rPr>
                <w:noProof/>
                <w:webHidden/>
              </w:rPr>
              <w:instrText xml:space="preserve"> PAGEREF _Toc2282246 \h </w:instrText>
            </w:r>
            <w:r>
              <w:rPr>
                <w:noProof/>
                <w:webHidden/>
              </w:rPr>
            </w:r>
            <w:r>
              <w:rPr>
                <w:noProof/>
                <w:webHidden/>
              </w:rPr>
              <w:fldChar w:fldCharType="separate"/>
            </w:r>
            <w:r w:rsidR="003E165B">
              <w:rPr>
                <w:noProof/>
                <w:webHidden/>
              </w:rPr>
              <w:t>36</w:t>
            </w:r>
            <w:r>
              <w:rPr>
                <w:noProof/>
                <w:webHidden/>
              </w:rPr>
              <w:fldChar w:fldCharType="end"/>
            </w:r>
          </w:hyperlink>
        </w:p>
        <w:p w14:paraId="559E48F5" w14:textId="36BD713B" w:rsidR="002D3B83" w:rsidRDefault="002D3B83">
          <w:pPr>
            <w:pStyle w:val="TOC2"/>
            <w:tabs>
              <w:tab w:val="right" w:leader="dot" w:pos="8296"/>
            </w:tabs>
            <w:rPr>
              <w:noProof/>
            </w:rPr>
          </w:pPr>
          <w:hyperlink w:anchor="_Toc2282247" w:history="1">
            <w:r w:rsidRPr="000210EB">
              <w:rPr>
                <w:rStyle w:val="a9"/>
                <w:rFonts w:ascii="黑体" w:eastAsia="黑体" w:hAnsi="黑体"/>
                <w:b/>
                <w:noProof/>
              </w:rPr>
              <w:t>3.1 引言</w:t>
            </w:r>
            <w:r>
              <w:rPr>
                <w:noProof/>
                <w:webHidden/>
              </w:rPr>
              <w:tab/>
            </w:r>
            <w:r>
              <w:rPr>
                <w:noProof/>
                <w:webHidden/>
              </w:rPr>
              <w:fldChar w:fldCharType="begin"/>
            </w:r>
            <w:r>
              <w:rPr>
                <w:noProof/>
                <w:webHidden/>
              </w:rPr>
              <w:instrText xml:space="preserve"> PAGEREF _Toc2282247 \h </w:instrText>
            </w:r>
            <w:r>
              <w:rPr>
                <w:noProof/>
                <w:webHidden/>
              </w:rPr>
            </w:r>
            <w:r>
              <w:rPr>
                <w:noProof/>
                <w:webHidden/>
              </w:rPr>
              <w:fldChar w:fldCharType="separate"/>
            </w:r>
            <w:r w:rsidR="003E165B">
              <w:rPr>
                <w:noProof/>
                <w:webHidden/>
              </w:rPr>
              <w:t>36</w:t>
            </w:r>
            <w:r>
              <w:rPr>
                <w:noProof/>
                <w:webHidden/>
              </w:rPr>
              <w:fldChar w:fldCharType="end"/>
            </w:r>
          </w:hyperlink>
        </w:p>
        <w:p w14:paraId="3461BD57" w14:textId="4CEE3D31" w:rsidR="002D3B83" w:rsidRDefault="002D3B83">
          <w:pPr>
            <w:pStyle w:val="TOC2"/>
            <w:tabs>
              <w:tab w:val="right" w:leader="dot" w:pos="8296"/>
            </w:tabs>
            <w:rPr>
              <w:noProof/>
            </w:rPr>
          </w:pPr>
          <w:hyperlink w:anchor="_Toc2282248" w:history="1">
            <w:r w:rsidRPr="000210EB">
              <w:rPr>
                <w:rStyle w:val="a9"/>
                <w:rFonts w:ascii="黑体" w:eastAsia="黑体" w:hAnsi="黑体"/>
                <w:b/>
                <w:noProof/>
              </w:rPr>
              <w:t>3.2 城市感知模型</w:t>
            </w:r>
            <w:r>
              <w:rPr>
                <w:noProof/>
                <w:webHidden/>
              </w:rPr>
              <w:tab/>
            </w:r>
            <w:r>
              <w:rPr>
                <w:noProof/>
                <w:webHidden/>
              </w:rPr>
              <w:fldChar w:fldCharType="begin"/>
            </w:r>
            <w:r>
              <w:rPr>
                <w:noProof/>
                <w:webHidden/>
              </w:rPr>
              <w:instrText xml:space="preserve"> PAGEREF _Toc2282248 \h </w:instrText>
            </w:r>
            <w:r>
              <w:rPr>
                <w:noProof/>
                <w:webHidden/>
              </w:rPr>
            </w:r>
            <w:r>
              <w:rPr>
                <w:noProof/>
                <w:webHidden/>
              </w:rPr>
              <w:fldChar w:fldCharType="separate"/>
            </w:r>
            <w:r w:rsidR="003E165B">
              <w:rPr>
                <w:noProof/>
                <w:webHidden/>
              </w:rPr>
              <w:t>37</w:t>
            </w:r>
            <w:r>
              <w:rPr>
                <w:noProof/>
                <w:webHidden/>
              </w:rPr>
              <w:fldChar w:fldCharType="end"/>
            </w:r>
          </w:hyperlink>
        </w:p>
        <w:p w14:paraId="24A98062" w14:textId="3F81841C" w:rsidR="002D3B83" w:rsidRDefault="002D3B83">
          <w:pPr>
            <w:pStyle w:val="TOC2"/>
            <w:tabs>
              <w:tab w:val="right" w:leader="dot" w:pos="8296"/>
            </w:tabs>
            <w:rPr>
              <w:noProof/>
            </w:rPr>
          </w:pPr>
          <w:hyperlink w:anchor="_Toc2282249" w:history="1">
            <w:r w:rsidRPr="000210EB">
              <w:rPr>
                <w:rStyle w:val="a9"/>
                <w:rFonts w:ascii="黑体" w:eastAsia="黑体" w:hAnsi="黑体"/>
                <w:b/>
                <w:noProof/>
              </w:rPr>
              <w:t>3.3 系统模型及问题构建</w:t>
            </w:r>
            <w:r>
              <w:rPr>
                <w:noProof/>
                <w:webHidden/>
              </w:rPr>
              <w:tab/>
            </w:r>
            <w:r>
              <w:rPr>
                <w:noProof/>
                <w:webHidden/>
              </w:rPr>
              <w:fldChar w:fldCharType="begin"/>
            </w:r>
            <w:r>
              <w:rPr>
                <w:noProof/>
                <w:webHidden/>
              </w:rPr>
              <w:instrText xml:space="preserve"> PAGEREF _Toc2282249 \h </w:instrText>
            </w:r>
            <w:r>
              <w:rPr>
                <w:noProof/>
                <w:webHidden/>
              </w:rPr>
            </w:r>
            <w:r>
              <w:rPr>
                <w:noProof/>
                <w:webHidden/>
              </w:rPr>
              <w:fldChar w:fldCharType="separate"/>
            </w:r>
            <w:r w:rsidR="003E165B">
              <w:rPr>
                <w:noProof/>
                <w:webHidden/>
              </w:rPr>
              <w:t>39</w:t>
            </w:r>
            <w:r>
              <w:rPr>
                <w:noProof/>
                <w:webHidden/>
              </w:rPr>
              <w:fldChar w:fldCharType="end"/>
            </w:r>
          </w:hyperlink>
        </w:p>
        <w:p w14:paraId="15AEF7E9" w14:textId="6FAF7ECF" w:rsidR="002D3B83" w:rsidRDefault="002D3B83">
          <w:pPr>
            <w:pStyle w:val="TOC3"/>
            <w:tabs>
              <w:tab w:val="right" w:leader="dot" w:pos="8296"/>
            </w:tabs>
            <w:rPr>
              <w:noProof/>
            </w:rPr>
          </w:pPr>
          <w:hyperlink w:anchor="_Toc2282250" w:history="1">
            <w:r w:rsidRPr="000210EB">
              <w:rPr>
                <w:rStyle w:val="a9"/>
                <w:rFonts w:ascii="黑体" w:eastAsia="黑体" w:hAnsi="黑体" w:cs="Times New Roman"/>
                <w:noProof/>
              </w:rPr>
              <w:t xml:space="preserve">3.3.1 </w:t>
            </w:r>
            <w:r w:rsidRPr="000210EB">
              <w:rPr>
                <w:rStyle w:val="a9"/>
                <w:rFonts w:ascii="黑体" w:eastAsia="黑体" w:hAnsi="黑体"/>
                <w:b/>
                <w:noProof/>
              </w:rPr>
              <w:t>基于公共交通的车载感知网络参与者感知示例</w:t>
            </w:r>
            <w:r>
              <w:rPr>
                <w:noProof/>
                <w:webHidden/>
              </w:rPr>
              <w:tab/>
            </w:r>
            <w:r>
              <w:rPr>
                <w:noProof/>
                <w:webHidden/>
              </w:rPr>
              <w:fldChar w:fldCharType="begin"/>
            </w:r>
            <w:r>
              <w:rPr>
                <w:noProof/>
                <w:webHidden/>
              </w:rPr>
              <w:instrText xml:space="preserve"> PAGEREF _Toc2282250 \h </w:instrText>
            </w:r>
            <w:r>
              <w:rPr>
                <w:noProof/>
                <w:webHidden/>
              </w:rPr>
            </w:r>
            <w:r>
              <w:rPr>
                <w:noProof/>
                <w:webHidden/>
              </w:rPr>
              <w:fldChar w:fldCharType="separate"/>
            </w:r>
            <w:r w:rsidR="003E165B">
              <w:rPr>
                <w:noProof/>
                <w:webHidden/>
              </w:rPr>
              <w:t>39</w:t>
            </w:r>
            <w:r>
              <w:rPr>
                <w:noProof/>
                <w:webHidden/>
              </w:rPr>
              <w:fldChar w:fldCharType="end"/>
            </w:r>
          </w:hyperlink>
        </w:p>
        <w:p w14:paraId="746963FB" w14:textId="45ECFD10" w:rsidR="002D3B83" w:rsidRDefault="002D3B83">
          <w:pPr>
            <w:pStyle w:val="TOC3"/>
            <w:tabs>
              <w:tab w:val="right" w:leader="dot" w:pos="8296"/>
            </w:tabs>
            <w:rPr>
              <w:noProof/>
            </w:rPr>
          </w:pPr>
          <w:hyperlink w:anchor="_Toc2282251" w:history="1">
            <w:r w:rsidRPr="000210EB">
              <w:rPr>
                <w:rStyle w:val="a9"/>
                <w:rFonts w:ascii="黑体" w:eastAsia="黑体" w:hAnsi="黑体" w:cs="Times New Roman"/>
                <w:noProof/>
              </w:rPr>
              <w:t>3.3.2 模型建立与问题描述</w:t>
            </w:r>
            <w:r>
              <w:rPr>
                <w:noProof/>
                <w:webHidden/>
              </w:rPr>
              <w:tab/>
            </w:r>
            <w:r>
              <w:rPr>
                <w:noProof/>
                <w:webHidden/>
              </w:rPr>
              <w:fldChar w:fldCharType="begin"/>
            </w:r>
            <w:r>
              <w:rPr>
                <w:noProof/>
                <w:webHidden/>
              </w:rPr>
              <w:instrText xml:space="preserve"> PAGEREF _Toc2282251 \h </w:instrText>
            </w:r>
            <w:r>
              <w:rPr>
                <w:noProof/>
                <w:webHidden/>
              </w:rPr>
            </w:r>
            <w:r>
              <w:rPr>
                <w:noProof/>
                <w:webHidden/>
              </w:rPr>
              <w:fldChar w:fldCharType="separate"/>
            </w:r>
            <w:r w:rsidR="003E165B">
              <w:rPr>
                <w:noProof/>
                <w:webHidden/>
              </w:rPr>
              <w:t>41</w:t>
            </w:r>
            <w:r>
              <w:rPr>
                <w:noProof/>
                <w:webHidden/>
              </w:rPr>
              <w:fldChar w:fldCharType="end"/>
            </w:r>
          </w:hyperlink>
        </w:p>
        <w:p w14:paraId="0A2D992F" w14:textId="518C9B5E" w:rsidR="002D3B83" w:rsidRDefault="002D3B83">
          <w:pPr>
            <w:pStyle w:val="TOC2"/>
            <w:tabs>
              <w:tab w:val="right" w:leader="dot" w:pos="8296"/>
            </w:tabs>
            <w:rPr>
              <w:noProof/>
            </w:rPr>
          </w:pPr>
          <w:hyperlink w:anchor="_Toc2282252" w:history="1">
            <w:r w:rsidRPr="000210EB">
              <w:rPr>
                <w:rStyle w:val="a9"/>
                <w:rFonts w:ascii="黑体" w:eastAsia="黑体" w:hAnsi="黑体"/>
                <w:b/>
                <w:noProof/>
              </w:rPr>
              <w:t>3.4车载移动群体感知网络组网参与者选择机制设计</w:t>
            </w:r>
            <w:r>
              <w:rPr>
                <w:noProof/>
                <w:webHidden/>
              </w:rPr>
              <w:tab/>
            </w:r>
            <w:r>
              <w:rPr>
                <w:noProof/>
                <w:webHidden/>
              </w:rPr>
              <w:fldChar w:fldCharType="begin"/>
            </w:r>
            <w:r>
              <w:rPr>
                <w:noProof/>
                <w:webHidden/>
              </w:rPr>
              <w:instrText xml:space="preserve"> PAGEREF _Toc2282252 \h </w:instrText>
            </w:r>
            <w:r>
              <w:rPr>
                <w:noProof/>
                <w:webHidden/>
              </w:rPr>
            </w:r>
            <w:r>
              <w:rPr>
                <w:noProof/>
                <w:webHidden/>
              </w:rPr>
              <w:fldChar w:fldCharType="separate"/>
            </w:r>
            <w:r w:rsidR="003E165B">
              <w:rPr>
                <w:noProof/>
                <w:webHidden/>
              </w:rPr>
              <w:t>45</w:t>
            </w:r>
            <w:r>
              <w:rPr>
                <w:noProof/>
                <w:webHidden/>
              </w:rPr>
              <w:fldChar w:fldCharType="end"/>
            </w:r>
          </w:hyperlink>
        </w:p>
        <w:p w14:paraId="125A6370" w14:textId="70D1047B" w:rsidR="002D3B83" w:rsidRDefault="002D3B83">
          <w:pPr>
            <w:pStyle w:val="TOC3"/>
            <w:tabs>
              <w:tab w:val="right" w:leader="dot" w:pos="8296"/>
            </w:tabs>
            <w:rPr>
              <w:noProof/>
            </w:rPr>
          </w:pPr>
          <w:hyperlink w:anchor="_Toc2282253" w:history="1">
            <w:r w:rsidRPr="000210EB">
              <w:rPr>
                <w:rStyle w:val="a9"/>
                <w:rFonts w:ascii="黑体" w:eastAsia="黑体" w:hAnsi="黑体"/>
                <w:b/>
                <w:noProof/>
              </w:rPr>
              <w:t>3.4.1 参与者选择（</w:t>
            </w:r>
            <w:r w:rsidRPr="000210EB">
              <w:rPr>
                <w:rStyle w:val="a9"/>
                <w:rFonts w:ascii="Times New Roman" w:eastAsia="黑体" w:hAnsi="Times New Roman" w:cs="Times New Roman"/>
                <w:b/>
                <w:noProof/>
              </w:rPr>
              <w:t>SPTs</w:t>
            </w:r>
            <w:r w:rsidRPr="000210EB">
              <w:rPr>
                <w:rStyle w:val="a9"/>
                <w:rFonts w:ascii="黑体" w:eastAsia="黑体" w:hAnsi="黑体"/>
                <w:b/>
                <w:noProof/>
              </w:rPr>
              <w:t>）是</w:t>
            </w:r>
            <w:r w:rsidRPr="000210EB">
              <w:rPr>
                <w:rStyle w:val="a9"/>
                <w:rFonts w:ascii="Times New Roman" w:eastAsia="黑体" w:hAnsi="Times New Roman" w:cs="Times New Roman"/>
                <w:b/>
                <w:noProof/>
              </w:rPr>
              <w:t>NP-hard</w:t>
            </w:r>
            <w:r w:rsidRPr="000210EB">
              <w:rPr>
                <w:rStyle w:val="a9"/>
                <w:rFonts w:ascii="黑体" w:eastAsia="黑体" w:hAnsi="黑体"/>
                <w:b/>
                <w:noProof/>
              </w:rPr>
              <w:t>问题</w:t>
            </w:r>
            <w:r>
              <w:rPr>
                <w:noProof/>
                <w:webHidden/>
              </w:rPr>
              <w:tab/>
            </w:r>
            <w:r>
              <w:rPr>
                <w:noProof/>
                <w:webHidden/>
              </w:rPr>
              <w:fldChar w:fldCharType="begin"/>
            </w:r>
            <w:r>
              <w:rPr>
                <w:noProof/>
                <w:webHidden/>
              </w:rPr>
              <w:instrText xml:space="preserve"> PAGEREF _Toc2282253 \h </w:instrText>
            </w:r>
            <w:r>
              <w:rPr>
                <w:noProof/>
                <w:webHidden/>
              </w:rPr>
            </w:r>
            <w:r>
              <w:rPr>
                <w:noProof/>
                <w:webHidden/>
              </w:rPr>
              <w:fldChar w:fldCharType="separate"/>
            </w:r>
            <w:r w:rsidR="003E165B">
              <w:rPr>
                <w:noProof/>
                <w:webHidden/>
              </w:rPr>
              <w:t>45</w:t>
            </w:r>
            <w:r>
              <w:rPr>
                <w:noProof/>
                <w:webHidden/>
              </w:rPr>
              <w:fldChar w:fldCharType="end"/>
            </w:r>
          </w:hyperlink>
        </w:p>
        <w:p w14:paraId="30A57E7B" w14:textId="7EF29C4F" w:rsidR="002D3B83" w:rsidRDefault="002D3B83">
          <w:pPr>
            <w:pStyle w:val="TOC3"/>
            <w:tabs>
              <w:tab w:val="right" w:leader="dot" w:pos="8296"/>
            </w:tabs>
            <w:rPr>
              <w:noProof/>
            </w:rPr>
          </w:pPr>
          <w:hyperlink w:anchor="_Toc2282254" w:history="1">
            <w:r w:rsidRPr="000210EB">
              <w:rPr>
                <w:rStyle w:val="a9"/>
                <w:rFonts w:ascii="黑体" w:eastAsia="黑体" w:hAnsi="黑体"/>
                <w:b/>
                <w:noProof/>
              </w:rPr>
              <w:t>3.4.2 基于EGCA算法的参与者选择策略</w:t>
            </w:r>
            <w:r>
              <w:rPr>
                <w:noProof/>
                <w:webHidden/>
              </w:rPr>
              <w:tab/>
            </w:r>
            <w:r>
              <w:rPr>
                <w:noProof/>
                <w:webHidden/>
              </w:rPr>
              <w:fldChar w:fldCharType="begin"/>
            </w:r>
            <w:r>
              <w:rPr>
                <w:noProof/>
                <w:webHidden/>
              </w:rPr>
              <w:instrText xml:space="preserve"> PAGEREF _Toc2282254 \h </w:instrText>
            </w:r>
            <w:r>
              <w:rPr>
                <w:noProof/>
                <w:webHidden/>
              </w:rPr>
            </w:r>
            <w:r>
              <w:rPr>
                <w:noProof/>
                <w:webHidden/>
              </w:rPr>
              <w:fldChar w:fldCharType="separate"/>
            </w:r>
            <w:r w:rsidR="003E165B">
              <w:rPr>
                <w:noProof/>
                <w:webHidden/>
              </w:rPr>
              <w:t>46</w:t>
            </w:r>
            <w:r>
              <w:rPr>
                <w:noProof/>
                <w:webHidden/>
              </w:rPr>
              <w:fldChar w:fldCharType="end"/>
            </w:r>
          </w:hyperlink>
        </w:p>
        <w:p w14:paraId="57F1F066" w14:textId="5298B31B" w:rsidR="002D3B83" w:rsidRDefault="002D3B83">
          <w:pPr>
            <w:pStyle w:val="TOC3"/>
            <w:tabs>
              <w:tab w:val="right" w:leader="dot" w:pos="8296"/>
            </w:tabs>
            <w:rPr>
              <w:noProof/>
            </w:rPr>
          </w:pPr>
          <w:hyperlink w:anchor="_Toc2282255" w:history="1">
            <w:r w:rsidRPr="000210EB">
              <w:rPr>
                <w:rStyle w:val="a9"/>
                <w:rFonts w:ascii="黑体" w:eastAsia="黑体" w:hAnsi="黑体"/>
                <w:b/>
                <w:noProof/>
              </w:rPr>
              <w:t>3.4.3 基于</w:t>
            </w:r>
            <w:r w:rsidRPr="000210EB">
              <w:rPr>
                <w:rStyle w:val="a9"/>
                <w:rFonts w:ascii="Times New Roman" w:eastAsia="黑体" w:hAnsi="Times New Roman" w:cs="Times New Roman"/>
                <w:b/>
                <w:noProof/>
              </w:rPr>
              <w:t>EGCA</w:t>
            </w:r>
            <w:r w:rsidRPr="000210EB">
              <w:rPr>
                <w:rStyle w:val="a9"/>
                <w:rFonts w:ascii="黑体" w:eastAsia="黑体" w:hAnsi="黑体"/>
                <w:b/>
                <w:noProof/>
              </w:rPr>
              <w:t>启发式近似算法的性能保证分析</w:t>
            </w:r>
            <w:r>
              <w:rPr>
                <w:noProof/>
                <w:webHidden/>
              </w:rPr>
              <w:tab/>
            </w:r>
            <w:r>
              <w:rPr>
                <w:noProof/>
                <w:webHidden/>
              </w:rPr>
              <w:fldChar w:fldCharType="begin"/>
            </w:r>
            <w:r>
              <w:rPr>
                <w:noProof/>
                <w:webHidden/>
              </w:rPr>
              <w:instrText xml:space="preserve"> PAGEREF _Toc2282255 \h </w:instrText>
            </w:r>
            <w:r>
              <w:rPr>
                <w:noProof/>
                <w:webHidden/>
              </w:rPr>
            </w:r>
            <w:r>
              <w:rPr>
                <w:noProof/>
                <w:webHidden/>
              </w:rPr>
              <w:fldChar w:fldCharType="separate"/>
            </w:r>
            <w:r w:rsidR="003E165B">
              <w:rPr>
                <w:noProof/>
                <w:webHidden/>
              </w:rPr>
              <w:t>48</w:t>
            </w:r>
            <w:r>
              <w:rPr>
                <w:noProof/>
                <w:webHidden/>
              </w:rPr>
              <w:fldChar w:fldCharType="end"/>
            </w:r>
          </w:hyperlink>
        </w:p>
        <w:p w14:paraId="77A07056" w14:textId="187FE961" w:rsidR="002D3B83" w:rsidRDefault="002D3B83">
          <w:pPr>
            <w:pStyle w:val="TOC2"/>
            <w:tabs>
              <w:tab w:val="right" w:leader="dot" w:pos="8296"/>
            </w:tabs>
            <w:rPr>
              <w:noProof/>
            </w:rPr>
          </w:pPr>
          <w:hyperlink w:anchor="_Toc2282256" w:history="1">
            <w:r w:rsidRPr="000210EB">
              <w:rPr>
                <w:rStyle w:val="a9"/>
                <w:rFonts w:ascii="黑体" w:eastAsia="黑体" w:hAnsi="黑体"/>
                <w:b/>
                <w:noProof/>
              </w:rPr>
              <w:t>3.5 本章小结</w:t>
            </w:r>
            <w:r>
              <w:rPr>
                <w:noProof/>
                <w:webHidden/>
              </w:rPr>
              <w:tab/>
            </w:r>
            <w:r>
              <w:rPr>
                <w:noProof/>
                <w:webHidden/>
              </w:rPr>
              <w:fldChar w:fldCharType="begin"/>
            </w:r>
            <w:r>
              <w:rPr>
                <w:noProof/>
                <w:webHidden/>
              </w:rPr>
              <w:instrText xml:space="preserve"> PAGEREF _Toc2282256 \h </w:instrText>
            </w:r>
            <w:r>
              <w:rPr>
                <w:noProof/>
                <w:webHidden/>
              </w:rPr>
            </w:r>
            <w:r>
              <w:rPr>
                <w:noProof/>
                <w:webHidden/>
              </w:rPr>
              <w:fldChar w:fldCharType="separate"/>
            </w:r>
            <w:r w:rsidR="003E165B">
              <w:rPr>
                <w:noProof/>
                <w:webHidden/>
              </w:rPr>
              <w:t>51</w:t>
            </w:r>
            <w:r>
              <w:rPr>
                <w:noProof/>
                <w:webHidden/>
              </w:rPr>
              <w:fldChar w:fldCharType="end"/>
            </w:r>
          </w:hyperlink>
        </w:p>
        <w:p w14:paraId="61029A09" w14:textId="04C9343B" w:rsidR="002D3B83" w:rsidRDefault="002D3B83">
          <w:pPr>
            <w:pStyle w:val="TOC1"/>
            <w:tabs>
              <w:tab w:val="right" w:leader="dot" w:pos="8296"/>
            </w:tabs>
            <w:rPr>
              <w:noProof/>
            </w:rPr>
          </w:pPr>
          <w:hyperlink w:anchor="_Toc2282257" w:history="1">
            <w:r w:rsidRPr="000210EB">
              <w:rPr>
                <w:rStyle w:val="a9"/>
                <w:rFonts w:eastAsia="黑体"/>
                <w:noProof/>
              </w:rPr>
              <w:t>第四章</w:t>
            </w:r>
            <w:r w:rsidRPr="000210EB">
              <w:rPr>
                <w:rStyle w:val="a9"/>
                <w:rFonts w:eastAsia="黑体"/>
                <w:noProof/>
              </w:rPr>
              <w:t xml:space="preserve"> </w:t>
            </w:r>
            <w:r w:rsidRPr="000210EB">
              <w:rPr>
                <w:rStyle w:val="a9"/>
                <w:rFonts w:eastAsia="黑体"/>
                <w:noProof/>
              </w:rPr>
              <w:t>仿真实验与结果分析</w:t>
            </w:r>
            <w:r>
              <w:rPr>
                <w:noProof/>
                <w:webHidden/>
              </w:rPr>
              <w:tab/>
            </w:r>
            <w:r>
              <w:rPr>
                <w:noProof/>
                <w:webHidden/>
              </w:rPr>
              <w:fldChar w:fldCharType="begin"/>
            </w:r>
            <w:r>
              <w:rPr>
                <w:noProof/>
                <w:webHidden/>
              </w:rPr>
              <w:instrText xml:space="preserve"> PAGEREF _Toc2282257 \h </w:instrText>
            </w:r>
            <w:r>
              <w:rPr>
                <w:noProof/>
                <w:webHidden/>
              </w:rPr>
            </w:r>
            <w:r>
              <w:rPr>
                <w:noProof/>
                <w:webHidden/>
              </w:rPr>
              <w:fldChar w:fldCharType="separate"/>
            </w:r>
            <w:r w:rsidR="003E165B">
              <w:rPr>
                <w:noProof/>
                <w:webHidden/>
              </w:rPr>
              <w:t>36</w:t>
            </w:r>
            <w:r>
              <w:rPr>
                <w:noProof/>
                <w:webHidden/>
              </w:rPr>
              <w:fldChar w:fldCharType="end"/>
            </w:r>
          </w:hyperlink>
        </w:p>
        <w:p w14:paraId="3BDC42C8" w14:textId="3BE2C914" w:rsidR="002D3B83" w:rsidRDefault="002D3B83">
          <w:pPr>
            <w:pStyle w:val="TOC2"/>
            <w:tabs>
              <w:tab w:val="right" w:leader="dot" w:pos="8296"/>
            </w:tabs>
            <w:rPr>
              <w:noProof/>
            </w:rPr>
          </w:pPr>
          <w:hyperlink w:anchor="_Toc2282258" w:history="1">
            <w:r w:rsidRPr="000210EB">
              <w:rPr>
                <w:rStyle w:val="a9"/>
                <w:rFonts w:ascii="黑体" w:eastAsia="黑体" w:hAnsi="黑体"/>
                <w:b/>
                <w:noProof/>
              </w:rPr>
              <w:t>4.1仿真环境</w:t>
            </w:r>
            <w:r>
              <w:rPr>
                <w:noProof/>
                <w:webHidden/>
              </w:rPr>
              <w:tab/>
            </w:r>
            <w:r>
              <w:rPr>
                <w:noProof/>
                <w:webHidden/>
              </w:rPr>
              <w:fldChar w:fldCharType="begin"/>
            </w:r>
            <w:r>
              <w:rPr>
                <w:noProof/>
                <w:webHidden/>
              </w:rPr>
              <w:instrText xml:space="preserve"> PAGEREF _Toc2282258 \h </w:instrText>
            </w:r>
            <w:r>
              <w:rPr>
                <w:noProof/>
                <w:webHidden/>
              </w:rPr>
            </w:r>
            <w:r>
              <w:rPr>
                <w:noProof/>
                <w:webHidden/>
              </w:rPr>
              <w:fldChar w:fldCharType="separate"/>
            </w:r>
            <w:r w:rsidR="003E165B">
              <w:rPr>
                <w:noProof/>
                <w:webHidden/>
              </w:rPr>
              <w:t>36</w:t>
            </w:r>
            <w:r>
              <w:rPr>
                <w:noProof/>
                <w:webHidden/>
              </w:rPr>
              <w:fldChar w:fldCharType="end"/>
            </w:r>
          </w:hyperlink>
        </w:p>
        <w:p w14:paraId="0BFAC1A2" w14:textId="33E24A77" w:rsidR="002D3B83" w:rsidRDefault="002D3B83">
          <w:pPr>
            <w:pStyle w:val="TOC2"/>
            <w:tabs>
              <w:tab w:val="right" w:leader="dot" w:pos="8296"/>
            </w:tabs>
            <w:rPr>
              <w:noProof/>
            </w:rPr>
          </w:pPr>
          <w:hyperlink w:anchor="_Toc2282259" w:history="1">
            <w:r w:rsidRPr="000210EB">
              <w:rPr>
                <w:rStyle w:val="a9"/>
                <w:rFonts w:ascii="黑体" w:eastAsia="黑体" w:hAnsi="黑体"/>
                <w:b/>
                <w:noProof/>
              </w:rPr>
              <w:t>4.2 算法实现及比较分析</w:t>
            </w:r>
            <w:r>
              <w:rPr>
                <w:noProof/>
                <w:webHidden/>
              </w:rPr>
              <w:tab/>
            </w:r>
            <w:r>
              <w:rPr>
                <w:noProof/>
                <w:webHidden/>
              </w:rPr>
              <w:fldChar w:fldCharType="begin"/>
            </w:r>
            <w:r>
              <w:rPr>
                <w:noProof/>
                <w:webHidden/>
              </w:rPr>
              <w:instrText xml:space="preserve"> PAGEREF _Toc2282259 \h </w:instrText>
            </w:r>
            <w:r>
              <w:rPr>
                <w:noProof/>
                <w:webHidden/>
              </w:rPr>
            </w:r>
            <w:r>
              <w:rPr>
                <w:noProof/>
                <w:webHidden/>
              </w:rPr>
              <w:fldChar w:fldCharType="separate"/>
            </w:r>
            <w:r w:rsidR="003E165B">
              <w:rPr>
                <w:noProof/>
                <w:webHidden/>
              </w:rPr>
              <w:t>36</w:t>
            </w:r>
            <w:r>
              <w:rPr>
                <w:noProof/>
                <w:webHidden/>
              </w:rPr>
              <w:fldChar w:fldCharType="end"/>
            </w:r>
          </w:hyperlink>
        </w:p>
        <w:p w14:paraId="2DE32890" w14:textId="0546BF2F" w:rsidR="002D3B83" w:rsidRDefault="002D3B83">
          <w:pPr>
            <w:pStyle w:val="TOC2"/>
            <w:tabs>
              <w:tab w:val="right" w:leader="dot" w:pos="8296"/>
            </w:tabs>
            <w:rPr>
              <w:noProof/>
            </w:rPr>
          </w:pPr>
          <w:hyperlink w:anchor="_Toc2282260" w:history="1">
            <w:r w:rsidRPr="000210EB">
              <w:rPr>
                <w:rStyle w:val="a9"/>
                <w:rFonts w:ascii="黑体" w:eastAsia="黑体" w:hAnsi="黑体"/>
                <w:b/>
                <w:noProof/>
              </w:rPr>
              <w:t>4.3 本章小结</w:t>
            </w:r>
            <w:r>
              <w:rPr>
                <w:noProof/>
                <w:webHidden/>
              </w:rPr>
              <w:tab/>
            </w:r>
            <w:r>
              <w:rPr>
                <w:noProof/>
                <w:webHidden/>
              </w:rPr>
              <w:fldChar w:fldCharType="begin"/>
            </w:r>
            <w:r>
              <w:rPr>
                <w:noProof/>
                <w:webHidden/>
              </w:rPr>
              <w:instrText xml:space="preserve"> PAGEREF _Toc2282260 \h </w:instrText>
            </w:r>
            <w:r>
              <w:rPr>
                <w:noProof/>
                <w:webHidden/>
              </w:rPr>
            </w:r>
            <w:r>
              <w:rPr>
                <w:noProof/>
                <w:webHidden/>
              </w:rPr>
              <w:fldChar w:fldCharType="separate"/>
            </w:r>
            <w:r w:rsidR="003E165B">
              <w:rPr>
                <w:noProof/>
                <w:webHidden/>
              </w:rPr>
              <w:t>42</w:t>
            </w:r>
            <w:r>
              <w:rPr>
                <w:noProof/>
                <w:webHidden/>
              </w:rPr>
              <w:fldChar w:fldCharType="end"/>
            </w:r>
          </w:hyperlink>
        </w:p>
        <w:p w14:paraId="7E97E570" w14:textId="3DB54B0E" w:rsidR="002D3B83" w:rsidRDefault="002D3B83">
          <w:pPr>
            <w:pStyle w:val="TOC1"/>
            <w:tabs>
              <w:tab w:val="right" w:leader="dot" w:pos="8296"/>
            </w:tabs>
            <w:rPr>
              <w:noProof/>
            </w:rPr>
          </w:pPr>
          <w:hyperlink w:anchor="_Toc2282261" w:history="1">
            <w:r w:rsidRPr="000210EB">
              <w:rPr>
                <w:rStyle w:val="a9"/>
                <w:rFonts w:eastAsia="黑体"/>
                <w:noProof/>
              </w:rPr>
              <w:t>第五章</w:t>
            </w:r>
            <w:r w:rsidRPr="000210EB">
              <w:rPr>
                <w:rStyle w:val="a9"/>
                <w:rFonts w:eastAsia="黑体"/>
                <w:noProof/>
              </w:rPr>
              <w:t xml:space="preserve"> </w:t>
            </w:r>
            <w:r w:rsidRPr="000210EB">
              <w:rPr>
                <w:rStyle w:val="a9"/>
                <w:rFonts w:eastAsia="黑体"/>
                <w:noProof/>
              </w:rPr>
              <w:t>总结与展望</w:t>
            </w:r>
            <w:r>
              <w:rPr>
                <w:noProof/>
                <w:webHidden/>
              </w:rPr>
              <w:tab/>
            </w:r>
            <w:r>
              <w:rPr>
                <w:noProof/>
                <w:webHidden/>
              </w:rPr>
              <w:fldChar w:fldCharType="begin"/>
            </w:r>
            <w:r>
              <w:rPr>
                <w:noProof/>
                <w:webHidden/>
              </w:rPr>
              <w:instrText xml:space="preserve"> PAGEREF _Toc2282261 \h </w:instrText>
            </w:r>
            <w:r>
              <w:rPr>
                <w:noProof/>
                <w:webHidden/>
              </w:rPr>
            </w:r>
            <w:r>
              <w:rPr>
                <w:noProof/>
                <w:webHidden/>
              </w:rPr>
              <w:fldChar w:fldCharType="separate"/>
            </w:r>
            <w:r w:rsidR="003E165B">
              <w:rPr>
                <w:noProof/>
                <w:webHidden/>
              </w:rPr>
              <w:t>45</w:t>
            </w:r>
            <w:r>
              <w:rPr>
                <w:noProof/>
                <w:webHidden/>
              </w:rPr>
              <w:fldChar w:fldCharType="end"/>
            </w:r>
          </w:hyperlink>
        </w:p>
        <w:p w14:paraId="244A04AE" w14:textId="65A640C5" w:rsidR="002D3B83" w:rsidRDefault="002D3B83">
          <w:pPr>
            <w:pStyle w:val="TOC2"/>
            <w:tabs>
              <w:tab w:val="right" w:leader="dot" w:pos="8296"/>
            </w:tabs>
            <w:rPr>
              <w:noProof/>
            </w:rPr>
          </w:pPr>
          <w:hyperlink w:anchor="_Toc2282262" w:history="1">
            <w:r w:rsidRPr="000210EB">
              <w:rPr>
                <w:rStyle w:val="a9"/>
                <w:rFonts w:ascii="黑体" w:eastAsia="黑体" w:hAnsi="黑体"/>
                <w:b/>
                <w:noProof/>
              </w:rPr>
              <w:t>5.1 总结</w:t>
            </w:r>
            <w:r>
              <w:rPr>
                <w:noProof/>
                <w:webHidden/>
              </w:rPr>
              <w:tab/>
            </w:r>
            <w:r>
              <w:rPr>
                <w:noProof/>
                <w:webHidden/>
              </w:rPr>
              <w:fldChar w:fldCharType="begin"/>
            </w:r>
            <w:r>
              <w:rPr>
                <w:noProof/>
                <w:webHidden/>
              </w:rPr>
              <w:instrText xml:space="preserve"> PAGEREF _Toc2282262 \h </w:instrText>
            </w:r>
            <w:r>
              <w:rPr>
                <w:noProof/>
                <w:webHidden/>
              </w:rPr>
            </w:r>
            <w:r>
              <w:rPr>
                <w:noProof/>
                <w:webHidden/>
              </w:rPr>
              <w:fldChar w:fldCharType="separate"/>
            </w:r>
            <w:r w:rsidR="003E165B">
              <w:rPr>
                <w:noProof/>
                <w:webHidden/>
              </w:rPr>
              <w:t>45</w:t>
            </w:r>
            <w:r>
              <w:rPr>
                <w:noProof/>
                <w:webHidden/>
              </w:rPr>
              <w:fldChar w:fldCharType="end"/>
            </w:r>
          </w:hyperlink>
        </w:p>
        <w:p w14:paraId="46A25EF4" w14:textId="15A46DEE" w:rsidR="002D3B83" w:rsidRDefault="002D3B83">
          <w:pPr>
            <w:pStyle w:val="TOC2"/>
            <w:tabs>
              <w:tab w:val="right" w:leader="dot" w:pos="8296"/>
            </w:tabs>
            <w:rPr>
              <w:noProof/>
            </w:rPr>
          </w:pPr>
          <w:hyperlink w:anchor="_Toc2282263" w:history="1">
            <w:r w:rsidRPr="000210EB">
              <w:rPr>
                <w:rStyle w:val="a9"/>
                <w:rFonts w:ascii="黑体" w:eastAsia="黑体" w:hAnsi="黑体"/>
                <w:b/>
                <w:noProof/>
              </w:rPr>
              <w:t>5.2 展望</w:t>
            </w:r>
            <w:r>
              <w:rPr>
                <w:noProof/>
                <w:webHidden/>
              </w:rPr>
              <w:tab/>
            </w:r>
            <w:r>
              <w:rPr>
                <w:noProof/>
                <w:webHidden/>
              </w:rPr>
              <w:fldChar w:fldCharType="begin"/>
            </w:r>
            <w:r>
              <w:rPr>
                <w:noProof/>
                <w:webHidden/>
              </w:rPr>
              <w:instrText xml:space="preserve"> PAGEREF _Toc2282263 \h </w:instrText>
            </w:r>
            <w:r>
              <w:rPr>
                <w:noProof/>
                <w:webHidden/>
              </w:rPr>
            </w:r>
            <w:r>
              <w:rPr>
                <w:noProof/>
                <w:webHidden/>
              </w:rPr>
              <w:fldChar w:fldCharType="separate"/>
            </w:r>
            <w:r w:rsidR="003E165B">
              <w:rPr>
                <w:noProof/>
                <w:webHidden/>
              </w:rPr>
              <w:t>46</w:t>
            </w:r>
            <w:r>
              <w:rPr>
                <w:noProof/>
                <w:webHidden/>
              </w:rPr>
              <w:fldChar w:fldCharType="end"/>
            </w:r>
          </w:hyperlink>
        </w:p>
        <w:p w14:paraId="5E218504" w14:textId="633F3786" w:rsidR="002D3B83" w:rsidRDefault="002D3B83">
          <w:pPr>
            <w:pStyle w:val="TOC1"/>
            <w:tabs>
              <w:tab w:val="right" w:leader="dot" w:pos="8296"/>
            </w:tabs>
            <w:rPr>
              <w:noProof/>
            </w:rPr>
          </w:pPr>
          <w:hyperlink w:anchor="_Toc2282264" w:history="1">
            <w:r w:rsidRPr="000210EB">
              <w:rPr>
                <w:rStyle w:val="a9"/>
                <w:rFonts w:eastAsia="黑体"/>
                <w:noProof/>
              </w:rPr>
              <w:t>参考文献</w:t>
            </w:r>
            <w:r>
              <w:rPr>
                <w:noProof/>
                <w:webHidden/>
              </w:rPr>
              <w:tab/>
            </w:r>
            <w:r>
              <w:rPr>
                <w:noProof/>
                <w:webHidden/>
              </w:rPr>
              <w:fldChar w:fldCharType="begin"/>
            </w:r>
            <w:r>
              <w:rPr>
                <w:noProof/>
                <w:webHidden/>
              </w:rPr>
              <w:instrText xml:space="preserve"> PAGEREF _Toc2282264 \h </w:instrText>
            </w:r>
            <w:r>
              <w:rPr>
                <w:noProof/>
                <w:webHidden/>
              </w:rPr>
            </w:r>
            <w:r>
              <w:rPr>
                <w:noProof/>
                <w:webHidden/>
              </w:rPr>
              <w:fldChar w:fldCharType="separate"/>
            </w:r>
            <w:r w:rsidR="003E165B">
              <w:rPr>
                <w:noProof/>
                <w:webHidden/>
              </w:rPr>
              <w:t>47</w:t>
            </w:r>
            <w:r>
              <w:rPr>
                <w:noProof/>
                <w:webHidden/>
              </w:rPr>
              <w:fldChar w:fldCharType="end"/>
            </w:r>
          </w:hyperlink>
        </w:p>
        <w:p w14:paraId="46F8C424" w14:textId="7E85387F" w:rsidR="002D3B83" w:rsidRDefault="002D3B83">
          <w:pPr>
            <w:pStyle w:val="TOC1"/>
            <w:tabs>
              <w:tab w:val="right" w:leader="dot" w:pos="8296"/>
            </w:tabs>
            <w:rPr>
              <w:noProof/>
            </w:rPr>
          </w:pPr>
          <w:hyperlink w:anchor="_Toc2282265" w:history="1">
            <w:r w:rsidRPr="000210EB">
              <w:rPr>
                <w:rStyle w:val="a9"/>
                <w:rFonts w:eastAsia="黑体"/>
                <w:noProof/>
              </w:rPr>
              <w:t>致谢</w:t>
            </w:r>
            <w:r>
              <w:rPr>
                <w:noProof/>
                <w:webHidden/>
              </w:rPr>
              <w:tab/>
            </w:r>
            <w:r>
              <w:rPr>
                <w:noProof/>
                <w:webHidden/>
              </w:rPr>
              <w:fldChar w:fldCharType="begin"/>
            </w:r>
            <w:r>
              <w:rPr>
                <w:noProof/>
                <w:webHidden/>
              </w:rPr>
              <w:instrText xml:space="preserve"> PAGEREF _Toc2282265 \h </w:instrText>
            </w:r>
            <w:r>
              <w:rPr>
                <w:noProof/>
                <w:webHidden/>
              </w:rPr>
            </w:r>
            <w:r>
              <w:rPr>
                <w:noProof/>
                <w:webHidden/>
              </w:rPr>
              <w:fldChar w:fldCharType="separate"/>
            </w:r>
            <w:r w:rsidR="003E165B">
              <w:rPr>
                <w:noProof/>
                <w:webHidden/>
              </w:rPr>
              <w:t>51</w:t>
            </w:r>
            <w:r>
              <w:rPr>
                <w:noProof/>
                <w:webHidden/>
              </w:rPr>
              <w:fldChar w:fldCharType="end"/>
            </w:r>
          </w:hyperlink>
        </w:p>
        <w:p w14:paraId="5089832D" w14:textId="30117907" w:rsidR="002D3B83" w:rsidRDefault="002D3B83">
          <w:pPr>
            <w:pStyle w:val="TOC1"/>
            <w:tabs>
              <w:tab w:val="right" w:leader="dot" w:pos="8296"/>
            </w:tabs>
            <w:rPr>
              <w:noProof/>
            </w:rPr>
          </w:pPr>
          <w:hyperlink w:anchor="_Toc2282266" w:history="1">
            <w:r w:rsidRPr="000210EB">
              <w:rPr>
                <w:rStyle w:val="a9"/>
                <w:rFonts w:eastAsia="黑体"/>
                <w:noProof/>
              </w:rPr>
              <w:t>攻读硕士学位期间发表的学术论文及专利</w:t>
            </w:r>
            <w:r>
              <w:rPr>
                <w:noProof/>
                <w:webHidden/>
              </w:rPr>
              <w:tab/>
            </w:r>
            <w:r>
              <w:rPr>
                <w:noProof/>
                <w:webHidden/>
              </w:rPr>
              <w:fldChar w:fldCharType="begin"/>
            </w:r>
            <w:r>
              <w:rPr>
                <w:noProof/>
                <w:webHidden/>
              </w:rPr>
              <w:instrText xml:space="preserve"> PAGEREF _Toc2282266 \h </w:instrText>
            </w:r>
            <w:r>
              <w:rPr>
                <w:noProof/>
                <w:webHidden/>
              </w:rPr>
            </w:r>
            <w:r>
              <w:rPr>
                <w:noProof/>
                <w:webHidden/>
              </w:rPr>
              <w:fldChar w:fldCharType="separate"/>
            </w:r>
            <w:r w:rsidR="003E165B">
              <w:rPr>
                <w:noProof/>
                <w:webHidden/>
              </w:rPr>
              <w:t>52</w:t>
            </w:r>
            <w:r>
              <w:rPr>
                <w:noProof/>
                <w:webHidden/>
              </w:rPr>
              <w:fldChar w:fldCharType="end"/>
            </w:r>
          </w:hyperlink>
        </w:p>
        <w:p w14:paraId="467A36FB" w14:textId="65F522D6" w:rsidR="002D3B83" w:rsidRDefault="002D3B83">
          <w:pPr>
            <w:pStyle w:val="TOC1"/>
            <w:tabs>
              <w:tab w:val="right" w:leader="dot" w:pos="8296"/>
            </w:tabs>
            <w:rPr>
              <w:noProof/>
            </w:rPr>
          </w:pPr>
          <w:hyperlink w:anchor="_Toc2282267" w:history="1">
            <w:r w:rsidRPr="000210EB">
              <w:rPr>
                <w:rStyle w:val="a9"/>
                <w:rFonts w:eastAsia="黑体"/>
                <w:noProof/>
              </w:rPr>
              <w:t>攻读硕士学位期间参加项目</w:t>
            </w:r>
            <w:r>
              <w:rPr>
                <w:noProof/>
                <w:webHidden/>
              </w:rPr>
              <w:tab/>
            </w:r>
            <w:r>
              <w:rPr>
                <w:noProof/>
                <w:webHidden/>
              </w:rPr>
              <w:fldChar w:fldCharType="begin"/>
            </w:r>
            <w:r>
              <w:rPr>
                <w:noProof/>
                <w:webHidden/>
              </w:rPr>
              <w:instrText xml:space="preserve"> PAGEREF _Toc2282267 \h </w:instrText>
            </w:r>
            <w:r>
              <w:rPr>
                <w:noProof/>
                <w:webHidden/>
              </w:rPr>
            </w:r>
            <w:r>
              <w:rPr>
                <w:noProof/>
                <w:webHidden/>
              </w:rPr>
              <w:fldChar w:fldCharType="separate"/>
            </w:r>
            <w:r w:rsidR="003E165B">
              <w:rPr>
                <w:noProof/>
                <w:webHidden/>
              </w:rPr>
              <w:t>53</w:t>
            </w:r>
            <w:r>
              <w:rPr>
                <w:noProof/>
                <w:webHidden/>
              </w:rPr>
              <w:fldChar w:fldCharType="end"/>
            </w:r>
          </w:hyperlink>
        </w:p>
        <w:p w14:paraId="080BFE18" w14:textId="733BE24A" w:rsidR="00646A09" w:rsidRPr="007E5885" w:rsidRDefault="001628C0" w:rsidP="007E5885">
          <w:pPr>
            <w:spacing w:line="400" w:lineRule="exact"/>
            <w:sectPr w:rsidR="00646A09" w:rsidRPr="007E5885" w:rsidSect="00646A09">
              <w:pgSz w:w="11906" w:h="16838"/>
              <w:pgMar w:top="1440" w:right="1800" w:bottom="1440" w:left="1800" w:header="851" w:footer="992" w:gutter="0"/>
              <w:pgNumType w:fmt="upperRoman" w:start="1"/>
              <w:cols w:space="425"/>
              <w:docGrid w:type="lines" w:linePitch="312"/>
            </w:sectPr>
          </w:pPr>
          <w:r>
            <w:rPr>
              <w:b/>
              <w:bCs/>
              <w:lang w:val="zh-CN"/>
            </w:rPr>
            <w:fldChar w:fldCharType="end"/>
          </w:r>
        </w:p>
      </w:sdtContent>
    </w:sdt>
    <w:p w14:paraId="4F1F8635" w14:textId="77777777" w:rsidR="008D01CF" w:rsidRPr="00843633" w:rsidRDefault="00843633" w:rsidP="00843633">
      <w:pPr>
        <w:pStyle w:val="1"/>
        <w:spacing w:beforeLines="100" w:before="312" w:afterLines="200" w:after="624" w:line="400" w:lineRule="exact"/>
        <w:jc w:val="center"/>
        <w:rPr>
          <w:rFonts w:eastAsia="黑体"/>
          <w:sz w:val="32"/>
        </w:rPr>
      </w:pPr>
      <w:bookmarkStart w:id="4" w:name="_Toc533947039"/>
      <w:bookmarkStart w:id="5" w:name="_Toc2282226"/>
      <w:r>
        <w:rPr>
          <w:rFonts w:eastAsia="黑体" w:hint="eastAsia"/>
          <w:sz w:val="32"/>
        </w:rPr>
        <w:lastRenderedPageBreak/>
        <w:t>第一章</w:t>
      </w:r>
      <w:r>
        <w:rPr>
          <w:rFonts w:eastAsia="黑体"/>
          <w:sz w:val="32"/>
        </w:rPr>
        <w:t xml:space="preserve">  </w:t>
      </w:r>
      <w:r w:rsidRPr="00843633">
        <w:rPr>
          <w:rFonts w:eastAsia="黑体" w:hint="eastAsia"/>
          <w:sz w:val="32"/>
        </w:rPr>
        <w:t>绪论</w:t>
      </w:r>
      <w:bookmarkEnd w:id="4"/>
      <w:bookmarkEnd w:id="5"/>
    </w:p>
    <w:p w14:paraId="076C6E88" w14:textId="77777777" w:rsidR="00F2598C" w:rsidRPr="00081930" w:rsidRDefault="00731956" w:rsidP="007E5885">
      <w:pPr>
        <w:pStyle w:val="a3"/>
        <w:numPr>
          <w:ilvl w:val="1"/>
          <w:numId w:val="2"/>
        </w:numPr>
        <w:spacing w:beforeLines="50" w:before="156" w:afterLines="50" w:after="156" w:line="400" w:lineRule="exact"/>
        <w:ind w:left="0" w:firstLineChars="0" w:firstLine="0"/>
        <w:outlineLvl w:val="1"/>
        <w:rPr>
          <w:rFonts w:ascii="黑体" w:eastAsia="黑体" w:hAnsi="黑体"/>
          <w:b/>
          <w:sz w:val="28"/>
          <w:szCs w:val="28"/>
        </w:rPr>
      </w:pPr>
      <w:bookmarkStart w:id="6" w:name="_Toc533947040"/>
      <w:bookmarkStart w:id="7" w:name="_Toc2282227"/>
      <w:r w:rsidRPr="00081930">
        <w:rPr>
          <w:rFonts w:ascii="黑体" w:eastAsia="黑体" w:hAnsi="黑体"/>
          <w:b/>
          <w:sz w:val="28"/>
          <w:szCs w:val="28"/>
        </w:rPr>
        <w:t>研究背景</w:t>
      </w:r>
      <w:bookmarkEnd w:id="6"/>
      <w:bookmarkEnd w:id="7"/>
    </w:p>
    <w:p w14:paraId="65D911A0" w14:textId="77777777" w:rsidR="00BB6051" w:rsidRPr="00081930" w:rsidRDefault="00CB60FC" w:rsidP="007E5885">
      <w:pPr>
        <w:pStyle w:val="a3"/>
        <w:numPr>
          <w:ilvl w:val="2"/>
          <w:numId w:val="2"/>
        </w:numPr>
        <w:spacing w:beforeLines="50" w:before="156" w:afterLines="50" w:after="156" w:line="400" w:lineRule="exact"/>
        <w:ind w:left="0" w:firstLineChars="0" w:firstLine="0"/>
        <w:outlineLvl w:val="2"/>
        <w:rPr>
          <w:rFonts w:ascii="黑体" w:eastAsia="黑体" w:hAnsi="黑体"/>
          <w:b/>
          <w:sz w:val="24"/>
          <w:szCs w:val="24"/>
        </w:rPr>
      </w:pPr>
      <w:bookmarkStart w:id="8" w:name="_Toc533947041"/>
      <w:bookmarkStart w:id="9" w:name="_Toc2282228"/>
      <w:r>
        <w:rPr>
          <w:rFonts w:ascii="黑体" w:eastAsia="黑体" w:hAnsi="黑体" w:hint="eastAsia"/>
          <w:b/>
          <w:sz w:val="24"/>
          <w:szCs w:val="24"/>
        </w:rPr>
        <w:t>物联网</w:t>
      </w:r>
      <w:r w:rsidR="00E74755">
        <w:rPr>
          <w:rFonts w:ascii="黑体" w:eastAsia="黑体" w:hAnsi="黑体" w:hint="eastAsia"/>
          <w:b/>
          <w:sz w:val="24"/>
          <w:szCs w:val="24"/>
        </w:rPr>
        <w:t>与</w:t>
      </w:r>
      <w:r w:rsidRPr="00081930">
        <w:rPr>
          <w:rFonts w:ascii="黑体" w:eastAsia="黑体" w:hAnsi="黑体"/>
          <w:b/>
          <w:sz w:val="24"/>
          <w:szCs w:val="24"/>
        </w:rPr>
        <w:t>智慧</w:t>
      </w:r>
      <w:r>
        <w:rPr>
          <w:rFonts w:ascii="黑体" w:eastAsia="黑体" w:hAnsi="黑体" w:hint="eastAsia"/>
          <w:b/>
          <w:sz w:val="24"/>
          <w:szCs w:val="24"/>
        </w:rPr>
        <w:t>城市</w:t>
      </w:r>
      <w:bookmarkEnd w:id="8"/>
      <w:bookmarkEnd w:id="9"/>
    </w:p>
    <w:p w14:paraId="53860622" w14:textId="6F5B31FF" w:rsidR="00A85680" w:rsidRDefault="000A29FE" w:rsidP="002A0C8A">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随着现代经济的快速增长，</w:t>
      </w:r>
      <w:r w:rsidR="0048335A">
        <w:rPr>
          <w:rFonts w:asciiTheme="minorEastAsia" w:hAnsiTheme="minorEastAsia" w:hint="eastAsia"/>
          <w:sz w:val="24"/>
          <w:szCs w:val="24"/>
        </w:rPr>
        <w:t>城市建设步伐不断加快，人口爆炸式增长，资源短缺、环境污染、交通堵塞等问题日益突出，</w:t>
      </w:r>
      <w:r w:rsidR="00990E88">
        <w:rPr>
          <w:rFonts w:asciiTheme="minorEastAsia" w:hAnsiTheme="minorEastAsia" w:hint="eastAsia"/>
          <w:sz w:val="24"/>
          <w:szCs w:val="24"/>
        </w:rPr>
        <w:t>逐渐</w:t>
      </w:r>
      <w:r w:rsidR="00EF234C">
        <w:rPr>
          <w:rFonts w:asciiTheme="minorEastAsia" w:hAnsiTheme="minorEastAsia" w:hint="eastAsia"/>
          <w:sz w:val="24"/>
          <w:szCs w:val="24"/>
        </w:rPr>
        <w:t>变成</w:t>
      </w:r>
      <w:r w:rsidR="0048335A">
        <w:rPr>
          <w:rFonts w:asciiTheme="minorEastAsia" w:hAnsiTheme="minorEastAsia" w:hint="eastAsia"/>
          <w:sz w:val="24"/>
          <w:szCs w:val="24"/>
        </w:rPr>
        <w:t>建设和管理</w:t>
      </w:r>
      <w:r w:rsidR="00EF234C">
        <w:rPr>
          <w:rFonts w:asciiTheme="minorEastAsia" w:hAnsiTheme="minorEastAsia" w:hint="eastAsia"/>
          <w:sz w:val="24"/>
          <w:szCs w:val="24"/>
        </w:rPr>
        <w:t>城市亟需解决</w:t>
      </w:r>
      <w:r w:rsidR="00E91CB9">
        <w:rPr>
          <w:rFonts w:asciiTheme="minorEastAsia" w:hAnsiTheme="minorEastAsia" w:hint="eastAsia"/>
          <w:sz w:val="24"/>
          <w:szCs w:val="24"/>
        </w:rPr>
        <w:t>的首要</w:t>
      </w:r>
      <w:r w:rsidR="00EF234C">
        <w:rPr>
          <w:rFonts w:asciiTheme="minorEastAsia" w:hAnsiTheme="minorEastAsia" w:hint="eastAsia"/>
          <w:sz w:val="24"/>
          <w:szCs w:val="24"/>
        </w:rPr>
        <w:t>难题</w:t>
      </w:r>
      <w:r w:rsidR="00E91CB9">
        <w:rPr>
          <w:rFonts w:asciiTheme="minorEastAsia" w:hAnsiTheme="minorEastAsia" w:hint="eastAsia"/>
          <w:sz w:val="24"/>
          <w:szCs w:val="24"/>
        </w:rPr>
        <w:t>。为了破解</w:t>
      </w:r>
      <w:r w:rsidR="00265322">
        <w:rPr>
          <w:rFonts w:asciiTheme="minorEastAsia" w:hAnsiTheme="minorEastAsia" w:hint="eastAsia"/>
          <w:sz w:val="24"/>
          <w:szCs w:val="24"/>
        </w:rPr>
        <w:t>这样的</w:t>
      </w:r>
      <w:r w:rsidR="00E91CB9">
        <w:rPr>
          <w:rFonts w:asciiTheme="minorEastAsia" w:hAnsiTheme="minorEastAsia" w:hint="eastAsia"/>
          <w:sz w:val="24"/>
          <w:szCs w:val="24"/>
        </w:rPr>
        <w:t>“大城市病”困局，实现精细化和智能化</w:t>
      </w:r>
      <w:r w:rsidR="00EF234C">
        <w:rPr>
          <w:rFonts w:asciiTheme="minorEastAsia" w:hAnsiTheme="minorEastAsia" w:hint="eastAsia"/>
          <w:sz w:val="24"/>
          <w:szCs w:val="24"/>
        </w:rPr>
        <w:t>地</w:t>
      </w:r>
      <w:r w:rsidR="00E91CB9">
        <w:rPr>
          <w:rFonts w:asciiTheme="minorEastAsia" w:hAnsiTheme="minorEastAsia" w:hint="eastAsia"/>
          <w:sz w:val="24"/>
          <w:szCs w:val="24"/>
        </w:rPr>
        <w:t>管理</w:t>
      </w:r>
      <w:r w:rsidR="00EF234C">
        <w:rPr>
          <w:rFonts w:asciiTheme="minorEastAsia" w:hAnsiTheme="minorEastAsia" w:hint="eastAsia"/>
          <w:sz w:val="24"/>
          <w:szCs w:val="24"/>
        </w:rPr>
        <w:t>城市的目标</w:t>
      </w:r>
      <w:r w:rsidR="00E91CB9">
        <w:rPr>
          <w:rFonts w:asciiTheme="minorEastAsia" w:hAnsiTheme="minorEastAsia" w:hint="eastAsia"/>
          <w:sz w:val="24"/>
          <w:szCs w:val="24"/>
        </w:rPr>
        <w:t>，减少资源损耗，降低环境污染，解决交通拥堵等</w:t>
      </w:r>
      <w:r w:rsidR="00EF234C">
        <w:rPr>
          <w:rFonts w:asciiTheme="minorEastAsia" w:hAnsiTheme="minorEastAsia" w:hint="eastAsia"/>
          <w:sz w:val="24"/>
          <w:szCs w:val="24"/>
        </w:rPr>
        <w:t>问题</w:t>
      </w:r>
      <w:r w:rsidR="00E91CB9">
        <w:rPr>
          <w:rFonts w:asciiTheme="minorEastAsia" w:hAnsiTheme="minorEastAsia" w:hint="eastAsia"/>
          <w:sz w:val="24"/>
          <w:szCs w:val="24"/>
        </w:rPr>
        <w:t>，建设智慧城市的发展战略在许多国家或地区应运而生。</w:t>
      </w:r>
      <w:r w:rsidR="00EF234C">
        <w:rPr>
          <w:rFonts w:asciiTheme="minorEastAsia" w:hAnsiTheme="minorEastAsia" w:hint="eastAsia"/>
          <w:sz w:val="24"/>
          <w:szCs w:val="24"/>
        </w:rPr>
        <w:t xml:space="preserve"> </w:t>
      </w:r>
      <w:r w:rsidR="00AE6169">
        <w:rPr>
          <w:rFonts w:asciiTheme="minorEastAsia" w:hAnsiTheme="minorEastAsia" w:hint="eastAsia"/>
          <w:sz w:val="24"/>
          <w:szCs w:val="24"/>
        </w:rPr>
        <w:t>“智慧城市”，就是借助新一代物联网技术、云计算、大数据分析、下一代通信技术等在内的新一代</w:t>
      </w:r>
      <w:r w:rsidR="00190618">
        <w:rPr>
          <w:rFonts w:asciiTheme="minorEastAsia" w:hAnsiTheme="minorEastAsia" w:hint="eastAsia"/>
          <w:sz w:val="24"/>
          <w:szCs w:val="24"/>
        </w:rPr>
        <w:t>互联网技术和</w:t>
      </w:r>
      <w:r w:rsidR="00AE6169">
        <w:rPr>
          <w:rFonts w:asciiTheme="minorEastAsia" w:hAnsiTheme="minorEastAsia" w:hint="eastAsia"/>
          <w:sz w:val="24"/>
          <w:szCs w:val="24"/>
        </w:rPr>
        <w:t>信息技术，将城市运</w:t>
      </w:r>
      <w:r w:rsidR="00190618">
        <w:rPr>
          <w:rFonts w:asciiTheme="minorEastAsia" w:hAnsiTheme="minorEastAsia" w:hint="eastAsia"/>
          <w:sz w:val="24"/>
          <w:szCs w:val="24"/>
        </w:rPr>
        <w:t>作的各个核心系统整合到统一的</w:t>
      </w:r>
      <w:r w:rsidR="00AE6169">
        <w:rPr>
          <w:rFonts w:asciiTheme="minorEastAsia" w:hAnsiTheme="minorEastAsia" w:hint="eastAsia"/>
          <w:sz w:val="24"/>
          <w:szCs w:val="24"/>
        </w:rPr>
        <w:t>大平台上，植入智慧的理念，从而更好地管理和控制城市的运</w:t>
      </w:r>
      <w:r w:rsidR="00190618">
        <w:rPr>
          <w:rFonts w:asciiTheme="minorEastAsia" w:hAnsiTheme="minorEastAsia" w:hint="eastAsia"/>
          <w:sz w:val="24"/>
          <w:szCs w:val="24"/>
        </w:rPr>
        <w:t>转</w:t>
      </w:r>
      <w:r w:rsidR="00AE6169">
        <w:rPr>
          <w:rFonts w:asciiTheme="minorEastAsia" w:hAnsiTheme="minorEastAsia" w:hint="eastAsia"/>
          <w:sz w:val="24"/>
          <w:szCs w:val="24"/>
        </w:rPr>
        <w:t>，并优化城市的资源使用</w:t>
      </w:r>
      <w:r w:rsidR="005C3D29" w:rsidRPr="00B07440">
        <w:rPr>
          <w:rFonts w:asciiTheme="minorEastAsia" w:hAnsiTheme="minorEastAsia"/>
          <w:sz w:val="24"/>
          <w:szCs w:val="24"/>
          <w:vertAlign w:val="superscript"/>
        </w:rPr>
        <w:fldChar w:fldCharType="begin"/>
      </w:r>
      <w:r w:rsidR="005C3D29" w:rsidRPr="00B07440">
        <w:rPr>
          <w:rFonts w:asciiTheme="minorEastAsia" w:hAnsiTheme="minorEastAsia"/>
          <w:sz w:val="24"/>
          <w:szCs w:val="24"/>
          <w:vertAlign w:val="superscript"/>
        </w:rPr>
        <w:instrText xml:space="preserve"> </w:instrText>
      </w:r>
      <w:r w:rsidR="005C3D29" w:rsidRPr="00B07440">
        <w:rPr>
          <w:rFonts w:asciiTheme="minorEastAsia" w:hAnsiTheme="minorEastAsia" w:hint="eastAsia"/>
          <w:sz w:val="24"/>
          <w:szCs w:val="24"/>
          <w:vertAlign w:val="superscript"/>
        </w:rPr>
        <w:instrText>REF _Ref534197706 \r \h</w:instrText>
      </w:r>
      <w:r w:rsidR="005C3D29" w:rsidRPr="00B07440">
        <w:rPr>
          <w:rFonts w:asciiTheme="minorEastAsia" w:hAnsiTheme="minorEastAsia"/>
          <w:sz w:val="24"/>
          <w:szCs w:val="24"/>
          <w:vertAlign w:val="superscript"/>
        </w:rPr>
        <w:instrText xml:space="preserve"> </w:instrText>
      </w:r>
      <w:r w:rsidR="00B07440">
        <w:rPr>
          <w:rFonts w:asciiTheme="minorEastAsia" w:hAnsiTheme="minorEastAsia"/>
          <w:sz w:val="24"/>
          <w:szCs w:val="24"/>
          <w:vertAlign w:val="superscript"/>
        </w:rPr>
        <w:instrText xml:space="preserve"> \* MERGEFORMAT </w:instrText>
      </w:r>
      <w:r w:rsidR="005C3D29" w:rsidRPr="00B07440">
        <w:rPr>
          <w:rFonts w:asciiTheme="minorEastAsia" w:hAnsiTheme="minorEastAsia"/>
          <w:sz w:val="24"/>
          <w:szCs w:val="24"/>
          <w:vertAlign w:val="superscript"/>
        </w:rPr>
      </w:r>
      <w:r w:rsidR="005C3D29" w:rsidRPr="00B07440">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[1]</w:t>
      </w:r>
      <w:r w:rsidR="005C3D29" w:rsidRPr="00B07440">
        <w:rPr>
          <w:rFonts w:asciiTheme="minorEastAsia" w:hAnsiTheme="minorEastAsia"/>
          <w:sz w:val="24"/>
          <w:szCs w:val="24"/>
          <w:vertAlign w:val="superscript"/>
        </w:rPr>
        <w:fldChar w:fldCharType="end"/>
      </w:r>
      <w:r w:rsidR="00AE6169">
        <w:rPr>
          <w:rFonts w:asciiTheme="minorEastAsia" w:hAnsiTheme="minorEastAsia" w:hint="eastAsia"/>
          <w:sz w:val="24"/>
          <w:szCs w:val="24"/>
        </w:rPr>
        <w:t>。智慧城市的发展战略</w:t>
      </w:r>
      <w:r w:rsidR="00265322">
        <w:rPr>
          <w:rFonts w:asciiTheme="minorEastAsia" w:hAnsiTheme="minorEastAsia" w:hint="eastAsia"/>
          <w:sz w:val="24"/>
          <w:szCs w:val="24"/>
        </w:rPr>
        <w:t>已经</w:t>
      </w:r>
      <w:r w:rsidR="00AE6169">
        <w:rPr>
          <w:rFonts w:asciiTheme="minorEastAsia" w:hAnsiTheme="minorEastAsia" w:hint="eastAsia"/>
          <w:sz w:val="24"/>
          <w:szCs w:val="24"/>
        </w:rPr>
        <w:t>成为许多国家政府施政</w:t>
      </w:r>
      <w:proofErr w:type="gramStart"/>
      <w:r w:rsidR="00AE6169">
        <w:rPr>
          <w:rFonts w:asciiTheme="minorEastAsia" w:hAnsiTheme="minorEastAsia" w:hint="eastAsia"/>
          <w:sz w:val="24"/>
          <w:szCs w:val="24"/>
        </w:rPr>
        <w:t>的愿景和</w:t>
      </w:r>
      <w:proofErr w:type="gramEnd"/>
      <w:r w:rsidR="00AE6169">
        <w:rPr>
          <w:rFonts w:asciiTheme="minorEastAsia" w:hAnsiTheme="minorEastAsia" w:hint="eastAsia"/>
          <w:sz w:val="24"/>
          <w:szCs w:val="24"/>
        </w:rPr>
        <w:t>目标，</w:t>
      </w:r>
      <w:r w:rsidR="00265322">
        <w:rPr>
          <w:rFonts w:asciiTheme="minorEastAsia" w:hAnsiTheme="minorEastAsia" w:hint="eastAsia"/>
          <w:sz w:val="24"/>
          <w:szCs w:val="24"/>
        </w:rPr>
        <w:t>成为</w:t>
      </w:r>
      <w:r w:rsidR="00AE6169">
        <w:rPr>
          <w:rFonts w:asciiTheme="minorEastAsia" w:hAnsiTheme="minorEastAsia" w:hint="eastAsia"/>
          <w:sz w:val="24"/>
          <w:szCs w:val="24"/>
        </w:rPr>
        <w:t>国家实现城市可持续发展的必经之路。</w:t>
      </w:r>
    </w:p>
    <w:p w14:paraId="57A62C7A" w14:textId="4E2E3BC7" w:rsidR="00A85680" w:rsidRDefault="004D360B" w:rsidP="002A0C8A">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美国的</w:t>
      </w:r>
      <w:r w:rsidRPr="00E9047C">
        <w:rPr>
          <w:rFonts w:ascii="Times New Roman" w:hAnsi="Times New Roman" w:cs="Times New Roman" w:hint="eastAsia"/>
          <w:sz w:val="24"/>
          <w:szCs w:val="24"/>
        </w:rPr>
        <w:t>IBM</w:t>
      </w:r>
      <w:r>
        <w:rPr>
          <w:rFonts w:asciiTheme="minorEastAsia" w:hAnsiTheme="minorEastAsia" w:hint="eastAsia"/>
          <w:sz w:val="24"/>
          <w:szCs w:val="24"/>
        </w:rPr>
        <w:t>最早于2</w:t>
      </w:r>
      <w:r>
        <w:rPr>
          <w:rFonts w:asciiTheme="minorEastAsia" w:hAnsiTheme="minorEastAsia"/>
          <w:sz w:val="24"/>
          <w:szCs w:val="24"/>
        </w:rPr>
        <w:t>008</w:t>
      </w:r>
      <w:r w:rsidR="0095015B">
        <w:rPr>
          <w:rFonts w:asciiTheme="minorEastAsia" w:hAnsiTheme="minorEastAsia" w:hint="eastAsia"/>
          <w:sz w:val="24"/>
          <w:szCs w:val="24"/>
        </w:rPr>
        <w:t>年提出“智慧地球”与“智慧城市”的概念，进</w:t>
      </w:r>
      <w:r>
        <w:rPr>
          <w:rFonts w:asciiTheme="minorEastAsia" w:hAnsiTheme="minorEastAsia" w:hint="eastAsia"/>
          <w:sz w:val="24"/>
          <w:szCs w:val="24"/>
        </w:rPr>
        <w:t>而引发了智慧城市建设的热潮。2</w:t>
      </w:r>
      <w:r>
        <w:rPr>
          <w:rFonts w:asciiTheme="minorEastAsia" w:hAnsiTheme="minorEastAsia"/>
          <w:sz w:val="24"/>
          <w:szCs w:val="24"/>
        </w:rPr>
        <w:t>009</w:t>
      </w:r>
      <w:r>
        <w:rPr>
          <w:rFonts w:asciiTheme="minorEastAsia" w:hAnsiTheme="minorEastAsia" w:hint="eastAsia"/>
          <w:sz w:val="24"/>
          <w:szCs w:val="24"/>
        </w:rPr>
        <w:t>年</w:t>
      </w:r>
      <w:r w:rsidR="001647B6">
        <w:rPr>
          <w:rFonts w:asciiTheme="minorEastAsia" w:hAnsiTheme="minorEastAsia" w:hint="eastAsia"/>
          <w:sz w:val="24"/>
          <w:szCs w:val="24"/>
        </w:rPr>
        <w:t>，</w:t>
      </w:r>
      <w:r>
        <w:rPr>
          <w:rFonts w:asciiTheme="minorEastAsia" w:hAnsiTheme="minorEastAsia" w:hint="eastAsia"/>
          <w:sz w:val="24"/>
          <w:szCs w:val="24"/>
        </w:rPr>
        <w:t>切比克市和</w:t>
      </w:r>
      <w:r w:rsidRPr="00E9047C">
        <w:rPr>
          <w:rFonts w:ascii="Times New Roman" w:hAnsi="Times New Roman" w:cs="Times New Roman"/>
          <w:sz w:val="24"/>
          <w:szCs w:val="24"/>
        </w:rPr>
        <w:t>IBM</w:t>
      </w:r>
      <w:r>
        <w:rPr>
          <w:rFonts w:asciiTheme="minorEastAsia" w:hAnsiTheme="minorEastAsia" w:hint="eastAsia"/>
          <w:sz w:val="24"/>
          <w:szCs w:val="24"/>
        </w:rPr>
        <w:t>合作，利用物联网技术，整合城市公共资源，如水、电、</w:t>
      </w:r>
      <w:r w:rsidR="001647B6">
        <w:rPr>
          <w:rFonts w:asciiTheme="minorEastAsia" w:hAnsiTheme="minorEastAsia" w:hint="eastAsia"/>
          <w:sz w:val="24"/>
          <w:szCs w:val="24"/>
        </w:rPr>
        <w:t>交通、公共服务等，监测、分析各种数据为市民提供服务，</w:t>
      </w:r>
      <w:r>
        <w:rPr>
          <w:rFonts w:asciiTheme="minorEastAsia" w:hAnsiTheme="minorEastAsia" w:hint="eastAsia"/>
          <w:sz w:val="24"/>
          <w:szCs w:val="24"/>
        </w:rPr>
        <w:t>成为了美国第一个智慧城市</w:t>
      </w:r>
      <w:r w:rsidR="005C3D29" w:rsidRPr="00B07440">
        <w:rPr>
          <w:rFonts w:asciiTheme="minorEastAsia" w:hAnsiTheme="minorEastAsia"/>
          <w:sz w:val="24"/>
          <w:szCs w:val="24"/>
          <w:vertAlign w:val="superscript"/>
        </w:rPr>
        <w:fldChar w:fldCharType="begin"/>
      </w:r>
      <w:r w:rsidR="005C3D29" w:rsidRPr="00B07440">
        <w:rPr>
          <w:rFonts w:asciiTheme="minorEastAsia" w:hAnsiTheme="minorEastAsia"/>
          <w:sz w:val="24"/>
          <w:szCs w:val="24"/>
          <w:vertAlign w:val="superscript"/>
        </w:rPr>
        <w:instrText xml:space="preserve"> </w:instrText>
      </w:r>
      <w:r w:rsidR="005C3D29" w:rsidRPr="00B07440">
        <w:rPr>
          <w:rFonts w:asciiTheme="minorEastAsia" w:hAnsiTheme="minorEastAsia" w:hint="eastAsia"/>
          <w:sz w:val="24"/>
          <w:szCs w:val="24"/>
          <w:vertAlign w:val="superscript"/>
        </w:rPr>
        <w:instrText>REF _Ref534197706 \r \h</w:instrText>
      </w:r>
      <w:r w:rsidR="005C3D29" w:rsidRPr="00B07440">
        <w:rPr>
          <w:rFonts w:asciiTheme="minorEastAsia" w:hAnsiTheme="minorEastAsia"/>
          <w:sz w:val="24"/>
          <w:szCs w:val="24"/>
          <w:vertAlign w:val="superscript"/>
        </w:rPr>
        <w:instrText xml:space="preserve"> </w:instrText>
      </w:r>
      <w:r w:rsidR="00B07440">
        <w:rPr>
          <w:rFonts w:asciiTheme="minorEastAsia" w:hAnsiTheme="minorEastAsia"/>
          <w:sz w:val="24"/>
          <w:szCs w:val="24"/>
          <w:vertAlign w:val="superscript"/>
        </w:rPr>
        <w:instrText xml:space="preserve"> \* MERGEFORMAT </w:instrText>
      </w:r>
      <w:r w:rsidR="005C3D29" w:rsidRPr="00B07440">
        <w:rPr>
          <w:rFonts w:asciiTheme="minorEastAsia" w:hAnsiTheme="minorEastAsia"/>
          <w:sz w:val="24"/>
          <w:szCs w:val="24"/>
          <w:vertAlign w:val="superscript"/>
        </w:rPr>
      </w:r>
      <w:r w:rsidR="005C3D29" w:rsidRPr="00B07440">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[1]</w:t>
      </w:r>
      <w:r w:rsidR="005C3D29" w:rsidRPr="00B07440">
        <w:rPr>
          <w:rFonts w:asciiTheme="minorEastAsia" w:hAnsiTheme="minorEastAsia"/>
          <w:sz w:val="24"/>
          <w:szCs w:val="24"/>
          <w:vertAlign w:val="superscript"/>
        </w:rPr>
        <w:fldChar w:fldCharType="end"/>
      </w:r>
      <w:r w:rsidR="005C3D29" w:rsidRPr="00B07440">
        <w:rPr>
          <w:rFonts w:asciiTheme="minorEastAsia" w:hAnsiTheme="minorEastAsia"/>
          <w:sz w:val="24"/>
          <w:szCs w:val="24"/>
          <w:vertAlign w:val="superscript"/>
        </w:rPr>
        <w:fldChar w:fldCharType="begin"/>
      </w:r>
      <w:r w:rsidR="005C3D29" w:rsidRPr="00B07440">
        <w:rPr>
          <w:rFonts w:asciiTheme="minorEastAsia" w:hAnsiTheme="minorEastAsia"/>
          <w:sz w:val="24"/>
          <w:szCs w:val="24"/>
          <w:vertAlign w:val="superscript"/>
        </w:rPr>
        <w:instrText xml:space="preserve"> REF _Ref534198004 \r \h </w:instrText>
      </w:r>
      <w:r w:rsidR="00B07440">
        <w:rPr>
          <w:rFonts w:asciiTheme="minorEastAsia" w:hAnsiTheme="minorEastAsia"/>
          <w:sz w:val="24"/>
          <w:szCs w:val="24"/>
          <w:vertAlign w:val="superscript"/>
        </w:rPr>
        <w:instrText xml:space="preserve"> \* MERGEFORMAT </w:instrText>
      </w:r>
      <w:r w:rsidR="005C3D29" w:rsidRPr="00B07440">
        <w:rPr>
          <w:rFonts w:asciiTheme="minorEastAsia" w:hAnsiTheme="minorEastAsia"/>
          <w:sz w:val="24"/>
          <w:szCs w:val="24"/>
          <w:vertAlign w:val="superscript"/>
        </w:rPr>
      </w:r>
      <w:r w:rsidR="005C3D29" w:rsidRPr="00B07440">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[2]</w:t>
      </w:r>
      <w:r w:rsidR="005C3D29" w:rsidRPr="00B07440">
        <w:rPr>
          <w:rFonts w:asciiTheme="minorEastAsia" w:hAnsiTheme="minorEastAsia"/>
          <w:sz w:val="24"/>
          <w:szCs w:val="24"/>
          <w:vertAlign w:val="superscript"/>
        </w:rPr>
        <w:fldChar w:fldCharType="end"/>
      </w:r>
      <w:r>
        <w:rPr>
          <w:rFonts w:asciiTheme="minorEastAsia" w:hAnsiTheme="minorEastAsia" w:hint="eastAsia"/>
          <w:sz w:val="24"/>
          <w:szCs w:val="24"/>
        </w:rPr>
        <w:t>。</w:t>
      </w:r>
      <w:r w:rsidR="001647B6">
        <w:rPr>
          <w:rFonts w:asciiTheme="minorEastAsia" w:hAnsiTheme="minorEastAsia"/>
          <w:sz w:val="24"/>
          <w:szCs w:val="24"/>
        </w:rPr>
        <w:t>2010</w:t>
      </w:r>
      <w:r w:rsidR="001647B6">
        <w:rPr>
          <w:rFonts w:asciiTheme="minorEastAsia" w:hAnsiTheme="minorEastAsia" w:hint="eastAsia"/>
          <w:sz w:val="24"/>
          <w:szCs w:val="24"/>
        </w:rPr>
        <w:t>年欧盟启动以智慧城市为驱动，探索开放并以用户为中心的未来互联网创新模式的多侧重点的智慧城市试点项目。</w:t>
      </w:r>
      <w:r w:rsidR="00415514">
        <w:rPr>
          <w:rFonts w:asciiTheme="minorEastAsia" w:hAnsiTheme="minorEastAsia" w:hint="eastAsia"/>
          <w:sz w:val="24"/>
          <w:szCs w:val="24"/>
        </w:rPr>
        <w:t>新加坡在2</w:t>
      </w:r>
      <w:r w:rsidR="00415514">
        <w:rPr>
          <w:rFonts w:asciiTheme="minorEastAsia" w:hAnsiTheme="minorEastAsia"/>
          <w:sz w:val="24"/>
          <w:szCs w:val="24"/>
        </w:rPr>
        <w:t>006</w:t>
      </w:r>
      <w:r w:rsidR="00415514">
        <w:rPr>
          <w:rFonts w:asciiTheme="minorEastAsia" w:hAnsiTheme="minorEastAsia" w:hint="eastAsia"/>
          <w:sz w:val="24"/>
          <w:szCs w:val="24"/>
        </w:rPr>
        <w:t>年启动建设“智慧国”的项目，实现智能交通系统，通过各种传感数据，为市民提供实时的交通信息。</w:t>
      </w:r>
      <w:r w:rsidR="00A33B30">
        <w:rPr>
          <w:rFonts w:asciiTheme="minorEastAsia" w:hAnsiTheme="minorEastAsia" w:hint="eastAsia"/>
          <w:sz w:val="24"/>
          <w:szCs w:val="24"/>
        </w:rPr>
        <w:t>韩国以网络为基础，打造绿色、数字化、无缝移动连接的智能型城市，通过整合网络接入点和公共通信平台，用户可以进行远程教育，还能实现对家庭建筑能耗的智能化监控等等。</w:t>
      </w:r>
    </w:p>
    <w:p w14:paraId="1D053444" w14:textId="135DA0CE" w:rsidR="00832019" w:rsidRDefault="00F66D3D" w:rsidP="009B7F33">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智慧城市的建设一直是我国战略性发展，如图</w:t>
      </w:r>
      <w:r w:rsidR="00265322">
        <w:rPr>
          <w:rFonts w:asciiTheme="minorEastAsia" w:hAnsiTheme="minorEastAsia" w:hint="eastAsia"/>
          <w:sz w:val="24"/>
          <w:szCs w:val="24"/>
        </w:rPr>
        <w:t>1</w:t>
      </w:r>
      <w:r w:rsidR="00D761C9">
        <w:noBreakHyphen/>
      </w:r>
      <w:r w:rsidR="00B04D71">
        <w:rPr>
          <w:rFonts w:asciiTheme="minorEastAsia" w:hAnsiTheme="minorEastAsia"/>
          <w:sz w:val="24"/>
          <w:szCs w:val="24"/>
        </w:rPr>
        <w:t>1</w:t>
      </w:r>
      <w:r>
        <w:rPr>
          <w:rFonts w:asciiTheme="minorEastAsia" w:hAnsiTheme="minorEastAsia" w:hint="eastAsia"/>
          <w:sz w:val="24"/>
          <w:szCs w:val="24"/>
        </w:rPr>
        <w:t>，我国智慧城市的建设于1</w:t>
      </w:r>
      <w:r>
        <w:rPr>
          <w:rFonts w:asciiTheme="minorEastAsia" w:hAnsiTheme="minorEastAsia"/>
          <w:sz w:val="24"/>
          <w:szCs w:val="24"/>
        </w:rPr>
        <w:t>995</w:t>
      </w:r>
      <w:r>
        <w:rPr>
          <w:rFonts w:asciiTheme="minorEastAsia" w:hAnsiTheme="minorEastAsia" w:hint="eastAsia"/>
          <w:sz w:val="24"/>
          <w:szCs w:val="24"/>
        </w:rPr>
        <w:t>年开始，</w:t>
      </w:r>
      <w:r w:rsidR="00C270E9">
        <w:rPr>
          <w:rFonts w:asciiTheme="minorEastAsia" w:hAnsiTheme="minorEastAsia" w:hint="eastAsia"/>
          <w:sz w:val="24"/>
          <w:szCs w:val="24"/>
        </w:rPr>
        <w:t>我国智慧城市1</w:t>
      </w:r>
      <w:r w:rsidR="00C270E9">
        <w:rPr>
          <w:rFonts w:asciiTheme="minorEastAsia" w:hAnsiTheme="minorEastAsia"/>
          <w:sz w:val="24"/>
          <w:szCs w:val="24"/>
        </w:rPr>
        <w:t>.0</w:t>
      </w:r>
      <w:r w:rsidR="00C270E9">
        <w:rPr>
          <w:rFonts w:asciiTheme="minorEastAsia" w:hAnsiTheme="minorEastAsia" w:hint="eastAsia"/>
          <w:sz w:val="24"/>
          <w:szCs w:val="24"/>
        </w:rPr>
        <w:t>时代，主要以地理信息系统</w:t>
      </w:r>
      <w:r w:rsidR="00C270E9" w:rsidRPr="00E9047C">
        <w:rPr>
          <w:rFonts w:ascii="Times New Roman" w:hAnsi="Times New Roman" w:cs="Times New Roman" w:hint="eastAsia"/>
          <w:sz w:val="24"/>
          <w:szCs w:val="24"/>
        </w:rPr>
        <w:t>GIS</w:t>
      </w:r>
      <w:r w:rsidR="00C270E9">
        <w:rPr>
          <w:rFonts w:asciiTheme="minorEastAsia" w:hAnsiTheme="minorEastAsia" w:hint="eastAsia"/>
          <w:sz w:val="24"/>
          <w:szCs w:val="24"/>
        </w:rPr>
        <w:t>为核心进行数字化城市建设，应用范围局限，只限于一些专业机构。随着互联网技术、宽带无线通信技术的发展，2</w:t>
      </w:r>
      <w:r w:rsidR="00C270E9">
        <w:rPr>
          <w:rFonts w:asciiTheme="minorEastAsia" w:hAnsiTheme="minorEastAsia"/>
          <w:sz w:val="24"/>
          <w:szCs w:val="24"/>
        </w:rPr>
        <w:t>005</w:t>
      </w:r>
      <w:r w:rsidR="00C270E9">
        <w:rPr>
          <w:rFonts w:asciiTheme="minorEastAsia" w:hAnsiTheme="minorEastAsia" w:hint="eastAsia"/>
          <w:sz w:val="24"/>
          <w:szCs w:val="24"/>
        </w:rPr>
        <w:t>年我国智慧城市发展进入无线城市</w:t>
      </w:r>
      <w:r w:rsidR="00265322">
        <w:rPr>
          <w:rFonts w:asciiTheme="minorEastAsia" w:hAnsiTheme="minorEastAsia" w:hint="eastAsia"/>
          <w:sz w:val="24"/>
          <w:szCs w:val="24"/>
        </w:rPr>
        <w:t>，及2</w:t>
      </w:r>
      <w:r w:rsidR="00265322">
        <w:rPr>
          <w:rFonts w:asciiTheme="minorEastAsia" w:hAnsiTheme="minorEastAsia"/>
          <w:sz w:val="24"/>
          <w:szCs w:val="24"/>
        </w:rPr>
        <w:t>.0时代</w:t>
      </w:r>
      <w:r w:rsidR="00C270E9">
        <w:rPr>
          <w:rFonts w:asciiTheme="minorEastAsia" w:hAnsiTheme="minorEastAsia" w:hint="eastAsia"/>
          <w:sz w:val="24"/>
          <w:szCs w:val="24"/>
        </w:rPr>
        <w:t>，</w:t>
      </w:r>
      <w:r w:rsidR="00265322">
        <w:rPr>
          <w:rFonts w:asciiTheme="minorEastAsia" w:hAnsiTheme="minorEastAsia" w:hint="eastAsia"/>
          <w:sz w:val="24"/>
          <w:szCs w:val="24"/>
        </w:rPr>
        <w:t>此时</w:t>
      </w:r>
      <w:r w:rsidR="00C270E9">
        <w:rPr>
          <w:rFonts w:asciiTheme="minorEastAsia" w:hAnsiTheme="minorEastAsia" w:hint="eastAsia"/>
          <w:sz w:val="24"/>
          <w:szCs w:val="24"/>
        </w:rPr>
        <w:t>应用范围基本涵盖所有行业，服务对象可以是政府机关、企业，居民等等。2</w:t>
      </w:r>
      <w:r w:rsidR="00C270E9">
        <w:rPr>
          <w:rFonts w:asciiTheme="minorEastAsia" w:hAnsiTheme="minorEastAsia"/>
          <w:sz w:val="24"/>
          <w:szCs w:val="24"/>
        </w:rPr>
        <w:t>009</w:t>
      </w:r>
      <w:r w:rsidR="00C270E9">
        <w:rPr>
          <w:rFonts w:asciiTheme="minorEastAsia" w:hAnsiTheme="minorEastAsia" w:hint="eastAsia"/>
          <w:sz w:val="24"/>
          <w:szCs w:val="24"/>
        </w:rPr>
        <w:t>年到2</w:t>
      </w:r>
      <w:r w:rsidR="00C270E9">
        <w:rPr>
          <w:rFonts w:asciiTheme="minorEastAsia" w:hAnsiTheme="minorEastAsia"/>
          <w:sz w:val="24"/>
          <w:szCs w:val="24"/>
        </w:rPr>
        <w:t>011</w:t>
      </w:r>
      <w:r w:rsidR="00C270E9">
        <w:rPr>
          <w:rFonts w:asciiTheme="minorEastAsia" w:hAnsiTheme="minorEastAsia" w:hint="eastAsia"/>
          <w:sz w:val="24"/>
          <w:szCs w:val="24"/>
        </w:rPr>
        <w:t>年提出</w:t>
      </w:r>
      <w:r w:rsidR="00265322">
        <w:rPr>
          <w:rFonts w:asciiTheme="minorEastAsia" w:hAnsiTheme="minorEastAsia" w:hint="eastAsia"/>
          <w:sz w:val="24"/>
          <w:szCs w:val="24"/>
        </w:rPr>
        <w:t>“</w:t>
      </w:r>
      <w:r w:rsidR="00C270E9">
        <w:rPr>
          <w:rFonts w:asciiTheme="minorEastAsia" w:hAnsiTheme="minorEastAsia" w:hint="eastAsia"/>
          <w:sz w:val="24"/>
          <w:szCs w:val="24"/>
        </w:rPr>
        <w:t>智慧地球</w:t>
      </w:r>
      <w:r w:rsidR="00265322">
        <w:rPr>
          <w:rFonts w:asciiTheme="minorEastAsia" w:hAnsiTheme="minorEastAsia" w:hint="eastAsia"/>
          <w:sz w:val="24"/>
          <w:szCs w:val="24"/>
        </w:rPr>
        <w:t>”的概念后，我国智慧城市的发展开始步</w:t>
      </w:r>
      <w:r w:rsidR="00C270E9">
        <w:rPr>
          <w:rFonts w:asciiTheme="minorEastAsia" w:hAnsiTheme="minorEastAsia" w:hint="eastAsia"/>
          <w:sz w:val="24"/>
          <w:szCs w:val="24"/>
        </w:rPr>
        <w:t>入3</w:t>
      </w:r>
      <w:r w:rsidR="00C270E9">
        <w:rPr>
          <w:rFonts w:asciiTheme="minorEastAsia" w:hAnsiTheme="minorEastAsia"/>
          <w:sz w:val="24"/>
          <w:szCs w:val="24"/>
        </w:rPr>
        <w:t>.0</w:t>
      </w:r>
      <w:r w:rsidR="00C270E9">
        <w:rPr>
          <w:rFonts w:asciiTheme="minorEastAsia" w:hAnsiTheme="minorEastAsia" w:hint="eastAsia"/>
          <w:sz w:val="24"/>
          <w:szCs w:val="24"/>
        </w:rPr>
        <w:t>时代，物联网技术开始广泛应用于前端感知和数据采集，</w:t>
      </w:r>
      <w:r w:rsidR="007D0CB3">
        <w:rPr>
          <w:rFonts w:asciiTheme="minorEastAsia" w:hAnsiTheme="minorEastAsia" w:hint="eastAsia"/>
          <w:sz w:val="24"/>
          <w:szCs w:val="24"/>
        </w:rPr>
        <w:t>数据传输可以采用</w:t>
      </w:r>
      <w:r w:rsidR="007D0CB3" w:rsidRPr="00E9047C">
        <w:rPr>
          <w:rFonts w:ascii="Times New Roman" w:hAnsi="Times New Roman" w:cs="Times New Roman" w:hint="eastAsia"/>
          <w:sz w:val="24"/>
          <w:szCs w:val="24"/>
        </w:rPr>
        <w:t>3G</w:t>
      </w:r>
      <w:r w:rsidR="007D0CB3">
        <w:rPr>
          <w:rFonts w:asciiTheme="minorEastAsia" w:hAnsiTheme="minorEastAsia" w:hint="eastAsia"/>
          <w:sz w:val="24"/>
          <w:szCs w:val="24"/>
        </w:rPr>
        <w:t>和</w:t>
      </w:r>
      <w:proofErr w:type="spellStart"/>
      <w:r w:rsidR="007D0CB3" w:rsidRPr="00E9047C">
        <w:rPr>
          <w:rFonts w:ascii="Times New Roman" w:hAnsi="Times New Roman" w:cs="Times New Roman" w:hint="eastAsia"/>
          <w:sz w:val="24"/>
          <w:szCs w:val="24"/>
        </w:rPr>
        <w:t>WiFi</w:t>
      </w:r>
      <w:proofErr w:type="spellEnd"/>
      <w:r w:rsidR="007D0CB3">
        <w:rPr>
          <w:rFonts w:asciiTheme="minorEastAsia" w:hAnsiTheme="minorEastAsia" w:hint="eastAsia"/>
          <w:sz w:val="24"/>
          <w:szCs w:val="24"/>
        </w:rPr>
        <w:t>技术，大数据技术和云计算技术能用于后端数据存储、处理与挖掘，应用领域和服务对象更加多元化。</w:t>
      </w:r>
      <w:r w:rsidR="009B7F33">
        <w:rPr>
          <w:rFonts w:asciiTheme="minorEastAsia" w:hAnsiTheme="minorEastAsia" w:hint="eastAsia"/>
          <w:sz w:val="24"/>
          <w:szCs w:val="24"/>
        </w:rPr>
        <w:t>“十二五”以来，智慧城市建设被视为国家推进战略</w:t>
      </w:r>
      <w:r w:rsidR="009B7F33">
        <w:rPr>
          <w:rFonts w:asciiTheme="minorEastAsia" w:hAnsiTheme="minorEastAsia" w:hint="eastAsia"/>
          <w:sz w:val="24"/>
          <w:szCs w:val="24"/>
        </w:rPr>
        <w:lastRenderedPageBreak/>
        <w:t>性新兴产业和城市信息化进程中的前沿理念和探索实践。为响应国家战略发展要求，许多地区将智慧城市的建设作为城市发展的核心目标。如上海提出“信息港”战略目标</w:t>
      </w:r>
      <w:r w:rsidR="002A5771">
        <w:rPr>
          <w:rFonts w:asciiTheme="minorEastAsia" w:hAnsiTheme="minorEastAsia" w:hint="eastAsia"/>
          <w:sz w:val="24"/>
          <w:szCs w:val="24"/>
        </w:rPr>
        <w:t>；</w:t>
      </w:r>
      <w:r w:rsidR="009B7F33">
        <w:rPr>
          <w:rFonts w:asciiTheme="minorEastAsia" w:hAnsiTheme="minorEastAsia" w:hint="eastAsia"/>
          <w:sz w:val="24"/>
          <w:szCs w:val="24"/>
        </w:rPr>
        <w:t>广州市提出低碳经济、智慧城市、幸福生活三位一体的新型城市化发展战略</w:t>
      </w:r>
      <w:r w:rsidR="002A5771">
        <w:rPr>
          <w:rFonts w:asciiTheme="minorEastAsia" w:hAnsiTheme="minorEastAsia" w:hint="eastAsia"/>
          <w:sz w:val="24"/>
          <w:szCs w:val="24"/>
        </w:rPr>
        <w:t>；深圳市从人文、生态、科技三个方面构建新时期智慧城市等等，并取得了建设性成果。</w:t>
      </w:r>
    </w:p>
    <w:p w14:paraId="6BB2D66A" w14:textId="77777777" w:rsidR="009F6808" w:rsidRDefault="0055007A" w:rsidP="009F6808">
      <w:pPr>
        <w:keepNext/>
      </w:pPr>
      <w:r>
        <w:rPr>
          <w:rFonts w:asciiTheme="minorEastAsia" w:hAnsiTheme="minorEastAsia" w:hint="eastAsia"/>
          <w:noProof/>
          <w:sz w:val="24"/>
          <w:szCs w:val="24"/>
        </w:rPr>
        <w:drawing>
          <wp:inline distT="0" distB="0" distL="0" distR="0" wp14:anchorId="17C78383" wp14:editId="5C0CF8A7">
            <wp:extent cx="5274310" cy="72771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727710"/>
                    </a:xfrm>
                    <a:prstGeom prst="rect">
                      <a:avLst/>
                    </a:prstGeom>
                  </pic:spPr>
                </pic:pic>
              </a:graphicData>
            </a:graphic>
          </wp:inline>
        </w:drawing>
      </w:r>
    </w:p>
    <w:p w14:paraId="46D885D0" w14:textId="1E1D69F6" w:rsidR="0001750F" w:rsidRPr="009F6808" w:rsidRDefault="009F6808" w:rsidP="009F6808">
      <w:pPr>
        <w:pStyle w:val="a4"/>
        <w:jc w:val="center"/>
        <w:rPr>
          <w:rFonts w:ascii="楷体" w:eastAsia="楷体" w:hAnsi="楷体"/>
          <w:noProof/>
          <w:sz w:val="21"/>
          <w:szCs w:val="21"/>
        </w:rPr>
      </w:pPr>
      <w:r w:rsidRPr="009F6808">
        <w:rPr>
          <w:rFonts w:ascii="楷体" w:eastAsia="楷体" w:hAnsi="楷体" w:hint="eastAsia"/>
          <w:sz w:val="21"/>
          <w:szCs w:val="21"/>
        </w:rPr>
        <w:t>图</w:t>
      </w:r>
      <w:r w:rsidR="00D761C9">
        <w:rPr>
          <w:rFonts w:ascii="楷体" w:eastAsia="楷体" w:hAnsi="楷体"/>
          <w:sz w:val="21"/>
          <w:szCs w:val="21"/>
        </w:rPr>
        <w:t>1</w:t>
      </w:r>
      <w:r w:rsidR="00D761C9">
        <w:noBreakHyphen/>
      </w:r>
      <w:r w:rsidR="00D761C9">
        <w:rPr>
          <w:rFonts w:ascii="楷体" w:eastAsia="楷体" w:hAnsi="楷体"/>
          <w:sz w:val="21"/>
          <w:szCs w:val="21"/>
        </w:rPr>
        <w:t>1</w:t>
      </w:r>
      <w:r w:rsidRPr="009F6808">
        <w:rPr>
          <w:rFonts w:ascii="楷体" w:eastAsia="楷体" w:hAnsi="楷体"/>
          <w:sz w:val="21"/>
          <w:szCs w:val="21"/>
        </w:rPr>
        <w:t xml:space="preserve"> </w:t>
      </w:r>
      <w:r w:rsidRPr="009F6808">
        <w:rPr>
          <w:rFonts w:ascii="楷体" w:eastAsia="楷体" w:hAnsi="楷体" w:hint="eastAsia"/>
          <w:sz w:val="21"/>
          <w:szCs w:val="21"/>
        </w:rPr>
        <w:t>中国智慧城市建设</w:t>
      </w:r>
    </w:p>
    <w:p w14:paraId="7B924637" w14:textId="5A00E17C" w:rsidR="00832019" w:rsidRPr="00261811" w:rsidRDefault="00026A14" w:rsidP="00254C5B">
      <w:pPr>
        <w:spacing w:line="400" w:lineRule="exact"/>
        <w:ind w:firstLineChars="200" w:firstLine="480"/>
        <w:rPr>
          <w:rFonts w:asciiTheme="minorEastAsia" w:hAnsiTheme="minorEastAsia"/>
          <w:noProof/>
          <w:sz w:val="24"/>
          <w:szCs w:val="24"/>
        </w:rPr>
      </w:pPr>
      <w:r>
        <w:rPr>
          <w:rFonts w:asciiTheme="minorEastAsia" w:hAnsiTheme="minorEastAsia" w:hint="eastAsia"/>
          <w:noProof/>
          <w:sz w:val="24"/>
          <w:szCs w:val="24"/>
        </w:rPr>
        <w:t>智慧城市是互联网技术、通信技术、物联网技术、云计算技术以及大数据处理技术等技术</w:t>
      </w:r>
      <w:r w:rsidR="00B41CC6">
        <w:rPr>
          <w:rFonts w:asciiTheme="minorEastAsia" w:hAnsiTheme="minorEastAsia" w:hint="eastAsia"/>
          <w:noProof/>
          <w:sz w:val="24"/>
          <w:szCs w:val="24"/>
        </w:rPr>
        <w:t>发展</w:t>
      </w:r>
      <w:r>
        <w:rPr>
          <w:rFonts w:asciiTheme="minorEastAsia" w:hAnsiTheme="minorEastAsia" w:hint="eastAsia"/>
          <w:noProof/>
          <w:sz w:val="24"/>
          <w:szCs w:val="24"/>
        </w:rPr>
        <w:t>的产物，是智能化、信息化和城市化的高度融合。</w:t>
      </w:r>
      <w:r w:rsidR="00B41CC6">
        <w:rPr>
          <w:rFonts w:asciiTheme="minorEastAsia" w:hAnsiTheme="minorEastAsia" w:hint="eastAsia"/>
          <w:noProof/>
          <w:sz w:val="24"/>
          <w:szCs w:val="24"/>
        </w:rPr>
        <w:t>多技术融合的</w:t>
      </w:r>
      <w:r w:rsidR="00962A1F">
        <w:rPr>
          <w:rFonts w:asciiTheme="minorEastAsia" w:hAnsiTheme="minorEastAsia" w:hint="eastAsia"/>
          <w:noProof/>
          <w:sz w:val="24"/>
          <w:szCs w:val="24"/>
        </w:rPr>
        <w:t>趋势下，城市将具有更广泛的的互联能力、更高</w:t>
      </w:r>
      <w:r w:rsidR="00A33B30">
        <w:rPr>
          <w:rFonts w:asciiTheme="minorEastAsia" w:hAnsiTheme="minorEastAsia" w:hint="eastAsia"/>
          <w:noProof/>
          <w:sz w:val="24"/>
          <w:szCs w:val="24"/>
        </w:rPr>
        <w:t>移动</w:t>
      </w:r>
      <w:r w:rsidR="00962A1F">
        <w:rPr>
          <w:rFonts w:asciiTheme="minorEastAsia" w:hAnsiTheme="minorEastAsia" w:hint="eastAsia"/>
          <w:noProof/>
          <w:sz w:val="24"/>
          <w:szCs w:val="24"/>
        </w:rPr>
        <w:t>效、敏捷的感知能力，能更好地为服务对象提供服务，因此，智慧城市建设是城市化不可或缺的发展战略目标</w:t>
      </w:r>
      <w:r w:rsidR="008B7522" w:rsidRPr="00B07440">
        <w:rPr>
          <w:rFonts w:asciiTheme="minorEastAsia" w:hAnsiTheme="minorEastAsia"/>
          <w:noProof/>
          <w:sz w:val="24"/>
          <w:szCs w:val="24"/>
          <w:vertAlign w:val="superscript"/>
        </w:rPr>
        <w:fldChar w:fldCharType="begin"/>
      </w:r>
      <w:r w:rsidR="008B7522" w:rsidRPr="00B07440">
        <w:rPr>
          <w:rFonts w:asciiTheme="minorEastAsia" w:hAnsiTheme="minorEastAsia"/>
          <w:noProof/>
          <w:sz w:val="24"/>
          <w:szCs w:val="24"/>
          <w:vertAlign w:val="superscript"/>
        </w:rPr>
        <w:instrText xml:space="preserve"> </w:instrText>
      </w:r>
      <w:r w:rsidR="008B7522" w:rsidRPr="00B07440">
        <w:rPr>
          <w:rFonts w:asciiTheme="minorEastAsia" w:hAnsiTheme="minorEastAsia" w:hint="eastAsia"/>
          <w:noProof/>
          <w:sz w:val="24"/>
          <w:szCs w:val="24"/>
          <w:vertAlign w:val="superscript"/>
        </w:rPr>
        <w:instrText>REF _Ref501880557 \r \h</w:instrText>
      </w:r>
      <w:r w:rsidR="008B7522" w:rsidRPr="00B07440">
        <w:rPr>
          <w:rFonts w:asciiTheme="minorEastAsia" w:hAnsiTheme="minorEastAsia"/>
          <w:noProof/>
          <w:sz w:val="24"/>
          <w:szCs w:val="24"/>
          <w:vertAlign w:val="superscript"/>
        </w:rPr>
        <w:instrText xml:space="preserve"> </w:instrText>
      </w:r>
      <w:r w:rsidR="00B07440">
        <w:rPr>
          <w:rFonts w:asciiTheme="minorEastAsia" w:hAnsiTheme="minorEastAsia"/>
          <w:noProof/>
          <w:sz w:val="24"/>
          <w:szCs w:val="24"/>
          <w:vertAlign w:val="superscript"/>
        </w:rPr>
        <w:instrText xml:space="preserve"> \* MERGEFORMAT </w:instrText>
      </w:r>
      <w:r w:rsidR="008B7522" w:rsidRPr="00B07440">
        <w:rPr>
          <w:rFonts w:asciiTheme="minorEastAsia" w:hAnsiTheme="minorEastAsia"/>
          <w:noProof/>
          <w:sz w:val="24"/>
          <w:szCs w:val="24"/>
          <w:vertAlign w:val="superscript"/>
        </w:rPr>
      </w:r>
      <w:r w:rsidR="008B7522" w:rsidRPr="00B07440">
        <w:rPr>
          <w:rFonts w:asciiTheme="minorEastAsia" w:hAnsiTheme="minorEastAsia"/>
          <w:noProof/>
          <w:sz w:val="24"/>
          <w:szCs w:val="24"/>
          <w:vertAlign w:val="superscript"/>
        </w:rPr>
        <w:fldChar w:fldCharType="separate"/>
      </w:r>
      <w:r w:rsidR="003E165B">
        <w:rPr>
          <w:rFonts w:asciiTheme="minorEastAsia" w:hAnsiTheme="minorEastAsia"/>
          <w:noProof/>
          <w:sz w:val="24"/>
          <w:szCs w:val="24"/>
          <w:vertAlign w:val="superscript"/>
        </w:rPr>
        <w:t>[3]</w:t>
      </w:r>
      <w:r w:rsidR="008B7522" w:rsidRPr="00B07440">
        <w:rPr>
          <w:rFonts w:asciiTheme="minorEastAsia" w:hAnsiTheme="minorEastAsia"/>
          <w:noProof/>
          <w:sz w:val="24"/>
          <w:szCs w:val="24"/>
          <w:vertAlign w:val="superscript"/>
        </w:rPr>
        <w:fldChar w:fldCharType="end"/>
      </w:r>
      <w:r w:rsidR="00962A1F">
        <w:rPr>
          <w:rFonts w:asciiTheme="minorEastAsia" w:hAnsiTheme="minorEastAsia" w:hint="eastAsia"/>
          <w:noProof/>
          <w:sz w:val="24"/>
          <w:szCs w:val="24"/>
        </w:rPr>
        <w:t>。</w:t>
      </w:r>
    </w:p>
    <w:p w14:paraId="359C9B06" w14:textId="77777777" w:rsidR="00731956" w:rsidRDefault="00401B67" w:rsidP="007E5885">
      <w:pPr>
        <w:pStyle w:val="a3"/>
        <w:numPr>
          <w:ilvl w:val="2"/>
          <w:numId w:val="2"/>
        </w:numPr>
        <w:spacing w:beforeLines="50" w:before="156" w:afterLines="50" w:after="156" w:line="400" w:lineRule="exact"/>
        <w:ind w:left="0" w:firstLineChars="0" w:firstLine="0"/>
        <w:outlineLvl w:val="2"/>
        <w:rPr>
          <w:rFonts w:ascii="黑体" w:eastAsia="黑体" w:hAnsi="黑体"/>
          <w:b/>
          <w:sz w:val="24"/>
          <w:szCs w:val="24"/>
        </w:rPr>
      </w:pPr>
      <w:bookmarkStart w:id="10" w:name="_Toc533947042"/>
      <w:bookmarkStart w:id="11" w:name="_Toc2282229"/>
      <w:r>
        <w:rPr>
          <w:rFonts w:ascii="黑体" w:eastAsia="黑体" w:hAnsi="黑体" w:hint="eastAsia"/>
          <w:b/>
          <w:sz w:val="24"/>
          <w:szCs w:val="24"/>
        </w:rPr>
        <w:t>城市感知</w:t>
      </w:r>
      <w:r w:rsidR="003067DB">
        <w:rPr>
          <w:rFonts w:ascii="黑体" w:eastAsia="黑体" w:hAnsi="黑体" w:hint="eastAsia"/>
          <w:b/>
          <w:sz w:val="24"/>
          <w:szCs w:val="24"/>
        </w:rPr>
        <w:t>网络</w:t>
      </w:r>
      <w:bookmarkEnd w:id="10"/>
      <w:bookmarkEnd w:id="11"/>
    </w:p>
    <w:p w14:paraId="53F41683" w14:textId="77777777" w:rsidR="00D4292C" w:rsidRPr="00261811" w:rsidRDefault="00D4292C" w:rsidP="00390749">
      <w:pPr>
        <w:pStyle w:val="a3"/>
        <w:spacing w:line="400" w:lineRule="exact"/>
        <w:ind w:firstLineChars="0"/>
        <w:rPr>
          <w:rFonts w:ascii="黑体" w:eastAsia="黑体" w:hAnsi="黑体"/>
          <w:b/>
          <w:sz w:val="24"/>
          <w:szCs w:val="24"/>
        </w:rPr>
      </w:pPr>
      <w:r w:rsidRPr="00261811">
        <w:rPr>
          <w:rFonts w:asciiTheme="minorEastAsia" w:hAnsiTheme="minorEastAsia" w:hint="eastAsia"/>
          <w:sz w:val="24"/>
          <w:szCs w:val="24"/>
        </w:rPr>
        <w:t>随着城市的发展，传统的区域化城市管理模式已经越来越无法满足人们对信息需求，通过搭建城市感知网络能够有效的促进智慧城市的发展。</w:t>
      </w:r>
      <w:r>
        <w:rPr>
          <w:rFonts w:asciiTheme="minorEastAsia" w:hAnsiTheme="minorEastAsia" w:hint="eastAsia"/>
          <w:sz w:val="24"/>
          <w:szCs w:val="24"/>
        </w:rPr>
        <w:t>无线传感器网络和移动群体感知网络</w:t>
      </w:r>
      <w:r w:rsidR="0014756D">
        <w:rPr>
          <w:rFonts w:asciiTheme="minorEastAsia" w:hAnsiTheme="minorEastAsia" w:hint="eastAsia"/>
          <w:sz w:val="24"/>
          <w:szCs w:val="24"/>
        </w:rPr>
        <w:t>是</w:t>
      </w:r>
      <w:r>
        <w:rPr>
          <w:rFonts w:asciiTheme="minorEastAsia" w:hAnsiTheme="minorEastAsia" w:hint="eastAsia"/>
          <w:sz w:val="24"/>
          <w:szCs w:val="24"/>
        </w:rPr>
        <w:t>搭建城市感知网络的关键技术。</w:t>
      </w:r>
    </w:p>
    <w:p w14:paraId="5610778E" w14:textId="780BE8E2" w:rsidR="00CC4DF4" w:rsidRPr="00BB0E78" w:rsidRDefault="00CC4DF4" w:rsidP="00BB0E78">
      <w:pPr>
        <w:pStyle w:val="a3"/>
        <w:numPr>
          <w:ilvl w:val="0"/>
          <w:numId w:val="11"/>
        </w:numPr>
        <w:spacing w:line="400" w:lineRule="exact"/>
        <w:ind w:firstLineChars="0"/>
        <w:rPr>
          <w:rFonts w:asciiTheme="minorEastAsia" w:hAnsiTheme="minorEastAsia"/>
          <w:sz w:val="24"/>
          <w:szCs w:val="24"/>
        </w:rPr>
      </w:pPr>
      <w:r w:rsidRPr="00BB0E78">
        <w:rPr>
          <w:rFonts w:asciiTheme="minorEastAsia" w:hAnsiTheme="minorEastAsia" w:hint="eastAsia"/>
          <w:sz w:val="24"/>
          <w:szCs w:val="24"/>
        </w:rPr>
        <w:t>无线传感器网络</w:t>
      </w:r>
    </w:p>
    <w:p w14:paraId="50C765DD" w14:textId="5DB0CEDA" w:rsidR="007C179F" w:rsidRPr="00261811" w:rsidRDefault="00631E0B" w:rsidP="00817BE1">
      <w:pPr>
        <w:spacing w:line="400" w:lineRule="exact"/>
        <w:ind w:firstLineChars="200" w:firstLine="480"/>
        <w:rPr>
          <w:rFonts w:asciiTheme="minorEastAsia" w:hAnsiTheme="minorEastAsia"/>
          <w:sz w:val="24"/>
          <w:szCs w:val="24"/>
        </w:rPr>
      </w:pPr>
      <w:r w:rsidRPr="00BB0E78">
        <w:rPr>
          <w:rFonts w:ascii="宋体" w:eastAsia="宋体" w:hAnsi="宋体" w:cs="Times New Roman" w:hint="eastAsia"/>
          <w:color w:val="000000"/>
          <w:sz w:val="24"/>
          <w:szCs w:val="20"/>
        </w:rPr>
        <w:t>无线传感器网络(</w:t>
      </w:r>
      <w:r w:rsidRPr="00BB0E78">
        <w:rPr>
          <w:rFonts w:ascii="宋体" w:eastAsia="宋体" w:hAnsi="宋体" w:cs="Times New Roman"/>
          <w:color w:val="000000"/>
          <w:sz w:val="24"/>
          <w:szCs w:val="20"/>
        </w:rPr>
        <w:t>Wireless Sensor Network, WSN）</w:t>
      </w:r>
      <w:r w:rsidRPr="00BB0E78">
        <w:rPr>
          <w:rFonts w:ascii="宋体" w:eastAsia="宋体" w:hAnsi="宋体" w:cs="Times New Roman" w:hint="eastAsia"/>
          <w:color w:val="000000"/>
          <w:sz w:val="24"/>
          <w:szCs w:val="20"/>
        </w:rPr>
        <w:t>作为物联网感知层的关键</w:t>
      </w:r>
      <w:r w:rsidRPr="00261811">
        <w:rPr>
          <w:rFonts w:asciiTheme="minorEastAsia" w:hAnsiTheme="minorEastAsia" w:hint="eastAsia"/>
          <w:sz w:val="24"/>
          <w:szCs w:val="24"/>
        </w:rPr>
        <w:t>组成部分</w:t>
      </w:r>
      <w:r w:rsidR="008B7522" w:rsidRPr="00B07440">
        <w:rPr>
          <w:rFonts w:asciiTheme="minorEastAsia" w:hAnsiTheme="minorEastAsia"/>
          <w:sz w:val="24"/>
          <w:szCs w:val="24"/>
          <w:vertAlign w:val="superscript"/>
        </w:rPr>
        <w:fldChar w:fldCharType="begin"/>
      </w:r>
      <w:r w:rsidR="008B7522" w:rsidRPr="00B07440">
        <w:rPr>
          <w:rFonts w:asciiTheme="minorEastAsia" w:hAnsiTheme="minorEastAsia"/>
          <w:sz w:val="24"/>
          <w:szCs w:val="24"/>
          <w:vertAlign w:val="superscript"/>
        </w:rPr>
        <w:instrText xml:space="preserve"> REF _Ref534198400 \r \h </w:instrText>
      </w:r>
      <w:r w:rsidR="00B07440">
        <w:rPr>
          <w:rFonts w:asciiTheme="minorEastAsia" w:hAnsiTheme="minorEastAsia"/>
          <w:sz w:val="24"/>
          <w:szCs w:val="24"/>
          <w:vertAlign w:val="superscript"/>
        </w:rPr>
        <w:instrText xml:space="preserve"> \* MERGEFORMAT </w:instrText>
      </w:r>
      <w:r w:rsidR="008B7522" w:rsidRPr="00B07440">
        <w:rPr>
          <w:rFonts w:asciiTheme="minorEastAsia" w:hAnsiTheme="minorEastAsia"/>
          <w:sz w:val="24"/>
          <w:szCs w:val="24"/>
          <w:vertAlign w:val="superscript"/>
        </w:rPr>
      </w:r>
      <w:r w:rsidR="008B7522" w:rsidRPr="00B07440">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[5]</w:t>
      </w:r>
      <w:r w:rsidR="008B7522" w:rsidRPr="00B07440">
        <w:rPr>
          <w:rFonts w:asciiTheme="minorEastAsia" w:hAnsiTheme="minorEastAsia"/>
          <w:sz w:val="24"/>
          <w:szCs w:val="24"/>
          <w:vertAlign w:val="superscript"/>
        </w:rPr>
        <w:fldChar w:fldCharType="end"/>
      </w:r>
      <w:r w:rsidR="008B7522" w:rsidRPr="00B07440">
        <w:rPr>
          <w:rFonts w:asciiTheme="minorEastAsia" w:hAnsiTheme="minorEastAsia"/>
          <w:sz w:val="24"/>
          <w:szCs w:val="24"/>
          <w:vertAlign w:val="superscript"/>
        </w:rPr>
        <w:fldChar w:fldCharType="begin"/>
      </w:r>
      <w:r w:rsidR="008B7522" w:rsidRPr="00B07440">
        <w:rPr>
          <w:rFonts w:asciiTheme="minorEastAsia" w:hAnsiTheme="minorEastAsia"/>
          <w:sz w:val="24"/>
          <w:szCs w:val="24"/>
          <w:vertAlign w:val="superscript"/>
        </w:rPr>
        <w:instrText xml:space="preserve"> REF _Ref534198400 \r \h </w:instrText>
      </w:r>
      <w:r w:rsidR="00B07440">
        <w:rPr>
          <w:rFonts w:asciiTheme="minorEastAsia" w:hAnsiTheme="minorEastAsia"/>
          <w:sz w:val="24"/>
          <w:szCs w:val="24"/>
          <w:vertAlign w:val="superscript"/>
        </w:rPr>
        <w:instrText xml:space="preserve"> \* MERGEFORMAT </w:instrText>
      </w:r>
      <w:r w:rsidR="008B7522" w:rsidRPr="00B07440">
        <w:rPr>
          <w:rFonts w:asciiTheme="minorEastAsia" w:hAnsiTheme="minorEastAsia"/>
          <w:sz w:val="24"/>
          <w:szCs w:val="24"/>
          <w:vertAlign w:val="superscript"/>
        </w:rPr>
      </w:r>
      <w:r w:rsidR="008B7522" w:rsidRPr="00B07440">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[5]</w:t>
      </w:r>
      <w:r w:rsidR="008B7522" w:rsidRPr="00B07440">
        <w:rPr>
          <w:rFonts w:asciiTheme="minorEastAsia" w:hAnsiTheme="minorEastAsia"/>
          <w:sz w:val="24"/>
          <w:szCs w:val="24"/>
          <w:vertAlign w:val="superscript"/>
        </w:rPr>
        <w:fldChar w:fldCharType="end"/>
      </w:r>
      <w:r w:rsidRPr="00261811">
        <w:rPr>
          <w:rFonts w:asciiTheme="minorEastAsia" w:hAnsiTheme="minorEastAsia" w:hint="eastAsia"/>
          <w:sz w:val="24"/>
          <w:szCs w:val="24"/>
        </w:rPr>
        <w:t>，</w:t>
      </w:r>
      <w:r w:rsidR="007C179F" w:rsidRPr="00261811">
        <w:rPr>
          <w:rFonts w:asciiTheme="minorEastAsia" w:hAnsiTheme="minorEastAsia" w:hint="eastAsia"/>
          <w:sz w:val="24"/>
          <w:szCs w:val="24"/>
        </w:rPr>
        <w:t>是一种分布式传感器网络，该网络由大量无线传感器节点组成，这些节点嵌入了各种各样能感知和检测外部环境的传感器，并且大量节点能够形成自组织网络，将采集的数据进行处理，最后上传给上层数据共享中心，从而为用户提供相关数据服务</w:t>
      </w:r>
      <w:r w:rsidR="00DC0385">
        <w:rPr>
          <w:rFonts w:asciiTheme="minorEastAsia" w:hAnsiTheme="minorEastAsia" w:hint="eastAsia"/>
          <w:sz w:val="24"/>
          <w:szCs w:val="24"/>
        </w:rPr>
        <w:t>。</w:t>
      </w:r>
      <w:r w:rsidR="00BD0B8F">
        <w:rPr>
          <w:rFonts w:asciiTheme="minorEastAsia" w:hAnsiTheme="minorEastAsia" w:hint="eastAsia"/>
          <w:sz w:val="24"/>
          <w:szCs w:val="24"/>
        </w:rPr>
        <w:t>典型的</w:t>
      </w:r>
      <w:r w:rsidR="00817BE1">
        <w:rPr>
          <w:rFonts w:asciiTheme="minorEastAsia" w:hAnsiTheme="minorEastAsia" w:hint="eastAsia"/>
          <w:sz w:val="24"/>
          <w:szCs w:val="24"/>
        </w:rPr>
        <w:t>无线传感器网络主</w:t>
      </w:r>
      <w:r w:rsidR="00BD0B8F">
        <w:rPr>
          <w:rFonts w:asciiTheme="minorEastAsia" w:hAnsiTheme="minorEastAsia" w:hint="eastAsia"/>
          <w:sz w:val="24"/>
          <w:szCs w:val="24"/>
        </w:rPr>
        <w:t>要由分布式无线传感器节点、汇聚节点（中心节点）、任务管理节点和互联网或者卫星系统</w:t>
      </w:r>
      <w:r w:rsidR="008B7522" w:rsidRPr="00D24009">
        <w:rPr>
          <w:rFonts w:asciiTheme="minorEastAsia" w:hAnsiTheme="minorEastAsia"/>
          <w:sz w:val="24"/>
          <w:szCs w:val="24"/>
          <w:vertAlign w:val="superscript"/>
        </w:rPr>
        <w:fldChar w:fldCharType="begin"/>
      </w:r>
      <w:r w:rsidR="008B7522" w:rsidRPr="00D24009">
        <w:rPr>
          <w:rFonts w:asciiTheme="minorEastAsia" w:hAnsiTheme="minorEastAsia"/>
          <w:sz w:val="24"/>
          <w:szCs w:val="24"/>
          <w:vertAlign w:val="superscript"/>
        </w:rPr>
        <w:instrText xml:space="preserve"> </w:instrText>
      </w:r>
      <w:r w:rsidR="008B7522" w:rsidRPr="00D24009">
        <w:rPr>
          <w:rFonts w:asciiTheme="minorEastAsia" w:hAnsiTheme="minorEastAsia" w:hint="eastAsia"/>
          <w:sz w:val="24"/>
          <w:szCs w:val="24"/>
          <w:vertAlign w:val="superscript"/>
        </w:rPr>
        <w:instrText>REF _Ref534198629 \r \h</w:instrText>
      </w:r>
      <w:r w:rsidR="008B7522" w:rsidRPr="00D24009">
        <w:rPr>
          <w:rFonts w:asciiTheme="minorEastAsia" w:hAnsiTheme="minorEastAsia"/>
          <w:sz w:val="24"/>
          <w:szCs w:val="24"/>
          <w:vertAlign w:val="superscript"/>
        </w:rPr>
        <w:instrText xml:space="preserve"> </w:instrText>
      </w:r>
      <w:r w:rsidR="00D24009">
        <w:rPr>
          <w:rFonts w:asciiTheme="minorEastAsia" w:hAnsiTheme="minorEastAsia"/>
          <w:sz w:val="24"/>
          <w:szCs w:val="24"/>
          <w:vertAlign w:val="superscript"/>
        </w:rPr>
        <w:instrText xml:space="preserve"> \* MERGEFORMAT </w:instrText>
      </w:r>
      <w:r w:rsidR="008B7522" w:rsidRPr="00D24009">
        <w:rPr>
          <w:rFonts w:asciiTheme="minorEastAsia" w:hAnsiTheme="minorEastAsia"/>
          <w:sz w:val="24"/>
          <w:szCs w:val="24"/>
          <w:vertAlign w:val="superscript"/>
        </w:rPr>
      </w:r>
      <w:r w:rsidR="008B7522" w:rsidRPr="00D24009">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[6]</w:t>
      </w:r>
      <w:r w:rsidR="008B7522" w:rsidRPr="00D24009">
        <w:rPr>
          <w:rFonts w:asciiTheme="minorEastAsia" w:hAnsiTheme="minorEastAsia"/>
          <w:sz w:val="24"/>
          <w:szCs w:val="24"/>
          <w:vertAlign w:val="superscript"/>
        </w:rPr>
        <w:fldChar w:fldCharType="end"/>
      </w:r>
      <w:r w:rsidR="00BD0B8F">
        <w:rPr>
          <w:rFonts w:asciiTheme="minorEastAsia" w:hAnsiTheme="minorEastAsia" w:hint="eastAsia"/>
          <w:sz w:val="24"/>
          <w:szCs w:val="24"/>
        </w:rPr>
        <w:t>，如图1</w:t>
      </w:r>
      <w:r w:rsidR="00D761C9">
        <w:noBreakHyphen/>
      </w:r>
      <w:r w:rsidR="00B04D71">
        <w:rPr>
          <w:rFonts w:asciiTheme="minorEastAsia" w:hAnsiTheme="minorEastAsia"/>
          <w:sz w:val="24"/>
          <w:szCs w:val="24"/>
        </w:rPr>
        <w:t>2</w:t>
      </w:r>
      <w:r w:rsidR="00BD0B8F">
        <w:rPr>
          <w:rFonts w:asciiTheme="minorEastAsia" w:hAnsiTheme="minorEastAsia"/>
          <w:sz w:val="24"/>
          <w:szCs w:val="24"/>
        </w:rPr>
        <w:t>所示</w:t>
      </w:r>
      <w:r w:rsidR="00BD0B8F">
        <w:rPr>
          <w:rFonts w:asciiTheme="minorEastAsia" w:hAnsiTheme="minorEastAsia" w:hint="eastAsia"/>
          <w:sz w:val="24"/>
          <w:szCs w:val="24"/>
        </w:rPr>
        <w:t>。</w:t>
      </w:r>
      <w:r w:rsidR="00BD0B8F">
        <w:rPr>
          <w:rFonts w:asciiTheme="minorEastAsia" w:hAnsiTheme="minorEastAsia"/>
          <w:sz w:val="24"/>
          <w:szCs w:val="24"/>
        </w:rPr>
        <w:t>传感器节点通常都是随机分布</w:t>
      </w:r>
      <w:r w:rsidR="00BD0B8F">
        <w:rPr>
          <w:rFonts w:asciiTheme="minorEastAsia" w:hAnsiTheme="minorEastAsia" w:hint="eastAsia"/>
          <w:sz w:val="24"/>
          <w:szCs w:val="24"/>
        </w:rPr>
        <w:t>，</w:t>
      </w:r>
      <w:r w:rsidR="00BD0B8F">
        <w:rPr>
          <w:rFonts w:asciiTheme="minorEastAsia" w:hAnsiTheme="minorEastAsia"/>
          <w:sz w:val="24"/>
          <w:szCs w:val="24"/>
        </w:rPr>
        <w:t>通过飞机抛洒或者其它方式分布在监测区域内</w:t>
      </w:r>
      <w:r w:rsidR="00BD0B8F">
        <w:rPr>
          <w:rFonts w:asciiTheme="minorEastAsia" w:hAnsiTheme="minorEastAsia" w:hint="eastAsia"/>
          <w:sz w:val="24"/>
          <w:szCs w:val="24"/>
        </w:rPr>
        <w:t>，</w:t>
      </w:r>
      <w:r w:rsidR="00BD0B8F">
        <w:rPr>
          <w:rFonts w:asciiTheme="minorEastAsia" w:hAnsiTheme="minorEastAsia"/>
          <w:sz w:val="24"/>
          <w:szCs w:val="24"/>
        </w:rPr>
        <w:t>监测区域内的节点通过自组织的方式形成网络</w:t>
      </w:r>
      <w:r w:rsidR="00BD0B8F">
        <w:rPr>
          <w:rFonts w:asciiTheme="minorEastAsia" w:hAnsiTheme="minorEastAsia" w:hint="eastAsia"/>
          <w:sz w:val="24"/>
          <w:szCs w:val="24"/>
        </w:rPr>
        <w:t>，</w:t>
      </w:r>
      <w:r w:rsidR="00BD0B8F">
        <w:rPr>
          <w:rFonts w:asciiTheme="minorEastAsia" w:hAnsiTheme="minorEastAsia"/>
          <w:sz w:val="24"/>
          <w:szCs w:val="24"/>
        </w:rPr>
        <w:t>并通过无线通信方式进行信息交互</w:t>
      </w:r>
      <w:r w:rsidR="00BD0B8F">
        <w:rPr>
          <w:rFonts w:asciiTheme="minorEastAsia" w:hAnsiTheme="minorEastAsia" w:hint="eastAsia"/>
          <w:sz w:val="24"/>
          <w:szCs w:val="24"/>
        </w:rPr>
        <w:t>，</w:t>
      </w:r>
      <w:r w:rsidR="00BD0B8F">
        <w:rPr>
          <w:rFonts w:asciiTheme="minorEastAsia" w:hAnsiTheme="minorEastAsia"/>
          <w:sz w:val="24"/>
          <w:szCs w:val="24"/>
        </w:rPr>
        <w:t>网络设置比较灵活</w:t>
      </w:r>
      <w:r w:rsidR="006967CD" w:rsidRPr="00D24009">
        <w:rPr>
          <w:rFonts w:asciiTheme="minorEastAsia" w:hAnsiTheme="minorEastAsia"/>
          <w:sz w:val="24"/>
          <w:szCs w:val="24"/>
          <w:vertAlign w:val="superscript"/>
        </w:rPr>
        <w:fldChar w:fldCharType="begin"/>
      </w:r>
      <w:r w:rsidR="006967CD" w:rsidRPr="00D24009">
        <w:rPr>
          <w:rFonts w:asciiTheme="minorEastAsia" w:hAnsiTheme="minorEastAsia"/>
          <w:sz w:val="24"/>
          <w:szCs w:val="24"/>
          <w:vertAlign w:val="superscript"/>
        </w:rPr>
        <w:instrText xml:space="preserve"> REF _Ref534199234 \r \h </w:instrText>
      </w:r>
      <w:r w:rsidR="00D24009">
        <w:rPr>
          <w:rFonts w:asciiTheme="minorEastAsia" w:hAnsiTheme="minorEastAsia"/>
          <w:sz w:val="24"/>
          <w:szCs w:val="24"/>
          <w:vertAlign w:val="superscript"/>
        </w:rPr>
        <w:instrText xml:space="preserve"> \* MERGEFORMAT </w:instrText>
      </w:r>
      <w:r w:rsidR="006967CD" w:rsidRPr="00D24009">
        <w:rPr>
          <w:rFonts w:asciiTheme="minorEastAsia" w:hAnsiTheme="minorEastAsia"/>
          <w:sz w:val="24"/>
          <w:szCs w:val="24"/>
          <w:vertAlign w:val="superscript"/>
        </w:rPr>
      </w:r>
      <w:r w:rsidR="006967CD" w:rsidRPr="00D24009">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[7]</w:t>
      </w:r>
      <w:r w:rsidR="006967CD" w:rsidRPr="00D24009">
        <w:rPr>
          <w:rFonts w:asciiTheme="minorEastAsia" w:hAnsiTheme="minorEastAsia"/>
          <w:sz w:val="24"/>
          <w:szCs w:val="24"/>
          <w:vertAlign w:val="superscript"/>
        </w:rPr>
        <w:fldChar w:fldCharType="end"/>
      </w:r>
      <w:r w:rsidR="00BD0B8F">
        <w:rPr>
          <w:rFonts w:asciiTheme="minorEastAsia" w:hAnsiTheme="minorEastAsia" w:hint="eastAsia"/>
          <w:sz w:val="24"/>
          <w:szCs w:val="24"/>
        </w:rPr>
        <w:t>。</w:t>
      </w:r>
      <w:r w:rsidR="00817BE1">
        <w:rPr>
          <w:rFonts w:asciiTheme="minorEastAsia" w:hAnsiTheme="minorEastAsia" w:hint="eastAsia"/>
          <w:sz w:val="24"/>
          <w:szCs w:val="24"/>
        </w:rPr>
        <w:t>传感器节点感知周围环境信息，采集周边环境数据，通过单跳或者多跳的方式将数据发送到汇聚节点，汇聚节点对数据进行预处理，融合。处理完的数据通过互联网应用或者卫星系统发送给用户，最后用户将所有数据进行共享。</w:t>
      </w:r>
      <w:r w:rsidR="007C179F" w:rsidRPr="00E9047C">
        <w:rPr>
          <w:rFonts w:ascii="Times New Roman" w:hAnsi="Times New Roman" w:cs="Times New Roman"/>
          <w:sz w:val="24"/>
          <w:szCs w:val="24"/>
        </w:rPr>
        <w:t>WSN</w:t>
      </w:r>
      <w:r w:rsidR="007C179F" w:rsidRPr="00261811">
        <w:rPr>
          <w:rFonts w:asciiTheme="minorEastAsia" w:hAnsiTheme="minorEastAsia"/>
          <w:sz w:val="24"/>
          <w:szCs w:val="24"/>
        </w:rPr>
        <w:t>作为一种新兴发展的网络技术</w:t>
      </w:r>
      <w:r w:rsidR="007C179F" w:rsidRPr="00261811">
        <w:rPr>
          <w:rFonts w:asciiTheme="minorEastAsia" w:hAnsiTheme="minorEastAsia" w:hint="eastAsia"/>
          <w:sz w:val="24"/>
          <w:szCs w:val="24"/>
        </w:rPr>
        <w:t>，</w:t>
      </w:r>
      <w:r w:rsidR="00D81B2A" w:rsidRPr="00261811">
        <w:rPr>
          <w:rFonts w:asciiTheme="minorEastAsia" w:hAnsiTheme="minorEastAsia" w:hint="eastAsia"/>
          <w:sz w:val="24"/>
          <w:szCs w:val="24"/>
        </w:rPr>
        <w:t>其备受关注与其自身特点息息相关</w:t>
      </w:r>
      <w:r w:rsidR="006967CD" w:rsidRPr="00D24009">
        <w:rPr>
          <w:rFonts w:asciiTheme="minorEastAsia" w:hAnsiTheme="minorEastAsia"/>
          <w:sz w:val="24"/>
          <w:szCs w:val="24"/>
          <w:vertAlign w:val="superscript"/>
        </w:rPr>
        <w:fldChar w:fldCharType="begin"/>
      </w:r>
      <w:r w:rsidR="006967CD" w:rsidRPr="00D24009">
        <w:rPr>
          <w:rFonts w:asciiTheme="minorEastAsia" w:hAnsiTheme="minorEastAsia"/>
          <w:sz w:val="24"/>
          <w:szCs w:val="24"/>
          <w:vertAlign w:val="superscript"/>
        </w:rPr>
        <w:instrText xml:space="preserve"> </w:instrText>
      </w:r>
      <w:r w:rsidR="006967CD" w:rsidRPr="00D24009">
        <w:rPr>
          <w:rFonts w:asciiTheme="minorEastAsia" w:hAnsiTheme="minorEastAsia" w:hint="eastAsia"/>
          <w:sz w:val="24"/>
          <w:szCs w:val="24"/>
          <w:vertAlign w:val="superscript"/>
        </w:rPr>
        <w:instrText>REF _Ref534199307 \r \h</w:instrText>
      </w:r>
      <w:r w:rsidR="006967CD" w:rsidRPr="00D24009">
        <w:rPr>
          <w:rFonts w:asciiTheme="minorEastAsia" w:hAnsiTheme="minorEastAsia"/>
          <w:sz w:val="24"/>
          <w:szCs w:val="24"/>
          <w:vertAlign w:val="superscript"/>
        </w:rPr>
        <w:instrText xml:space="preserve"> </w:instrText>
      </w:r>
      <w:r w:rsidR="00D24009">
        <w:rPr>
          <w:rFonts w:asciiTheme="minorEastAsia" w:hAnsiTheme="minorEastAsia"/>
          <w:sz w:val="24"/>
          <w:szCs w:val="24"/>
          <w:vertAlign w:val="superscript"/>
        </w:rPr>
        <w:instrText xml:space="preserve"> \* MERGEFORMAT </w:instrText>
      </w:r>
      <w:r w:rsidR="006967CD" w:rsidRPr="00D24009">
        <w:rPr>
          <w:rFonts w:asciiTheme="minorEastAsia" w:hAnsiTheme="minorEastAsia"/>
          <w:sz w:val="24"/>
          <w:szCs w:val="24"/>
          <w:vertAlign w:val="superscript"/>
        </w:rPr>
      </w:r>
      <w:r w:rsidR="006967CD" w:rsidRPr="00D24009">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[8]</w:t>
      </w:r>
      <w:r w:rsidR="006967CD" w:rsidRPr="00D24009">
        <w:rPr>
          <w:rFonts w:asciiTheme="minorEastAsia" w:hAnsiTheme="minorEastAsia"/>
          <w:sz w:val="24"/>
          <w:szCs w:val="24"/>
          <w:vertAlign w:val="superscript"/>
        </w:rPr>
        <w:fldChar w:fldCharType="end"/>
      </w:r>
      <w:r w:rsidR="00D81B2A" w:rsidRPr="00261811">
        <w:rPr>
          <w:rFonts w:asciiTheme="minorEastAsia" w:hAnsiTheme="minorEastAsia" w:hint="eastAsia"/>
          <w:sz w:val="24"/>
          <w:szCs w:val="24"/>
        </w:rPr>
        <w:t>:</w:t>
      </w:r>
    </w:p>
    <w:p w14:paraId="0C9BC2FA" w14:textId="79FE3B0D" w:rsidR="00D81B2A" w:rsidRPr="00261811" w:rsidRDefault="00291FD5" w:rsidP="00261811">
      <w:pPr>
        <w:spacing w:line="400" w:lineRule="exact"/>
        <w:ind w:firstLineChars="200" w:firstLine="480"/>
        <w:rPr>
          <w:rFonts w:asciiTheme="minorEastAsia" w:hAnsiTheme="minorEastAsia"/>
          <w:sz w:val="24"/>
          <w:szCs w:val="24"/>
        </w:rPr>
      </w:pPr>
      <w:r w:rsidRPr="00BB0E78">
        <w:rPr>
          <w:rFonts w:ascii="宋体" w:eastAsia="宋体" w:hAnsi="宋体" w:cs="Times New Roman" w:hint="eastAsia"/>
          <w:color w:val="000000"/>
          <w:sz w:val="24"/>
          <w:szCs w:val="20"/>
        </w:rPr>
        <w:t>(</w:t>
      </w:r>
      <w:r w:rsidRPr="00BB0E78">
        <w:rPr>
          <w:rFonts w:ascii="宋体" w:eastAsia="宋体" w:hAnsi="宋体" w:cs="Times New Roman"/>
          <w:color w:val="000000"/>
          <w:sz w:val="24"/>
          <w:szCs w:val="20"/>
        </w:rPr>
        <w:t>1)</w:t>
      </w:r>
      <w:r w:rsidR="00D81B2A" w:rsidRPr="00291FD5">
        <w:rPr>
          <w:rFonts w:ascii="Times New Roman" w:hAnsi="Times New Roman" w:cs="Times New Roman" w:hint="eastAsia"/>
          <w:color w:val="000000"/>
          <w:sz w:val="24"/>
          <w:szCs w:val="20"/>
        </w:rPr>
        <w:t>、</w:t>
      </w:r>
      <w:r w:rsidR="00D81B2A" w:rsidRPr="00261811">
        <w:rPr>
          <w:rFonts w:asciiTheme="minorEastAsia" w:hAnsiTheme="minorEastAsia" w:hint="eastAsia"/>
          <w:sz w:val="24"/>
          <w:szCs w:val="24"/>
        </w:rPr>
        <w:t>大规模网络：为了保证感知数据的精确性，</w:t>
      </w:r>
      <w:r w:rsidR="003E75F7" w:rsidRPr="00261811">
        <w:rPr>
          <w:rFonts w:asciiTheme="minorEastAsia" w:hAnsiTheme="minorEastAsia" w:hint="eastAsia"/>
          <w:sz w:val="24"/>
          <w:szCs w:val="24"/>
        </w:rPr>
        <w:t>确保网络的覆盖度和连通性，监测的区域通常会部署成千上万甚至更多的传感器节点。</w:t>
      </w:r>
    </w:p>
    <w:p w14:paraId="4E93B5AE" w14:textId="6280E762" w:rsidR="003E75F7" w:rsidRPr="00261811" w:rsidRDefault="00291FD5" w:rsidP="00261811">
      <w:pPr>
        <w:spacing w:line="400" w:lineRule="exact"/>
        <w:ind w:firstLineChars="200" w:firstLine="480"/>
        <w:rPr>
          <w:rFonts w:asciiTheme="minorEastAsia" w:hAnsiTheme="minorEastAsia"/>
          <w:sz w:val="24"/>
          <w:szCs w:val="24"/>
        </w:rPr>
      </w:pPr>
      <w:r w:rsidRPr="00BB0E78">
        <w:rPr>
          <w:rFonts w:ascii="宋体" w:eastAsia="宋体" w:hAnsi="宋体" w:cs="Times New Roman" w:hint="eastAsia"/>
          <w:color w:val="000000"/>
          <w:sz w:val="24"/>
          <w:szCs w:val="20"/>
        </w:rPr>
        <w:lastRenderedPageBreak/>
        <w:t>(</w:t>
      </w:r>
      <w:r w:rsidRPr="00BB0E78">
        <w:rPr>
          <w:rFonts w:ascii="宋体" w:eastAsia="宋体" w:hAnsi="宋体" w:cs="Times New Roman"/>
          <w:color w:val="000000"/>
          <w:sz w:val="24"/>
          <w:szCs w:val="20"/>
        </w:rPr>
        <w:t>2)</w:t>
      </w:r>
      <w:r w:rsidR="003E75F7" w:rsidRPr="00291FD5">
        <w:rPr>
          <w:rFonts w:ascii="Times New Roman" w:hAnsi="Times New Roman" w:cs="Times New Roman" w:hint="eastAsia"/>
          <w:color w:val="000000"/>
          <w:sz w:val="24"/>
          <w:szCs w:val="20"/>
        </w:rPr>
        <w:t>、</w:t>
      </w:r>
      <w:r w:rsidR="003E75F7" w:rsidRPr="00261811">
        <w:rPr>
          <w:rFonts w:asciiTheme="minorEastAsia" w:hAnsiTheme="minorEastAsia" w:hint="eastAsia"/>
          <w:sz w:val="24"/>
          <w:szCs w:val="24"/>
        </w:rPr>
        <w:t>自组织网络：大规模的无线传感器网络节点的分布具有随机性</w:t>
      </w:r>
      <w:r w:rsidR="00574C37" w:rsidRPr="00261811">
        <w:rPr>
          <w:rFonts w:asciiTheme="minorEastAsia" w:hAnsiTheme="minorEastAsia" w:hint="eastAsia"/>
          <w:sz w:val="24"/>
          <w:szCs w:val="24"/>
        </w:rPr>
        <w:t>。此外，</w:t>
      </w:r>
      <w:r w:rsidR="003E75F7" w:rsidRPr="00261811">
        <w:rPr>
          <w:rFonts w:asciiTheme="minorEastAsia" w:hAnsiTheme="minorEastAsia" w:hint="eastAsia"/>
          <w:sz w:val="24"/>
          <w:szCs w:val="24"/>
        </w:rPr>
        <w:t>传感器网络的使用过程中，节点会因为能量耗尽或者</w:t>
      </w:r>
      <w:r w:rsidR="00574C37" w:rsidRPr="00261811">
        <w:rPr>
          <w:rFonts w:asciiTheme="minorEastAsia" w:hAnsiTheme="minorEastAsia" w:hint="eastAsia"/>
          <w:sz w:val="24"/>
          <w:szCs w:val="24"/>
        </w:rPr>
        <w:t xml:space="preserve">其它原因无法参与感知活动，导致网络节点个数减少。为了保证覆盖度和连通性，通常会向网络中增加传感器节点。节点的动态减少和增加，会导致网络的拓扑结构动态变化。具有自组织能力的WSN能够适应网络的拓扑结构的变化。 </w:t>
      </w:r>
    </w:p>
    <w:p w14:paraId="13ADAB48" w14:textId="304ACA66" w:rsidR="00C95EE5" w:rsidRPr="00261811" w:rsidRDefault="00291FD5" w:rsidP="00261811">
      <w:pPr>
        <w:spacing w:line="400" w:lineRule="exact"/>
        <w:ind w:firstLineChars="200" w:firstLine="480"/>
        <w:rPr>
          <w:rFonts w:asciiTheme="minorEastAsia" w:hAnsiTheme="minorEastAsia"/>
          <w:sz w:val="24"/>
          <w:szCs w:val="24"/>
        </w:rPr>
      </w:pPr>
      <w:r w:rsidRPr="00BB0E78">
        <w:rPr>
          <w:rFonts w:ascii="宋体" w:eastAsia="宋体" w:hAnsi="宋体" w:cs="Times New Roman" w:hint="eastAsia"/>
          <w:color w:val="000000"/>
          <w:sz w:val="24"/>
          <w:szCs w:val="20"/>
        </w:rPr>
        <w:t>(</w:t>
      </w:r>
      <w:r w:rsidRPr="00BB0E78">
        <w:rPr>
          <w:rFonts w:ascii="宋体" w:eastAsia="宋体" w:hAnsi="宋体" w:cs="Times New Roman"/>
          <w:color w:val="000000"/>
          <w:sz w:val="24"/>
          <w:szCs w:val="20"/>
        </w:rPr>
        <w:t>3)</w:t>
      </w:r>
      <w:r w:rsidR="003E75F7" w:rsidRPr="00291FD5">
        <w:rPr>
          <w:rFonts w:ascii="Times New Roman" w:hAnsi="Times New Roman" w:cs="Times New Roman" w:hint="eastAsia"/>
          <w:color w:val="000000"/>
          <w:sz w:val="24"/>
          <w:szCs w:val="20"/>
        </w:rPr>
        <w:t>、</w:t>
      </w:r>
      <w:r w:rsidR="00574C37" w:rsidRPr="00261811">
        <w:rPr>
          <w:rFonts w:asciiTheme="minorEastAsia" w:hAnsiTheme="minorEastAsia" w:hint="eastAsia"/>
          <w:sz w:val="24"/>
          <w:szCs w:val="24"/>
        </w:rPr>
        <w:t>可靠</w:t>
      </w:r>
      <w:r w:rsidR="003E75F7" w:rsidRPr="00261811">
        <w:rPr>
          <w:rFonts w:asciiTheme="minorEastAsia" w:hAnsiTheme="minorEastAsia" w:hint="eastAsia"/>
          <w:sz w:val="24"/>
          <w:szCs w:val="24"/>
        </w:rPr>
        <w:t>性网络：</w:t>
      </w:r>
      <w:r w:rsidR="000F60EE" w:rsidRPr="00261811">
        <w:rPr>
          <w:rFonts w:asciiTheme="minorEastAsia" w:hAnsiTheme="minorEastAsia" w:hint="eastAsia"/>
          <w:sz w:val="24"/>
          <w:szCs w:val="24"/>
        </w:rPr>
        <w:t>无线传感器节点的工作环境相对比较恶劣，通常部署在人类不宜到达的区域，容易遭受自然环境的破坏</w:t>
      </w:r>
      <w:r w:rsidR="005E6490" w:rsidRPr="00261811">
        <w:rPr>
          <w:rFonts w:asciiTheme="minorEastAsia" w:hAnsiTheme="minorEastAsia" w:hint="eastAsia"/>
          <w:sz w:val="24"/>
          <w:szCs w:val="24"/>
        </w:rPr>
        <w:t>。因此为了保证网络的可靠性，要求传感器网络的软件具有较好的可重发性，鲁棒性、容错性等性能。硬件能适应恶劣的环境。</w:t>
      </w:r>
    </w:p>
    <w:p w14:paraId="08909F2F" w14:textId="2EE7F7E2" w:rsidR="005E6490" w:rsidRPr="00261811" w:rsidRDefault="00291FD5" w:rsidP="00261811">
      <w:pPr>
        <w:spacing w:line="400" w:lineRule="exact"/>
        <w:ind w:firstLineChars="200" w:firstLine="480"/>
        <w:rPr>
          <w:rFonts w:asciiTheme="minorEastAsia" w:hAnsiTheme="minorEastAsia"/>
          <w:sz w:val="24"/>
          <w:szCs w:val="24"/>
        </w:rPr>
      </w:pPr>
      <w:r w:rsidRPr="00BB0E78">
        <w:rPr>
          <w:rFonts w:ascii="宋体" w:eastAsia="宋体" w:hAnsi="宋体" w:cs="Times New Roman" w:hint="eastAsia"/>
          <w:color w:val="000000"/>
          <w:sz w:val="24"/>
          <w:szCs w:val="20"/>
        </w:rPr>
        <w:t>(</w:t>
      </w:r>
      <w:r w:rsidRPr="00BB0E78">
        <w:rPr>
          <w:rFonts w:ascii="宋体" w:eastAsia="宋体" w:hAnsi="宋体" w:cs="Times New Roman"/>
          <w:color w:val="000000"/>
          <w:sz w:val="24"/>
          <w:szCs w:val="20"/>
        </w:rPr>
        <w:t>4)</w:t>
      </w:r>
      <w:r w:rsidR="005E6490" w:rsidRPr="00261811">
        <w:rPr>
          <w:rFonts w:asciiTheme="minorEastAsia" w:hAnsiTheme="minorEastAsia" w:hint="eastAsia"/>
          <w:sz w:val="24"/>
          <w:szCs w:val="24"/>
        </w:rPr>
        <w:t>、以数据为中心：无线传感器网络是任务型的网络，每个节点存在的意义就是完成感知活动。网络中每个节点的任务就是采集</w:t>
      </w:r>
      <w:r w:rsidR="00434FAA" w:rsidRPr="00261811">
        <w:rPr>
          <w:rFonts w:asciiTheme="minorEastAsia" w:hAnsiTheme="minorEastAsia" w:hint="eastAsia"/>
          <w:sz w:val="24"/>
          <w:szCs w:val="24"/>
        </w:rPr>
        <w:t>数据</w:t>
      </w:r>
      <w:r w:rsidR="005E6490" w:rsidRPr="00261811">
        <w:rPr>
          <w:rFonts w:asciiTheme="minorEastAsia" w:hAnsiTheme="minorEastAsia" w:hint="eastAsia"/>
          <w:sz w:val="24"/>
          <w:szCs w:val="24"/>
        </w:rPr>
        <w:t>，处理</w:t>
      </w:r>
      <w:r w:rsidR="00434FAA" w:rsidRPr="00261811">
        <w:rPr>
          <w:rFonts w:asciiTheme="minorEastAsia" w:hAnsiTheme="minorEastAsia" w:hint="eastAsia"/>
          <w:sz w:val="24"/>
          <w:szCs w:val="24"/>
        </w:rPr>
        <w:t>数据，转发数据</w:t>
      </w:r>
      <w:r w:rsidR="005E6490" w:rsidRPr="00261811">
        <w:rPr>
          <w:rFonts w:asciiTheme="minorEastAsia" w:hAnsiTheme="minorEastAsia" w:hint="eastAsia"/>
          <w:sz w:val="24"/>
          <w:szCs w:val="24"/>
        </w:rPr>
        <w:t>，</w:t>
      </w:r>
      <w:r w:rsidR="00434FAA" w:rsidRPr="00261811">
        <w:rPr>
          <w:rFonts w:asciiTheme="minorEastAsia" w:hAnsiTheme="minorEastAsia" w:hint="eastAsia"/>
          <w:sz w:val="24"/>
          <w:szCs w:val="24"/>
        </w:rPr>
        <w:t>最后为用户提供数据服务。因此，整个过程都是已数据为中心。</w:t>
      </w:r>
    </w:p>
    <w:p w14:paraId="2F378021" w14:textId="77777777" w:rsidR="00434FAA" w:rsidRDefault="00434FAA" w:rsidP="00596908">
      <w:pPr>
        <w:spacing w:afterLines="100" w:after="312" w:line="400" w:lineRule="exact"/>
        <w:ind w:firstLineChars="200" w:firstLine="480"/>
        <w:rPr>
          <w:rFonts w:asciiTheme="minorEastAsia" w:hAnsiTheme="minorEastAsia"/>
          <w:sz w:val="24"/>
          <w:szCs w:val="24"/>
        </w:rPr>
      </w:pPr>
      <w:r w:rsidRPr="00261811">
        <w:rPr>
          <w:rFonts w:asciiTheme="minorEastAsia" w:hAnsiTheme="minorEastAsia"/>
          <w:sz w:val="24"/>
          <w:szCs w:val="24"/>
        </w:rPr>
        <w:t>然而</w:t>
      </w:r>
      <w:r w:rsidRPr="00261811">
        <w:rPr>
          <w:rFonts w:asciiTheme="minorEastAsia" w:hAnsiTheme="minorEastAsia" w:hint="eastAsia"/>
          <w:sz w:val="24"/>
          <w:szCs w:val="24"/>
        </w:rPr>
        <w:t>，因为</w:t>
      </w:r>
      <w:r w:rsidRPr="00E9047C">
        <w:rPr>
          <w:rFonts w:ascii="Times New Roman" w:hAnsi="Times New Roman" w:cs="Times New Roman"/>
          <w:sz w:val="24"/>
          <w:szCs w:val="24"/>
        </w:rPr>
        <w:t>WSN</w:t>
      </w:r>
      <w:r w:rsidRPr="00261811">
        <w:rPr>
          <w:rFonts w:asciiTheme="minorEastAsia" w:hAnsiTheme="minorEastAsia"/>
          <w:sz w:val="24"/>
          <w:szCs w:val="24"/>
        </w:rPr>
        <w:t>中节点的体积小</w:t>
      </w:r>
      <w:r w:rsidRPr="00261811">
        <w:rPr>
          <w:rFonts w:asciiTheme="minorEastAsia" w:hAnsiTheme="minorEastAsia" w:hint="eastAsia"/>
          <w:sz w:val="24"/>
          <w:szCs w:val="24"/>
        </w:rPr>
        <w:t>，并且是以电池供电，所以节点的能量是受限的</w:t>
      </w:r>
      <w:r w:rsidR="004A4A33" w:rsidRPr="00261811">
        <w:rPr>
          <w:rFonts w:asciiTheme="minorEastAsia" w:hAnsiTheme="minorEastAsia" w:hint="eastAsia"/>
          <w:sz w:val="24"/>
          <w:szCs w:val="24"/>
        </w:rPr>
        <w:t>。在工作一段时间后，节点大面积死亡，会导致整个网络瘫痪，因此需要不停的投入新的节点。这样不仅因为节点的死亡会造成大量垃圾给环境带来压力，而且新投入节点会造成大量的资源浪费，增加成本。</w:t>
      </w:r>
    </w:p>
    <w:p w14:paraId="7F3B3259" w14:textId="77777777" w:rsidR="009F6808" w:rsidRDefault="00407BC3" w:rsidP="009F6808">
      <w:pPr>
        <w:keepNext/>
        <w:ind w:firstLineChars="100" w:firstLine="240"/>
        <w:jc w:val="center"/>
      </w:pPr>
      <w:r>
        <w:rPr>
          <w:rFonts w:asciiTheme="minorEastAsia" w:hAnsiTheme="minorEastAsia" w:hint="eastAsia"/>
          <w:noProof/>
          <w:sz w:val="24"/>
          <w:szCs w:val="24"/>
        </w:rPr>
        <w:drawing>
          <wp:inline distT="0" distB="0" distL="0" distR="0" wp14:anchorId="78AC041E" wp14:editId="7A26F0DA">
            <wp:extent cx="4322619" cy="2851909"/>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2.png"/>
                    <pic:cNvPicPr/>
                  </pic:nvPicPr>
                  <pic:blipFill>
                    <a:blip r:embed="rId14">
                      <a:extLst>
                        <a:ext uri="{28A0092B-C50C-407E-A947-70E740481C1C}">
                          <a14:useLocalDpi xmlns:a14="http://schemas.microsoft.com/office/drawing/2010/main" val="0"/>
                        </a:ext>
                      </a:extLst>
                    </a:blip>
                    <a:stretch>
                      <a:fillRect/>
                    </a:stretch>
                  </pic:blipFill>
                  <pic:spPr>
                    <a:xfrm>
                      <a:off x="0" y="0"/>
                      <a:ext cx="4332528" cy="2858446"/>
                    </a:xfrm>
                    <a:prstGeom prst="rect">
                      <a:avLst/>
                    </a:prstGeom>
                  </pic:spPr>
                </pic:pic>
              </a:graphicData>
            </a:graphic>
          </wp:inline>
        </w:drawing>
      </w:r>
    </w:p>
    <w:p w14:paraId="1D0781A9" w14:textId="728BC668" w:rsidR="00864A9A" w:rsidRPr="009F6808" w:rsidRDefault="009F6808" w:rsidP="009F6808">
      <w:pPr>
        <w:pStyle w:val="a4"/>
        <w:jc w:val="center"/>
        <w:rPr>
          <w:rFonts w:ascii="楷体" w:eastAsia="楷体" w:hAnsi="楷体"/>
          <w:sz w:val="21"/>
          <w:szCs w:val="21"/>
        </w:rPr>
      </w:pPr>
      <w:r w:rsidRPr="009F6808">
        <w:rPr>
          <w:rFonts w:ascii="楷体" w:eastAsia="楷体" w:hAnsi="楷体" w:hint="eastAsia"/>
          <w:sz w:val="21"/>
          <w:szCs w:val="21"/>
        </w:rPr>
        <w:t xml:space="preserve">图 </w:t>
      </w:r>
      <w:r w:rsidR="00834050">
        <w:rPr>
          <w:rFonts w:ascii="楷体" w:eastAsia="楷体" w:hAnsi="楷体"/>
          <w:sz w:val="21"/>
          <w:szCs w:val="21"/>
        </w:rPr>
        <w:t>1</w:t>
      </w:r>
      <w:r w:rsidR="00712212">
        <w:noBreakHyphen/>
      </w:r>
      <w:r w:rsidR="00834050" w:rsidRPr="00834050">
        <w:rPr>
          <w:rFonts w:ascii="楷体" w:eastAsia="楷体" w:hAnsi="楷体"/>
          <w:sz w:val="21"/>
          <w:szCs w:val="21"/>
        </w:rPr>
        <w:t>2</w:t>
      </w:r>
      <w:r w:rsidRPr="009F6808">
        <w:rPr>
          <w:rFonts w:ascii="楷体" w:eastAsia="楷体" w:hAnsi="楷体" w:hint="eastAsia"/>
          <w:sz w:val="21"/>
          <w:szCs w:val="21"/>
        </w:rPr>
        <w:t>无线传感器网络</w:t>
      </w:r>
    </w:p>
    <w:p w14:paraId="4405F7A7" w14:textId="23B085FC" w:rsidR="00864A9A" w:rsidRPr="00261811" w:rsidRDefault="00864A9A" w:rsidP="00443E96">
      <w:pPr>
        <w:spacing w:beforeLines="100" w:before="312" w:line="400" w:lineRule="exact"/>
        <w:ind w:firstLineChars="200" w:firstLine="480"/>
        <w:rPr>
          <w:rFonts w:asciiTheme="minorEastAsia" w:hAnsiTheme="minorEastAsia"/>
          <w:sz w:val="24"/>
          <w:szCs w:val="24"/>
        </w:rPr>
      </w:pPr>
      <w:r w:rsidRPr="00261811">
        <w:rPr>
          <w:rFonts w:asciiTheme="minorEastAsia" w:hAnsiTheme="minorEastAsia"/>
          <w:sz w:val="24"/>
          <w:szCs w:val="24"/>
        </w:rPr>
        <w:t>现有</w:t>
      </w:r>
      <w:r>
        <w:rPr>
          <w:rFonts w:asciiTheme="minorEastAsia" w:hAnsiTheme="minorEastAsia" w:hint="eastAsia"/>
          <w:sz w:val="24"/>
          <w:szCs w:val="24"/>
        </w:rPr>
        <w:t>以</w:t>
      </w:r>
      <w:r w:rsidRPr="00E9047C">
        <w:rPr>
          <w:rFonts w:ascii="Times New Roman" w:hAnsi="Times New Roman" w:cs="Times New Roman" w:hint="eastAsia"/>
          <w:sz w:val="24"/>
          <w:szCs w:val="24"/>
        </w:rPr>
        <w:t>WSN</w:t>
      </w:r>
      <w:r>
        <w:rPr>
          <w:rFonts w:asciiTheme="minorEastAsia" w:hAnsiTheme="minorEastAsia" w:hint="eastAsia"/>
          <w:sz w:val="24"/>
          <w:szCs w:val="24"/>
        </w:rPr>
        <w:t>技术为核心的</w:t>
      </w:r>
      <w:r w:rsidRPr="00261811">
        <w:rPr>
          <w:rFonts w:asciiTheme="minorEastAsia" w:hAnsiTheme="minorEastAsia"/>
          <w:sz w:val="24"/>
          <w:szCs w:val="24"/>
        </w:rPr>
        <w:t>城市感知网络</w:t>
      </w:r>
      <w:r w:rsidRPr="00261811">
        <w:rPr>
          <w:rFonts w:asciiTheme="minorEastAsia" w:hAnsiTheme="minorEastAsia" w:hint="eastAsia"/>
          <w:sz w:val="24"/>
          <w:szCs w:val="24"/>
        </w:rPr>
        <w:t>通常将感知节点部署在固定的位置，利用节点嵌入的各种传感器采集周围信息，然而这种静态的感知网络存在许多不足</w:t>
      </w:r>
      <w:r w:rsidRPr="00291FD5">
        <w:rPr>
          <w:rFonts w:asciiTheme="minorEastAsia" w:hAnsiTheme="minorEastAsia"/>
          <w:sz w:val="24"/>
          <w:szCs w:val="24"/>
          <w:vertAlign w:val="superscript"/>
        </w:rPr>
        <w:fldChar w:fldCharType="begin"/>
      </w:r>
      <w:r w:rsidRPr="00291FD5">
        <w:rPr>
          <w:rFonts w:asciiTheme="minorEastAsia" w:hAnsiTheme="minorEastAsia"/>
          <w:sz w:val="24"/>
          <w:szCs w:val="24"/>
          <w:vertAlign w:val="superscript"/>
        </w:rPr>
        <w:instrText xml:space="preserve"> </w:instrText>
      </w:r>
      <w:r w:rsidRPr="00291FD5">
        <w:rPr>
          <w:rFonts w:asciiTheme="minorEastAsia" w:hAnsiTheme="minorEastAsia" w:hint="eastAsia"/>
          <w:sz w:val="24"/>
          <w:szCs w:val="24"/>
          <w:vertAlign w:val="superscript"/>
        </w:rPr>
        <w:instrText>REF _Ref534199673 \r \h</w:instrText>
      </w:r>
      <w:r w:rsidRPr="00291FD5">
        <w:rPr>
          <w:rFonts w:asciiTheme="minorEastAsia" w:hAnsiTheme="minorEastAsia"/>
          <w:sz w:val="24"/>
          <w:szCs w:val="24"/>
          <w:vertAlign w:val="superscript"/>
        </w:rPr>
        <w:instrText xml:space="preserve"> </w:instrText>
      </w:r>
      <w:r w:rsidRPr="00291FD5">
        <w:rPr>
          <w:rFonts w:asciiTheme="minorEastAsia" w:hAnsiTheme="minorEastAsia"/>
          <w:sz w:val="24"/>
          <w:szCs w:val="24"/>
          <w:vertAlign w:val="superscript"/>
        </w:rPr>
      </w:r>
      <w:r w:rsidR="00291FD5">
        <w:rPr>
          <w:rFonts w:asciiTheme="minorEastAsia" w:hAnsiTheme="minorEastAsia"/>
          <w:sz w:val="24"/>
          <w:szCs w:val="24"/>
          <w:vertAlign w:val="superscript"/>
        </w:rPr>
        <w:instrText xml:space="preserve"> \* MERGEFORMAT </w:instrText>
      </w:r>
      <w:r w:rsidRPr="00291FD5">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[9]</w:t>
      </w:r>
      <w:r w:rsidRPr="00291FD5">
        <w:rPr>
          <w:rFonts w:asciiTheme="minorEastAsia" w:hAnsiTheme="minorEastAsia"/>
          <w:sz w:val="24"/>
          <w:szCs w:val="24"/>
          <w:vertAlign w:val="superscript"/>
        </w:rPr>
        <w:fldChar w:fldCharType="end"/>
      </w:r>
      <w:r w:rsidRPr="00291FD5">
        <w:rPr>
          <w:rFonts w:asciiTheme="minorEastAsia" w:hAnsiTheme="minorEastAsia"/>
          <w:sz w:val="24"/>
          <w:szCs w:val="24"/>
          <w:vertAlign w:val="superscript"/>
        </w:rPr>
        <w:fldChar w:fldCharType="begin"/>
      </w:r>
      <w:r w:rsidRPr="00291FD5">
        <w:rPr>
          <w:rFonts w:asciiTheme="minorEastAsia" w:hAnsiTheme="minorEastAsia"/>
          <w:sz w:val="24"/>
          <w:szCs w:val="24"/>
          <w:vertAlign w:val="superscript"/>
        </w:rPr>
        <w:instrText xml:space="preserve"> REF _Ref534199885 \r \h </w:instrText>
      </w:r>
      <w:r w:rsidRPr="00291FD5">
        <w:rPr>
          <w:rFonts w:asciiTheme="minorEastAsia" w:hAnsiTheme="minorEastAsia"/>
          <w:sz w:val="24"/>
          <w:szCs w:val="24"/>
          <w:vertAlign w:val="superscript"/>
        </w:rPr>
      </w:r>
      <w:r w:rsidR="00291FD5">
        <w:rPr>
          <w:rFonts w:asciiTheme="minorEastAsia" w:hAnsiTheme="minorEastAsia"/>
          <w:sz w:val="24"/>
          <w:szCs w:val="24"/>
          <w:vertAlign w:val="superscript"/>
        </w:rPr>
        <w:instrText xml:space="preserve"> \* MERGEFORMAT </w:instrText>
      </w:r>
      <w:r w:rsidRPr="00291FD5">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[10]</w:t>
      </w:r>
      <w:r w:rsidRPr="00291FD5">
        <w:rPr>
          <w:rFonts w:asciiTheme="minorEastAsia" w:hAnsiTheme="minorEastAsia"/>
          <w:sz w:val="24"/>
          <w:szCs w:val="24"/>
          <w:vertAlign w:val="superscript"/>
        </w:rPr>
        <w:fldChar w:fldCharType="end"/>
      </w:r>
      <w:r w:rsidRPr="00261811">
        <w:rPr>
          <w:rFonts w:asciiTheme="minorEastAsia" w:hAnsiTheme="minorEastAsia" w:hint="eastAsia"/>
          <w:sz w:val="24"/>
          <w:szCs w:val="24"/>
        </w:rPr>
        <w:t>：</w:t>
      </w:r>
    </w:p>
    <w:p w14:paraId="33FA918B" w14:textId="2C15CBF7" w:rsidR="00864A9A" w:rsidRPr="00261811" w:rsidRDefault="00291FD5" w:rsidP="00864A9A">
      <w:pPr>
        <w:spacing w:line="400" w:lineRule="exact"/>
        <w:ind w:firstLineChars="200" w:firstLine="480"/>
        <w:rPr>
          <w:rFonts w:asciiTheme="minorEastAsia" w:hAnsiTheme="minorEastAsia"/>
          <w:sz w:val="24"/>
          <w:szCs w:val="24"/>
        </w:rPr>
      </w:pPr>
      <w:r w:rsidRPr="00BB0E78">
        <w:rPr>
          <w:rFonts w:ascii="宋体" w:eastAsia="宋体" w:hAnsi="宋体" w:cs="Times New Roman" w:hint="eastAsia"/>
          <w:color w:val="000000"/>
          <w:sz w:val="24"/>
          <w:szCs w:val="20"/>
        </w:rPr>
        <w:t>(</w:t>
      </w:r>
      <w:r w:rsidRPr="00BB0E78">
        <w:rPr>
          <w:rFonts w:ascii="宋体" w:eastAsia="宋体" w:hAnsi="宋体" w:cs="Times New Roman"/>
          <w:color w:val="000000"/>
          <w:sz w:val="24"/>
          <w:szCs w:val="20"/>
        </w:rPr>
        <w:t>1)</w:t>
      </w:r>
      <w:r w:rsidR="00864A9A" w:rsidRPr="00261811">
        <w:rPr>
          <w:rFonts w:asciiTheme="minorEastAsia" w:hAnsiTheme="minorEastAsia" w:hint="eastAsia"/>
          <w:sz w:val="24"/>
          <w:szCs w:val="24"/>
        </w:rPr>
        <w:t>、感知节点部署位置不可变，覆盖范围有限。静态感知网络为了获得较</w:t>
      </w:r>
      <w:r w:rsidR="00864A9A" w:rsidRPr="00261811">
        <w:rPr>
          <w:rFonts w:asciiTheme="minorEastAsia" w:hAnsiTheme="minorEastAsia" w:hint="eastAsia"/>
          <w:sz w:val="24"/>
          <w:szCs w:val="24"/>
        </w:rPr>
        <w:lastRenderedPageBreak/>
        <w:t>好的感知能力，通常需要部署大量的感知节点。这样会使网络出现感知重叠区域和感知盲区，采集的数据在空间上具有离散性，且没有时间维度。</w:t>
      </w:r>
    </w:p>
    <w:p w14:paraId="2EAE4D1A" w14:textId="2D74F08F" w:rsidR="00F94921" w:rsidRPr="00261811" w:rsidRDefault="00291FD5" w:rsidP="00864A9A">
      <w:pPr>
        <w:spacing w:line="400" w:lineRule="exact"/>
        <w:ind w:firstLineChars="200" w:firstLine="480"/>
        <w:rPr>
          <w:rFonts w:asciiTheme="minorEastAsia" w:hAnsiTheme="minorEastAsia"/>
          <w:sz w:val="24"/>
          <w:szCs w:val="24"/>
        </w:rPr>
      </w:pPr>
      <w:r w:rsidRPr="00BB0E78">
        <w:rPr>
          <w:rFonts w:ascii="宋体" w:eastAsia="宋体" w:hAnsi="宋体" w:cs="Times New Roman" w:hint="eastAsia"/>
          <w:color w:val="000000"/>
          <w:sz w:val="24"/>
          <w:szCs w:val="20"/>
        </w:rPr>
        <w:t>(</w:t>
      </w:r>
      <w:r w:rsidRPr="00BB0E78">
        <w:rPr>
          <w:rFonts w:ascii="宋体" w:eastAsia="宋体" w:hAnsi="宋体" w:cs="Times New Roman"/>
          <w:color w:val="000000"/>
          <w:sz w:val="24"/>
          <w:szCs w:val="20"/>
        </w:rPr>
        <w:t>2)</w:t>
      </w:r>
      <w:r w:rsidR="00864A9A" w:rsidRPr="00261811">
        <w:rPr>
          <w:rFonts w:asciiTheme="minorEastAsia" w:hAnsiTheme="minorEastAsia" w:hint="eastAsia"/>
          <w:sz w:val="24"/>
          <w:szCs w:val="24"/>
        </w:rPr>
        <w:t>、采集设施不可重复利用，网络布局成本较高，环境压力较大。静态网络节点的能量受限，在参与感知过程中，能量会逐渐耗尽，因此经常需要对节点进行更换。在大规模的城市感知中，需要部署大量的节点，部署成本较高。</w:t>
      </w:r>
    </w:p>
    <w:p w14:paraId="6FD09C7C" w14:textId="6D654798" w:rsidR="00DC005F" w:rsidRPr="00390749" w:rsidRDefault="00390749" w:rsidP="00390749">
      <w:pPr>
        <w:spacing w:line="400" w:lineRule="exact"/>
        <w:rPr>
          <w:rFonts w:asciiTheme="minorEastAsia" w:hAnsiTheme="minorEastAsia"/>
          <w:sz w:val="24"/>
          <w:szCs w:val="24"/>
        </w:rPr>
      </w:pPr>
      <w:r w:rsidRPr="00BB0E78">
        <w:rPr>
          <w:rFonts w:ascii="宋体" w:eastAsia="宋体" w:hAnsi="宋体" w:cs="Times New Roman" w:hint="eastAsia"/>
          <w:color w:val="000000"/>
          <w:sz w:val="24"/>
          <w:szCs w:val="20"/>
        </w:rPr>
        <w:t>2</w:t>
      </w:r>
      <w:r w:rsidR="00291FD5" w:rsidRPr="00BB0E78">
        <w:rPr>
          <w:rFonts w:ascii="宋体" w:eastAsia="宋体" w:hAnsi="宋体" w:cs="Times New Roman" w:hint="eastAsia"/>
          <w:color w:val="000000"/>
          <w:sz w:val="24"/>
          <w:szCs w:val="20"/>
        </w:rPr>
        <w:t>)</w:t>
      </w:r>
      <w:r w:rsidR="00291FD5">
        <w:rPr>
          <w:rFonts w:ascii="Times New Roman" w:hAnsi="Times New Roman" w:cs="Times New Roman"/>
          <w:color w:val="000000"/>
          <w:sz w:val="24"/>
          <w:szCs w:val="20"/>
        </w:rPr>
        <w:t xml:space="preserve"> </w:t>
      </w:r>
      <w:r w:rsidR="001D666F" w:rsidRPr="00390749">
        <w:rPr>
          <w:rFonts w:asciiTheme="minorEastAsia" w:hAnsiTheme="minorEastAsia" w:hint="eastAsia"/>
          <w:sz w:val="24"/>
          <w:szCs w:val="24"/>
        </w:rPr>
        <w:t>移动</w:t>
      </w:r>
      <w:r w:rsidR="001D666F" w:rsidRPr="00390749">
        <w:rPr>
          <w:rFonts w:asciiTheme="minorEastAsia" w:hAnsiTheme="minorEastAsia"/>
          <w:sz w:val="24"/>
          <w:szCs w:val="24"/>
        </w:rPr>
        <w:t>群体</w:t>
      </w:r>
      <w:r w:rsidR="00DC005F" w:rsidRPr="00390749">
        <w:rPr>
          <w:rFonts w:asciiTheme="minorEastAsia" w:hAnsiTheme="minorEastAsia" w:hint="eastAsia"/>
          <w:sz w:val="24"/>
          <w:szCs w:val="24"/>
        </w:rPr>
        <w:t>感知网络</w:t>
      </w:r>
    </w:p>
    <w:p w14:paraId="31102A2C" w14:textId="150DE456" w:rsidR="00A132DB" w:rsidRDefault="001D666F" w:rsidP="000A378C">
      <w:pPr>
        <w:spacing w:line="400" w:lineRule="exact"/>
        <w:ind w:firstLineChars="200" w:firstLine="480"/>
        <w:rPr>
          <w:rFonts w:asciiTheme="minorEastAsia" w:hAnsiTheme="minorEastAsia"/>
          <w:sz w:val="24"/>
          <w:szCs w:val="24"/>
        </w:rPr>
      </w:pPr>
      <w:r>
        <w:rPr>
          <w:rFonts w:asciiTheme="minorEastAsia" w:hAnsiTheme="minorEastAsia"/>
          <w:sz w:val="24"/>
          <w:szCs w:val="24"/>
        </w:rPr>
        <w:t>移动群体感知网络</w:t>
      </w:r>
      <w:r w:rsidR="002F1703" w:rsidRPr="00D24009">
        <w:rPr>
          <w:rFonts w:asciiTheme="minorEastAsia" w:hAnsiTheme="minorEastAsia"/>
          <w:sz w:val="24"/>
          <w:szCs w:val="24"/>
          <w:vertAlign w:val="superscript"/>
        </w:rPr>
        <w:fldChar w:fldCharType="begin"/>
      </w:r>
      <w:r w:rsidR="002F1703" w:rsidRPr="00D24009">
        <w:rPr>
          <w:rFonts w:asciiTheme="minorEastAsia" w:hAnsiTheme="minorEastAsia"/>
          <w:sz w:val="24"/>
          <w:szCs w:val="24"/>
          <w:vertAlign w:val="superscript"/>
        </w:rPr>
        <w:instrText xml:space="preserve"> REF _Ref534200511 \r \h </w:instrText>
      </w:r>
      <w:r w:rsidR="00D24009">
        <w:rPr>
          <w:rFonts w:asciiTheme="minorEastAsia" w:hAnsiTheme="minorEastAsia"/>
          <w:sz w:val="24"/>
          <w:szCs w:val="24"/>
          <w:vertAlign w:val="superscript"/>
        </w:rPr>
        <w:instrText xml:space="preserve"> \* MERGEFORMAT </w:instrText>
      </w:r>
      <w:r w:rsidR="002F1703" w:rsidRPr="00D24009">
        <w:rPr>
          <w:rFonts w:asciiTheme="minorEastAsia" w:hAnsiTheme="minorEastAsia"/>
          <w:sz w:val="24"/>
          <w:szCs w:val="24"/>
          <w:vertAlign w:val="superscript"/>
        </w:rPr>
      </w:r>
      <w:r w:rsidR="002F1703" w:rsidRPr="00D24009">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[11]</w:t>
      </w:r>
      <w:r w:rsidR="002F1703" w:rsidRPr="00D24009">
        <w:rPr>
          <w:rFonts w:asciiTheme="minorEastAsia" w:hAnsiTheme="minorEastAsia"/>
          <w:sz w:val="24"/>
          <w:szCs w:val="24"/>
          <w:vertAlign w:val="superscript"/>
        </w:rPr>
        <w:fldChar w:fldCharType="end"/>
      </w:r>
      <w:r>
        <w:rPr>
          <w:rFonts w:asciiTheme="minorEastAsia" w:hAnsiTheme="minorEastAsia"/>
          <w:sz w:val="24"/>
          <w:szCs w:val="24"/>
        </w:rPr>
        <w:t>主要利用携带移动智能终端的个体来收集感知数据</w:t>
      </w:r>
      <w:r>
        <w:rPr>
          <w:rFonts w:asciiTheme="minorEastAsia" w:hAnsiTheme="minorEastAsia" w:hint="eastAsia"/>
          <w:sz w:val="24"/>
          <w:szCs w:val="24"/>
        </w:rPr>
        <w:t>，</w:t>
      </w:r>
      <w:r w:rsidR="00204C71">
        <w:rPr>
          <w:rFonts w:asciiTheme="minorEastAsia" w:hAnsiTheme="minorEastAsia" w:hint="eastAsia"/>
          <w:sz w:val="24"/>
          <w:szCs w:val="24"/>
        </w:rPr>
        <w:t>移动群体感知系统中参与收集感知数据的个体称为感知节点</w:t>
      </w:r>
      <w:r w:rsidR="002F1703" w:rsidRPr="00D24009">
        <w:rPr>
          <w:rFonts w:asciiTheme="minorEastAsia" w:hAnsiTheme="minorEastAsia"/>
          <w:sz w:val="24"/>
          <w:szCs w:val="24"/>
          <w:vertAlign w:val="superscript"/>
        </w:rPr>
        <w:fldChar w:fldCharType="begin"/>
      </w:r>
      <w:r w:rsidR="002F1703" w:rsidRPr="00D24009">
        <w:rPr>
          <w:rFonts w:asciiTheme="minorEastAsia" w:hAnsiTheme="minorEastAsia"/>
          <w:sz w:val="24"/>
          <w:szCs w:val="24"/>
          <w:vertAlign w:val="superscript"/>
        </w:rPr>
        <w:instrText xml:space="preserve"> </w:instrText>
      </w:r>
      <w:r w:rsidR="002F1703" w:rsidRPr="00D24009">
        <w:rPr>
          <w:rFonts w:asciiTheme="minorEastAsia" w:hAnsiTheme="minorEastAsia" w:hint="eastAsia"/>
          <w:sz w:val="24"/>
          <w:szCs w:val="24"/>
          <w:vertAlign w:val="superscript"/>
        </w:rPr>
        <w:instrText>REF _Ref534200053 \r \h</w:instrText>
      </w:r>
      <w:r w:rsidR="002F1703" w:rsidRPr="00D24009">
        <w:rPr>
          <w:rFonts w:asciiTheme="minorEastAsia" w:hAnsiTheme="minorEastAsia"/>
          <w:sz w:val="24"/>
          <w:szCs w:val="24"/>
          <w:vertAlign w:val="superscript"/>
        </w:rPr>
        <w:instrText xml:space="preserve"> </w:instrText>
      </w:r>
      <w:r w:rsidR="00D24009">
        <w:rPr>
          <w:rFonts w:asciiTheme="minorEastAsia" w:hAnsiTheme="minorEastAsia"/>
          <w:sz w:val="24"/>
          <w:szCs w:val="24"/>
          <w:vertAlign w:val="superscript"/>
        </w:rPr>
        <w:instrText xml:space="preserve"> \* MERGEFORMAT </w:instrText>
      </w:r>
      <w:r w:rsidR="002F1703" w:rsidRPr="00D24009">
        <w:rPr>
          <w:rFonts w:asciiTheme="minorEastAsia" w:hAnsiTheme="minorEastAsia"/>
          <w:sz w:val="24"/>
          <w:szCs w:val="24"/>
          <w:vertAlign w:val="superscript"/>
        </w:rPr>
      </w:r>
      <w:r w:rsidR="002F1703" w:rsidRPr="00D24009">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[12]</w:t>
      </w:r>
      <w:r w:rsidR="002F1703" w:rsidRPr="00D24009">
        <w:rPr>
          <w:rFonts w:asciiTheme="minorEastAsia" w:hAnsiTheme="minorEastAsia"/>
          <w:sz w:val="24"/>
          <w:szCs w:val="24"/>
          <w:vertAlign w:val="superscript"/>
        </w:rPr>
        <w:fldChar w:fldCharType="end"/>
      </w:r>
      <w:r w:rsidR="002F1703" w:rsidRPr="00D24009">
        <w:rPr>
          <w:rFonts w:asciiTheme="minorEastAsia" w:hAnsiTheme="minorEastAsia"/>
          <w:sz w:val="24"/>
          <w:szCs w:val="24"/>
          <w:vertAlign w:val="superscript"/>
        </w:rPr>
        <w:fldChar w:fldCharType="begin"/>
      </w:r>
      <w:r w:rsidR="002F1703" w:rsidRPr="00D24009">
        <w:rPr>
          <w:rFonts w:asciiTheme="minorEastAsia" w:hAnsiTheme="minorEastAsia"/>
          <w:sz w:val="24"/>
          <w:szCs w:val="24"/>
          <w:vertAlign w:val="superscript"/>
        </w:rPr>
        <w:instrText xml:space="preserve"> REF _Ref534200054 \r \h </w:instrText>
      </w:r>
      <w:r w:rsidR="00D24009">
        <w:rPr>
          <w:rFonts w:asciiTheme="minorEastAsia" w:hAnsiTheme="minorEastAsia"/>
          <w:sz w:val="24"/>
          <w:szCs w:val="24"/>
          <w:vertAlign w:val="superscript"/>
        </w:rPr>
        <w:instrText xml:space="preserve"> \* MERGEFORMAT </w:instrText>
      </w:r>
      <w:r w:rsidR="002F1703" w:rsidRPr="00D24009">
        <w:rPr>
          <w:rFonts w:asciiTheme="minorEastAsia" w:hAnsiTheme="minorEastAsia"/>
          <w:sz w:val="24"/>
          <w:szCs w:val="24"/>
          <w:vertAlign w:val="superscript"/>
        </w:rPr>
      </w:r>
      <w:r w:rsidR="002F1703" w:rsidRPr="00D24009">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[13]</w:t>
      </w:r>
      <w:r w:rsidR="002F1703" w:rsidRPr="00D24009">
        <w:rPr>
          <w:rFonts w:asciiTheme="minorEastAsia" w:hAnsiTheme="minorEastAsia"/>
          <w:sz w:val="24"/>
          <w:szCs w:val="24"/>
          <w:vertAlign w:val="superscript"/>
        </w:rPr>
        <w:fldChar w:fldCharType="end"/>
      </w:r>
      <w:r w:rsidR="00204C71">
        <w:rPr>
          <w:rFonts w:asciiTheme="minorEastAsia" w:hAnsiTheme="minorEastAsia" w:hint="eastAsia"/>
          <w:sz w:val="24"/>
          <w:szCs w:val="24"/>
        </w:rPr>
        <w:t>。</w:t>
      </w:r>
      <w:r w:rsidR="00A132DB">
        <w:rPr>
          <w:rFonts w:asciiTheme="minorEastAsia" w:hAnsiTheme="minorEastAsia" w:hint="eastAsia"/>
          <w:sz w:val="24"/>
          <w:szCs w:val="24"/>
        </w:rPr>
        <w:t>移动</w:t>
      </w:r>
      <w:r w:rsidR="00204C71">
        <w:rPr>
          <w:rFonts w:asciiTheme="minorEastAsia" w:hAnsiTheme="minorEastAsia" w:hint="eastAsia"/>
          <w:sz w:val="24"/>
          <w:szCs w:val="24"/>
        </w:rPr>
        <w:t>群体</w:t>
      </w:r>
      <w:r w:rsidR="00A132DB">
        <w:rPr>
          <w:rFonts w:asciiTheme="minorEastAsia" w:hAnsiTheme="minorEastAsia" w:hint="eastAsia"/>
          <w:sz w:val="24"/>
          <w:szCs w:val="24"/>
        </w:rPr>
        <w:t>感知系统</w:t>
      </w:r>
      <w:r w:rsidR="00204C71">
        <w:rPr>
          <w:rFonts w:asciiTheme="minorEastAsia" w:hAnsiTheme="minorEastAsia" w:hint="eastAsia"/>
          <w:sz w:val="24"/>
          <w:szCs w:val="24"/>
        </w:rPr>
        <w:t>具有的特点可以归纳为以下两点：</w:t>
      </w:r>
      <w:r w:rsidR="00204C71" w:rsidRPr="00E9047C">
        <w:rPr>
          <w:rFonts w:ascii="Times New Roman" w:hAnsi="Times New Roman" w:cs="Times New Roman" w:hint="eastAsia"/>
          <w:sz w:val="24"/>
          <w:szCs w:val="24"/>
        </w:rPr>
        <w:t>a</w:t>
      </w:r>
      <w:r w:rsidR="00204C71" w:rsidRPr="00E9047C">
        <w:rPr>
          <w:rFonts w:ascii="Times New Roman" w:hAnsi="Times New Roman" w:cs="Times New Roman" w:hint="eastAsia"/>
          <w:sz w:val="24"/>
          <w:szCs w:val="24"/>
        </w:rPr>
        <w:t>、</w:t>
      </w:r>
      <w:r w:rsidR="00A132DB">
        <w:rPr>
          <w:rFonts w:asciiTheme="minorEastAsia" w:hAnsiTheme="minorEastAsia" w:hint="eastAsia"/>
          <w:sz w:val="24"/>
          <w:szCs w:val="24"/>
        </w:rPr>
        <w:t>感知节点的分布随机且比较广泛，具有移动特性</w:t>
      </w:r>
      <w:r w:rsidR="00204C71">
        <w:rPr>
          <w:rFonts w:asciiTheme="minorEastAsia" w:hAnsiTheme="minorEastAsia" w:hint="eastAsia"/>
          <w:sz w:val="24"/>
          <w:szCs w:val="24"/>
        </w:rPr>
        <w:t>；</w:t>
      </w:r>
      <w:r w:rsidR="00204C71" w:rsidRPr="00E9047C">
        <w:rPr>
          <w:rFonts w:ascii="Times New Roman" w:hAnsi="Times New Roman" w:cs="Times New Roman" w:hint="eastAsia"/>
          <w:sz w:val="24"/>
          <w:szCs w:val="24"/>
        </w:rPr>
        <w:t>b</w:t>
      </w:r>
      <w:r w:rsidR="00204C71" w:rsidRPr="00E9047C">
        <w:rPr>
          <w:rFonts w:ascii="Times New Roman" w:hAnsi="Times New Roman" w:cs="Times New Roman" w:hint="eastAsia"/>
          <w:sz w:val="24"/>
          <w:szCs w:val="24"/>
        </w:rPr>
        <w:t>、</w:t>
      </w:r>
      <w:r w:rsidR="00A132DB">
        <w:rPr>
          <w:rFonts w:asciiTheme="minorEastAsia" w:hAnsiTheme="minorEastAsia" w:hint="eastAsia"/>
          <w:sz w:val="24"/>
          <w:szCs w:val="24"/>
        </w:rPr>
        <w:t>感知节点规模庞大，移动群体感知网络不会过度依赖于系统中的某一个感知节点，相比较于无线传感网络，单个节点的死亡不会对整个移动群体感知网络产生任何影响，移动群体感知网络具有非常高的健壮性</w:t>
      </w:r>
      <w:r w:rsidR="00266256">
        <w:rPr>
          <w:rFonts w:asciiTheme="minorEastAsia" w:hAnsiTheme="minorEastAsia" w:hint="eastAsia"/>
          <w:sz w:val="24"/>
          <w:szCs w:val="24"/>
        </w:rPr>
        <w:t>；</w:t>
      </w:r>
      <w:r w:rsidR="00266256" w:rsidRPr="00E9047C">
        <w:rPr>
          <w:rFonts w:ascii="Times New Roman" w:hAnsi="Times New Roman" w:cs="Times New Roman"/>
          <w:sz w:val="24"/>
          <w:szCs w:val="24"/>
        </w:rPr>
        <w:t>c</w:t>
      </w:r>
      <w:r w:rsidR="00266256" w:rsidRPr="00E9047C">
        <w:rPr>
          <w:rFonts w:ascii="Times New Roman" w:hAnsi="Times New Roman" w:cs="Times New Roman" w:hint="eastAsia"/>
          <w:sz w:val="24"/>
          <w:szCs w:val="24"/>
        </w:rPr>
        <w:t>、</w:t>
      </w:r>
      <w:r w:rsidR="00266256">
        <w:rPr>
          <w:rFonts w:asciiTheme="minorEastAsia" w:hAnsiTheme="minorEastAsia" w:hint="eastAsia"/>
          <w:sz w:val="24"/>
          <w:szCs w:val="24"/>
        </w:rPr>
        <w:t>以人为中心，人在移动群体感知系统充当感知对象、设备管理者、数据源以及服务对象多种角色</w:t>
      </w:r>
      <w:r w:rsidR="00A132DB">
        <w:rPr>
          <w:rFonts w:asciiTheme="minorEastAsia" w:hAnsiTheme="minorEastAsia" w:hint="eastAsia"/>
          <w:sz w:val="24"/>
          <w:szCs w:val="24"/>
        </w:rPr>
        <w:t>。</w:t>
      </w:r>
      <w:r w:rsidR="002A0C8A">
        <w:rPr>
          <w:rFonts w:asciiTheme="minorEastAsia" w:hAnsiTheme="minorEastAsia" w:hint="eastAsia"/>
          <w:sz w:val="24"/>
          <w:szCs w:val="24"/>
        </w:rPr>
        <w:t>近些年，</w:t>
      </w:r>
      <w:r w:rsidR="00FE250A" w:rsidRPr="00261811">
        <w:rPr>
          <w:rFonts w:asciiTheme="minorEastAsia" w:hAnsiTheme="minorEastAsia" w:hint="eastAsia"/>
          <w:sz w:val="24"/>
          <w:szCs w:val="24"/>
        </w:rPr>
        <w:t>移动群体感知的概念被广泛应用于</w:t>
      </w:r>
      <w:r w:rsidR="00A132DB">
        <w:rPr>
          <w:rFonts w:asciiTheme="minorEastAsia" w:hAnsiTheme="minorEastAsia" w:hint="eastAsia"/>
          <w:sz w:val="24"/>
          <w:szCs w:val="24"/>
        </w:rPr>
        <w:t>各个领域中，典型的应用领域有</w:t>
      </w:r>
      <w:r w:rsidR="006B4A1E" w:rsidRPr="00D24009">
        <w:rPr>
          <w:rFonts w:asciiTheme="minorEastAsia" w:hAnsiTheme="minorEastAsia"/>
          <w:sz w:val="24"/>
          <w:szCs w:val="24"/>
          <w:vertAlign w:val="superscript"/>
        </w:rPr>
        <w:fldChar w:fldCharType="begin"/>
      </w:r>
      <w:r w:rsidR="006B4A1E" w:rsidRPr="00D24009">
        <w:rPr>
          <w:rFonts w:asciiTheme="minorEastAsia" w:hAnsiTheme="minorEastAsia"/>
          <w:sz w:val="24"/>
          <w:szCs w:val="24"/>
          <w:vertAlign w:val="superscript"/>
        </w:rPr>
        <w:instrText xml:space="preserve"> </w:instrText>
      </w:r>
      <w:r w:rsidR="006B4A1E" w:rsidRPr="00D24009">
        <w:rPr>
          <w:rFonts w:asciiTheme="minorEastAsia" w:hAnsiTheme="minorEastAsia" w:hint="eastAsia"/>
          <w:sz w:val="24"/>
          <w:szCs w:val="24"/>
          <w:vertAlign w:val="superscript"/>
        </w:rPr>
        <w:instrText>REF _Ref534200779 \r \h</w:instrText>
      </w:r>
      <w:r w:rsidR="006B4A1E" w:rsidRPr="00D24009">
        <w:rPr>
          <w:rFonts w:asciiTheme="minorEastAsia" w:hAnsiTheme="minorEastAsia"/>
          <w:sz w:val="24"/>
          <w:szCs w:val="24"/>
          <w:vertAlign w:val="superscript"/>
        </w:rPr>
        <w:instrText xml:space="preserve"> </w:instrText>
      </w:r>
      <w:r w:rsidR="00D24009">
        <w:rPr>
          <w:rFonts w:asciiTheme="minorEastAsia" w:hAnsiTheme="minorEastAsia"/>
          <w:sz w:val="24"/>
          <w:szCs w:val="24"/>
          <w:vertAlign w:val="superscript"/>
        </w:rPr>
        <w:instrText xml:space="preserve"> \* MERGEFORMAT </w:instrText>
      </w:r>
      <w:r w:rsidR="006B4A1E" w:rsidRPr="00D24009">
        <w:rPr>
          <w:rFonts w:asciiTheme="minorEastAsia" w:hAnsiTheme="minorEastAsia"/>
          <w:sz w:val="24"/>
          <w:szCs w:val="24"/>
          <w:vertAlign w:val="superscript"/>
        </w:rPr>
      </w:r>
      <w:r w:rsidR="006B4A1E" w:rsidRPr="00D24009">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[14]</w:t>
      </w:r>
      <w:r w:rsidR="006B4A1E" w:rsidRPr="00D24009">
        <w:rPr>
          <w:rFonts w:asciiTheme="minorEastAsia" w:hAnsiTheme="minorEastAsia"/>
          <w:sz w:val="24"/>
          <w:szCs w:val="24"/>
          <w:vertAlign w:val="superscript"/>
        </w:rPr>
        <w:fldChar w:fldCharType="end"/>
      </w:r>
      <w:r w:rsidR="006B4A1E" w:rsidRPr="00D24009">
        <w:rPr>
          <w:rFonts w:asciiTheme="minorEastAsia" w:hAnsiTheme="minorEastAsia"/>
          <w:sz w:val="24"/>
          <w:szCs w:val="24"/>
          <w:vertAlign w:val="superscript"/>
        </w:rPr>
        <w:t>-</w:t>
      </w:r>
      <w:r w:rsidR="006B4A1E" w:rsidRPr="00D24009">
        <w:rPr>
          <w:rFonts w:asciiTheme="minorEastAsia" w:hAnsiTheme="minorEastAsia"/>
          <w:sz w:val="24"/>
          <w:szCs w:val="24"/>
          <w:vertAlign w:val="superscript"/>
        </w:rPr>
        <w:fldChar w:fldCharType="begin"/>
      </w:r>
      <w:r w:rsidR="006B4A1E" w:rsidRPr="00D24009">
        <w:rPr>
          <w:rFonts w:asciiTheme="minorEastAsia" w:hAnsiTheme="minorEastAsia"/>
          <w:sz w:val="24"/>
          <w:szCs w:val="24"/>
          <w:vertAlign w:val="superscript"/>
        </w:rPr>
        <w:instrText xml:space="preserve"> REF _Ref534201056 \r \h </w:instrText>
      </w:r>
      <w:r w:rsidR="00D24009">
        <w:rPr>
          <w:rFonts w:asciiTheme="minorEastAsia" w:hAnsiTheme="minorEastAsia"/>
          <w:sz w:val="24"/>
          <w:szCs w:val="24"/>
          <w:vertAlign w:val="superscript"/>
        </w:rPr>
        <w:instrText xml:space="preserve"> \* MERGEFORMAT </w:instrText>
      </w:r>
      <w:r w:rsidR="006B4A1E" w:rsidRPr="00D24009">
        <w:rPr>
          <w:rFonts w:asciiTheme="minorEastAsia" w:hAnsiTheme="minorEastAsia"/>
          <w:sz w:val="24"/>
          <w:szCs w:val="24"/>
          <w:vertAlign w:val="superscript"/>
        </w:rPr>
      </w:r>
      <w:r w:rsidR="006B4A1E" w:rsidRPr="00D24009">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[18]</w:t>
      </w:r>
      <w:r w:rsidR="006B4A1E" w:rsidRPr="00D24009">
        <w:rPr>
          <w:rFonts w:asciiTheme="minorEastAsia" w:hAnsiTheme="minorEastAsia"/>
          <w:sz w:val="24"/>
          <w:szCs w:val="24"/>
          <w:vertAlign w:val="superscript"/>
        </w:rPr>
        <w:fldChar w:fldCharType="end"/>
      </w:r>
      <w:r w:rsidR="00A132DB">
        <w:rPr>
          <w:rFonts w:asciiTheme="minorEastAsia" w:hAnsiTheme="minorEastAsia" w:hint="eastAsia"/>
          <w:sz w:val="24"/>
          <w:szCs w:val="24"/>
        </w:rPr>
        <w:t>：</w:t>
      </w:r>
    </w:p>
    <w:p w14:paraId="542EADD4" w14:textId="2BEA4696" w:rsidR="00A132DB" w:rsidRDefault="00291FD5" w:rsidP="00A132DB">
      <w:pPr>
        <w:spacing w:line="400" w:lineRule="exact"/>
        <w:ind w:leftChars="200" w:left="660" w:hangingChars="100" w:hanging="240"/>
        <w:rPr>
          <w:rFonts w:asciiTheme="minorEastAsia" w:hAnsiTheme="minorEastAsia"/>
          <w:sz w:val="24"/>
          <w:szCs w:val="24"/>
        </w:rPr>
      </w:pPr>
      <w:r w:rsidRPr="00BB0E78">
        <w:rPr>
          <w:rFonts w:ascii="宋体" w:eastAsia="宋体" w:hAnsi="宋体" w:cs="Times New Roman" w:hint="eastAsia"/>
          <w:color w:val="000000"/>
          <w:sz w:val="24"/>
          <w:szCs w:val="20"/>
        </w:rPr>
        <w:t>(</w:t>
      </w:r>
      <w:r w:rsidRPr="00BB0E78">
        <w:rPr>
          <w:rFonts w:ascii="宋体" w:eastAsia="宋体" w:hAnsi="宋体" w:cs="Times New Roman"/>
          <w:color w:val="000000"/>
          <w:sz w:val="24"/>
          <w:szCs w:val="20"/>
        </w:rPr>
        <w:t>1)</w:t>
      </w:r>
      <w:r w:rsidR="00A132DB" w:rsidRPr="00291FD5">
        <w:rPr>
          <w:rFonts w:ascii="Times New Roman" w:hAnsi="Times New Roman" w:cs="Times New Roman" w:hint="eastAsia"/>
          <w:color w:val="000000"/>
          <w:sz w:val="24"/>
          <w:szCs w:val="20"/>
        </w:rPr>
        <w:t>、</w:t>
      </w:r>
      <w:r w:rsidR="00A132DB" w:rsidRPr="00A132DB">
        <w:rPr>
          <w:rFonts w:asciiTheme="minorEastAsia" w:hAnsiTheme="minorEastAsia"/>
          <w:sz w:val="24"/>
          <w:szCs w:val="24"/>
        </w:rPr>
        <w:t>环境监测领域</w:t>
      </w:r>
      <w:r w:rsidR="00A132DB" w:rsidRPr="00A132DB">
        <w:rPr>
          <w:rFonts w:asciiTheme="minorEastAsia" w:hAnsiTheme="minorEastAsia" w:hint="eastAsia"/>
          <w:sz w:val="24"/>
          <w:szCs w:val="24"/>
        </w:rPr>
        <w:t>： 主要用于监测城市空气质量，水污染情况，噪声污染</w:t>
      </w:r>
      <w:r w:rsidR="00A132DB">
        <w:rPr>
          <w:rFonts w:asciiTheme="minorEastAsia" w:hAnsiTheme="minorEastAsia" w:hint="eastAsia"/>
          <w:sz w:val="24"/>
          <w:szCs w:val="24"/>
        </w:rPr>
        <w:t>；</w:t>
      </w:r>
    </w:p>
    <w:p w14:paraId="1DCF81AC" w14:textId="771AE8B0" w:rsidR="00254C5B" w:rsidRDefault="00291FD5" w:rsidP="00254C5B">
      <w:pPr>
        <w:spacing w:line="400" w:lineRule="exact"/>
        <w:ind w:leftChars="200" w:left="660" w:hangingChars="100" w:hanging="240"/>
        <w:rPr>
          <w:rFonts w:asciiTheme="minorEastAsia" w:hAnsiTheme="minorEastAsia"/>
          <w:sz w:val="24"/>
          <w:szCs w:val="24"/>
        </w:rPr>
      </w:pPr>
      <w:r w:rsidRPr="00BB0E78">
        <w:rPr>
          <w:rFonts w:ascii="宋体" w:eastAsia="宋体" w:hAnsi="宋体" w:cs="Times New Roman"/>
          <w:color w:val="000000"/>
          <w:sz w:val="24"/>
          <w:szCs w:val="20"/>
        </w:rPr>
        <w:t>(2)</w:t>
      </w:r>
      <w:r w:rsidR="00A132DB">
        <w:rPr>
          <w:rFonts w:asciiTheme="minorEastAsia" w:hAnsiTheme="minorEastAsia" w:hint="eastAsia"/>
          <w:sz w:val="24"/>
          <w:szCs w:val="24"/>
        </w:rPr>
        <w:t>、社会服务领域：</w:t>
      </w:r>
      <w:r w:rsidR="00FC66E7">
        <w:rPr>
          <w:rFonts w:asciiTheme="minorEastAsia" w:hAnsiTheme="minorEastAsia" w:hint="eastAsia"/>
          <w:sz w:val="24"/>
          <w:szCs w:val="24"/>
        </w:rPr>
        <w:t>可穿戴设备孵化出的保健应用（血压心率检测、老年</w:t>
      </w:r>
    </w:p>
    <w:p w14:paraId="3CAE6D4A" w14:textId="77777777" w:rsidR="00A132DB" w:rsidRDefault="00FC66E7" w:rsidP="00254C5B">
      <w:pPr>
        <w:spacing w:line="400" w:lineRule="exact"/>
        <w:rPr>
          <w:rFonts w:asciiTheme="minorEastAsia" w:hAnsiTheme="minorEastAsia"/>
          <w:sz w:val="24"/>
          <w:szCs w:val="24"/>
        </w:rPr>
      </w:pPr>
      <w:r>
        <w:rPr>
          <w:rFonts w:asciiTheme="minorEastAsia" w:hAnsiTheme="minorEastAsia" w:hint="eastAsia"/>
          <w:sz w:val="24"/>
          <w:szCs w:val="24"/>
        </w:rPr>
        <w:t>护</w:t>
      </w:r>
      <w:r w:rsidR="002B0444">
        <w:rPr>
          <w:rFonts w:asciiTheme="minorEastAsia" w:hAnsiTheme="minorEastAsia" w:hint="eastAsia"/>
          <w:sz w:val="24"/>
          <w:szCs w:val="24"/>
        </w:rPr>
        <w:t>理</w:t>
      </w:r>
      <w:r>
        <w:rPr>
          <w:rFonts w:asciiTheme="minorEastAsia" w:hAnsiTheme="minorEastAsia" w:hint="eastAsia"/>
          <w:sz w:val="24"/>
          <w:szCs w:val="24"/>
        </w:rPr>
        <w:t>等），社交网络、</w:t>
      </w:r>
      <w:r>
        <w:rPr>
          <w:rFonts w:asciiTheme="minorEastAsia" w:hAnsiTheme="minorEastAsia"/>
          <w:sz w:val="24"/>
          <w:szCs w:val="24"/>
        </w:rPr>
        <w:t>游戏领域等等</w:t>
      </w:r>
      <w:r>
        <w:rPr>
          <w:rFonts w:asciiTheme="minorEastAsia" w:hAnsiTheme="minorEastAsia" w:hint="eastAsia"/>
          <w:sz w:val="24"/>
          <w:szCs w:val="24"/>
        </w:rPr>
        <w:t>；</w:t>
      </w:r>
    </w:p>
    <w:p w14:paraId="0AA38681" w14:textId="199C5DE9" w:rsidR="00FC66E7" w:rsidRDefault="00291FD5" w:rsidP="00A132DB">
      <w:pPr>
        <w:spacing w:line="400" w:lineRule="exact"/>
        <w:ind w:leftChars="200" w:left="660" w:hangingChars="100" w:hanging="240"/>
        <w:rPr>
          <w:rFonts w:asciiTheme="minorEastAsia" w:hAnsiTheme="minorEastAsia"/>
          <w:sz w:val="24"/>
          <w:szCs w:val="24"/>
        </w:rPr>
      </w:pPr>
      <w:r w:rsidRPr="00BB0E78">
        <w:rPr>
          <w:rFonts w:ascii="宋体" w:eastAsia="宋体" w:hAnsi="宋体" w:cs="Times New Roman" w:hint="eastAsia"/>
          <w:color w:val="000000"/>
          <w:sz w:val="24"/>
          <w:szCs w:val="20"/>
        </w:rPr>
        <w:t>(</w:t>
      </w:r>
      <w:r w:rsidRPr="00BB0E78">
        <w:rPr>
          <w:rFonts w:ascii="宋体" w:eastAsia="宋体" w:hAnsi="宋体" w:cs="Times New Roman"/>
          <w:color w:val="000000"/>
          <w:sz w:val="24"/>
          <w:szCs w:val="20"/>
        </w:rPr>
        <w:t>3)</w:t>
      </w:r>
      <w:r w:rsidR="00FC66E7">
        <w:rPr>
          <w:rFonts w:asciiTheme="minorEastAsia" w:hAnsiTheme="minorEastAsia" w:hint="eastAsia"/>
          <w:sz w:val="24"/>
          <w:szCs w:val="24"/>
        </w:rPr>
        <w:t>、基础实施服务领域：实时交通监测，道路监测，可以收</w:t>
      </w:r>
      <w:r w:rsidR="00254C5B">
        <w:rPr>
          <w:rFonts w:asciiTheme="minorEastAsia" w:hAnsiTheme="minorEastAsia" w:hint="eastAsia"/>
          <w:sz w:val="24"/>
          <w:szCs w:val="24"/>
        </w:rPr>
        <w:t>集车流量，</w:t>
      </w:r>
      <w:r w:rsidR="00FC66E7">
        <w:rPr>
          <w:rFonts w:asciiTheme="minorEastAsia" w:hAnsiTheme="minorEastAsia" w:hint="eastAsia"/>
          <w:sz w:val="24"/>
          <w:szCs w:val="24"/>
        </w:rPr>
        <w:t>路</w:t>
      </w:r>
    </w:p>
    <w:p w14:paraId="3E6BB571" w14:textId="77777777" w:rsidR="00FE250A" w:rsidRDefault="00FC66E7" w:rsidP="00E83F62">
      <w:pPr>
        <w:spacing w:line="400" w:lineRule="exact"/>
        <w:rPr>
          <w:rFonts w:asciiTheme="minorEastAsia" w:hAnsiTheme="minorEastAsia"/>
          <w:sz w:val="24"/>
          <w:szCs w:val="24"/>
        </w:rPr>
      </w:pPr>
      <w:r>
        <w:rPr>
          <w:rFonts w:asciiTheme="minorEastAsia" w:hAnsiTheme="minorEastAsia"/>
          <w:sz w:val="24"/>
          <w:szCs w:val="24"/>
        </w:rPr>
        <w:t>道路拥塞等实时数据</w:t>
      </w:r>
      <w:r>
        <w:rPr>
          <w:rFonts w:asciiTheme="minorEastAsia" w:hAnsiTheme="minorEastAsia" w:hint="eastAsia"/>
          <w:sz w:val="24"/>
          <w:szCs w:val="24"/>
        </w:rPr>
        <w:t>；提供导航服务，车位推荐服务等等</w:t>
      </w:r>
      <w:r w:rsidR="00962A1F">
        <w:rPr>
          <w:rFonts w:asciiTheme="minorEastAsia" w:hAnsiTheme="minorEastAsia" w:hint="eastAsia"/>
          <w:sz w:val="24"/>
          <w:szCs w:val="24"/>
        </w:rPr>
        <w:t>。</w:t>
      </w:r>
    </w:p>
    <w:p w14:paraId="451C7AD4" w14:textId="77777777" w:rsidR="00522352" w:rsidRPr="007E5885" w:rsidRDefault="00522352" w:rsidP="007E5885">
      <w:pPr>
        <w:pStyle w:val="a3"/>
        <w:numPr>
          <w:ilvl w:val="2"/>
          <w:numId w:val="2"/>
        </w:numPr>
        <w:spacing w:beforeLines="50" w:before="156" w:afterLines="50" w:after="156" w:line="400" w:lineRule="exact"/>
        <w:ind w:left="0" w:firstLineChars="0" w:firstLine="0"/>
        <w:outlineLvl w:val="2"/>
        <w:rPr>
          <w:rFonts w:ascii="黑体" w:eastAsia="黑体" w:hAnsi="黑体"/>
          <w:b/>
          <w:sz w:val="24"/>
          <w:szCs w:val="24"/>
        </w:rPr>
      </w:pPr>
      <w:bookmarkStart w:id="12" w:name="_Toc533947043"/>
      <w:bookmarkStart w:id="13" w:name="_Toc2282230"/>
      <w:r w:rsidRPr="007E5885">
        <w:rPr>
          <w:rFonts w:ascii="黑体" w:eastAsia="黑体" w:hAnsi="黑体" w:hint="eastAsia"/>
          <w:b/>
          <w:sz w:val="24"/>
          <w:szCs w:val="24"/>
        </w:rPr>
        <w:t>国内外研究现状</w:t>
      </w:r>
      <w:bookmarkEnd w:id="12"/>
      <w:bookmarkEnd w:id="13"/>
    </w:p>
    <w:p w14:paraId="70A0FB7E" w14:textId="77777777" w:rsidR="002B0444" w:rsidRDefault="00A33B30" w:rsidP="00522352">
      <w:pPr>
        <w:spacing w:line="400" w:lineRule="exact"/>
        <w:ind w:firstLineChars="200" w:firstLine="480"/>
        <w:rPr>
          <w:rFonts w:asciiTheme="minorEastAsia" w:hAnsiTheme="minorEastAsia"/>
          <w:sz w:val="24"/>
          <w:szCs w:val="24"/>
        </w:rPr>
      </w:pPr>
      <w:r>
        <w:rPr>
          <w:rFonts w:asciiTheme="minorEastAsia" w:hAnsiTheme="minorEastAsia"/>
          <w:sz w:val="24"/>
          <w:szCs w:val="24"/>
        </w:rPr>
        <w:t>移动群体感知网络从提出发展到现在</w:t>
      </w:r>
      <w:r>
        <w:rPr>
          <w:rFonts w:asciiTheme="minorEastAsia" w:hAnsiTheme="minorEastAsia" w:hint="eastAsia"/>
          <w:sz w:val="24"/>
          <w:szCs w:val="24"/>
        </w:rPr>
        <w:t>，</w:t>
      </w:r>
      <w:r>
        <w:rPr>
          <w:rFonts w:asciiTheme="minorEastAsia" w:hAnsiTheme="minorEastAsia"/>
          <w:sz w:val="24"/>
          <w:szCs w:val="24"/>
        </w:rPr>
        <w:t>对于国内学者</w:t>
      </w:r>
      <w:r w:rsidR="00F43BBA">
        <w:rPr>
          <w:rFonts w:asciiTheme="minorEastAsia" w:hAnsiTheme="minorEastAsia" w:hint="eastAsia"/>
          <w:sz w:val="24"/>
          <w:szCs w:val="24"/>
        </w:rPr>
        <w:t>和</w:t>
      </w:r>
      <w:r>
        <w:rPr>
          <w:rFonts w:asciiTheme="minorEastAsia" w:hAnsiTheme="minorEastAsia"/>
          <w:sz w:val="24"/>
          <w:szCs w:val="24"/>
        </w:rPr>
        <w:t>国外学者都是非常热门的研究方向</w:t>
      </w:r>
      <w:r>
        <w:rPr>
          <w:rFonts w:asciiTheme="minorEastAsia" w:hAnsiTheme="minorEastAsia" w:hint="eastAsia"/>
          <w:sz w:val="24"/>
          <w:szCs w:val="24"/>
        </w:rPr>
        <w:t>。</w:t>
      </w:r>
      <w:r w:rsidR="0026485B">
        <w:rPr>
          <w:rFonts w:asciiTheme="minorEastAsia" w:hAnsiTheme="minorEastAsia"/>
          <w:sz w:val="24"/>
          <w:szCs w:val="24"/>
        </w:rPr>
        <w:t>本文将从移动群体感知系统的激励机制和参与者选择策略</w:t>
      </w:r>
      <w:r w:rsidR="00954122">
        <w:rPr>
          <w:rFonts w:asciiTheme="minorEastAsia" w:hAnsiTheme="minorEastAsia" w:hint="eastAsia"/>
          <w:sz w:val="24"/>
          <w:szCs w:val="24"/>
        </w:rPr>
        <w:t>、</w:t>
      </w:r>
      <w:r w:rsidR="00954122">
        <w:rPr>
          <w:rFonts w:asciiTheme="minorEastAsia" w:hAnsiTheme="minorEastAsia"/>
          <w:sz w:val="24"/>
          <w:szCs w:val="24"/>
        </w:rPr>
        <w:t>能耗</w:t>
      </w:r>
      <w:r w:rsidR="0026485B">
        <w:rPr>
          <w:rFonts w:asciiTheme="minorEastAsia" w:hAnsiTheme="minorEastAsia"/>
          <w:sz w:val="24"/>
          <w:szCs w:val="24"/>
        </w:rPr>
        <w:t>等</w:t>
      </w:r>
      <w:r w:rsidR="00643EC3">
        <w:rPr>
          <w:rFonts w:asciiTheme="minorEastAsia" w:hAnsiTheme="minorEastAsia"/>
          <w:sz w:val="24"/>
          <w:szCs w:val="24"/>
        </w:rPr>
        <w:t>方面进行相关研究的回顾</w:t>
      </w:r>
      <w:r w:rsidR="00643EC3">
        <w:rPr>
          <w:rFonts w:asciiTheme="minorEastAsia" w:hAnsiTheme="minorEastAsia" w:hint="eastAsia"/>
          <w:sz w:val="24"/>
          <w:szCs w:val="24"/>
        </w:rPr>
        <w:t>。</w:t>
      </w:r>
    </w:p>
    <w:p w14:paraId="6ADD00DD" w14:textId="155F80FA" w:rsidR="00A53A18" w:rsidRDefault="00A53A18" w:rsidP="00226EC8">
      <w:pPr>
        <w:spacing w:line="400" w:lineRule="exact"/>
        <w:ind w:firstLineChars="200" w:firstLine="480"/>
        <w:rPr>
          <w:rFonts w:asciiTheme="minorEastAsia" w:hAnsiTheme="minorEastAsia"/>
          <w:sz w:val="24"/>
          <w:szCs w:val="24"/>
        </w:rPr>
      </w:pPr>
      <w:r>
        <w:rPr>
          <w:rFonts w:asciiTheme="minorEastAsia" w:hAnsiTheme="minorEastAsia"/>
          <w:sz w:val="24"/>
          <w:szCs w:val="24"/>
        </w:rPr>
        <w:t>首先</w:t>
      </w:r>
      <w:r>
        <w:rPr>
          <w:rFonts w:asciiTheme="minorEastAsia" w:hAnsiTheme="minorEastAsia" w:hint="eastAsia"/>
          <w:sz w:val="24"/>
          <w:szCs w:val="24"/>
        </w:rPr>
        <w:t>，</w:t>
      </w:r>
      <w:r>
        <w:rPr>
          <w:rFonts w:asciiTheme="minorEastAsia" w:hAnsiTheme="minorEastAsia"/>
          <w:sz w:val="24"/>
          <w:szCs w:val="24"/>
        </w:rPr>
        <w:t>针对移动群体感知系统的激励机制这个研究方向</w:t>
      </w:r>
      <w:r>
        <w:rPr>
          <w:rFonts w:asciiTheme="minorEastAsia" w:hAnsiTheme="minorEastAsia" w:hint="eastAsia"/>
          <w:sz w:val="24"/>
          <w:szCs w:val="24"/>
        </w:rPr>
        <w:t>，</w:t>
      </w:r>
      <w:r w:rsidR="0059734F">
        <w:rPr>
          <w:rFonts w:asciiTheme="minorEastAsia" w:hAnsiTheme="minorEastAsia"/>
          <w:sz w:val="24"/>
          <w:szCs w:val="24"/>
        </w:rPr>
        <w:t>它保证了感知系统数据来源的真实性</w:t>
      </w:r>
      <w:r w:rsidR="00954122">
        <w:rPr>
          <w:rFonts w:asciiTheme="minorEastAsia" w:hAnsiTheme="minorEastAsia" w:hint="eastAsia"/>
          <w:sz w:val="24"/>
          <w:szCs w:val="24"/>
        </w:rPr>
        <w:t>，</w:t>
      </w:r>
      <w:r w:rsidR="0059734F">
        <w:rPr>
          <w:rFonts w:asciiTheme="minorEastAsia" w:hAnsiTheme="minorEastAsia"/>
          <w:sz w:val="24"/>
          <w:szCs w:val="24"/>
        </w:rPr>
        <w:t>同时激励感知节点积极参与感知任务</w:t>
      </w:r>
      <w:r w:rsidR="0059734F">
        <w:rPr>
          <w:rFonts w:asciiTheme="minorEastAsia" w:hAnsiTheme="minorEastAsia" w:hint="eastAsia"/>
          <w:sz w:val="24"/>
          <w:szCs w:val="24"/>
        </w:rPr>
        <w:t>。</w:t>
      </w:r>
      <w:r>
        <w:rPr>
          <w:rFonts w:asciiTheme="minorEastAsia" w:hAnsiTheme="minorEastAsia"/>
          <w:sz w:val="24"/>
          <w:szCs w:val="24"/>
        </w:rPr>
        <w:t>最早研究移动群体激励机制</w:t>
      </w:r>
      <w:r w:rsidRPr="00E9047C">
        <w:rPr>
          <w:rFonts w:ascii="Times New Roman" w:hAnsi="Times New Roman" w:cs="Times New Roman"/>
          <w:sz w:val="24"/>
          <w:szCs w:val="24"/>
        </w:rPr>
        <w:t>的</w:t>
      </w:r>
      <w:proofErr w:type="spellStart"/>
      <w:r w:rsidRPr="00E9047C">
        <w:rPr>
          <w:rFonts w:ascii="Times New Roman" w:hAnsi="Times New Roman" w:cs="Times New Roman"/>
          <w:sz w:val="24"/>
          <w:szCs w:val="24"/>
        </w:rPr>
        <w:t>Danezis</w:t>
      </w:r>
      <w:proofErr w:type="spellEnd"/>
      <w:r w:rsidRPr="00E9047C">
        <w:rPr>
          <w:rFonts w:ascii="Times New Roman" w:hAnsi="Times New Roman" w:cs="Times New Roman"/>
          <w:sz w:val="24"/>
          <w:szCs w:val="24"/>
        </w:rPr>
        <w:t xml:space="preserve"> G</w:t>
      </w:r>
      <w:r>
        <w:rPr>
          <w:rFonts w:asciiTheme="minorEastAsia" w:hAnsiTheme="minorEastAsia"/>
          <w:sz w:val="24"/>
          <w:szCs w:val="24"/>
        </w:rPr>
        <w:t>等人</w:t>
      </w:r>
      <w:r w:rsidR="00480197" w:rsidRPr="00D24009">
        <w:rPr>
          <w:rFonts w:asciiTheme="minorEastAsia" w:hAnsiTheme="minorEastAsia"/>
          <w:sz w:val="24"/>
          <w:szCs w:val="24"/>
          <w:vertAlign w:val="superscript"/>
        </w:rPr>
        <w:fldChar w:fldCharType="begin"/>
      </w:r>
      <w:r w:rsidR="00480197" w:rsidRPr="00D24009">
        <w:rPr>
          <w:rFonts w:asciiTheme="minorEastAsia" w:hAnsiTheme="minorEastAsia"/>
          <w:sz w:val="24"/>
          <w:szCs w:val="24"/>
          <w:vertAlign w:val="superscript"/>
        </w:rPr>
        <w:instrText xml:space="preserve"> REF _Ref534201390 \r \h </w:instrText>
      </w:r>
      <w:r w:rsidR="00D24009">
        <w:rPr>
          <w:rFonts w:asciiTheme="minorEastAsia" w:hAnsiTheme="minorEastAsia"/>
          <w:sz w:val="24"/>
          <w:szCs w:val="24"/>
          <w:vertAlign w:val="superscript"/>
        </w:rPr>
        <w:instrText xml:space="preserve"> \* MERGEFORMAT </w:instrText>
      </w:r>
      <w:r w:rsidR="00480197" w:rsidRPr="00D24009">
        <w:rPr>
          <w:rFonts w:asciiTheme="minorEastAsia" w:hAnsiTheme="minorEastAsia"/>
          <w:sz w:val="24"/>
          <w:szCs w:val="24"/>
          <w:vertAlign w:val="superscript"/>
        </w:rPr>
      </w:r>
      <w:r w:rsidR="00480197" w:rsidRPr="00D24009">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[19]</w:t>
      </w:r>
      <w:r w:rsidR="00480197" w:rsidRPr="00D24009">
        <w:rPr>
          <w:rFonts w:asciiTheme="minorEastAsia" w:hAnsiTheme="minorEastAsia"/>
          <w:sz w:val="24"/>
          <w:szCs w:val="24"/>
          <w:vertAlign w:val="superscript"/>
        </w:rPr>
        <w:fldChar w:fldCharType="end"/>
      </w:r>
      <w:r>
        <w:rPr>
          <w:rFonts w:asciiTheme="minorEastAsia" w:hAnsiTheme="minorEastAsia"/>
          <w:sz w:val="24"/>
          <w:szCs w:val="24"/>
        </w:rPr>
        <w:t>提出了密封价格拍卖机制用于激励用户参与完成感知任务</w:t>
      </w:r>
      <w:r>
        <w:rPr>
          <w:rFonts w:asciiTheme="minorEastAsia" w:hAnsiTheme="minorEastAsia" w:hint="eastAsia"/>
          <w:sz w:val="24"/>
          <w:szCs w:val="24"/>
        </w:rPr>
        <w:t>，</w:t>
      </w:r>
      <w:r>
        <w:rPr>
          <w:rFonts w:asciiTheme="minorEastAsia" w:hAnsiTheme="minorEastAsia"/>
          <w:sz w:val="24"/>
          <w:szCs w:val="24"/>
        </w:rPr>
        <w:t>然而</w:t>
      </w:r>
      <w:r>
        <w:rPr>
          <w:rFonts w:asciiTheme="minorEastAsia" w:hAnsiTheme="minorEastAsia" w:hint="eastAsia"/>
          <w:sz w:val="24"/>
          <w:szCs w:val="24"/>
        </w:rPr>
        <w:t>，该</w:t>
      </w:r>
      <w:r>
        <w:rPr>
          <w:rFonts w:asciiTheme="minorEastAsia" w:hAnsiTheme="minorEastAsia"/>
          <w:sz w:val="24"/>
          <w:szCs w:val="24"/>
        </w:rPr>
        <w:t>拍卖机制仅考虑如何刺激用户参与感知</w:t>
      </w:r>
      <w:r>
        <w:rPr>
          <w:rFonts w:asciiTheme="minorEastAsia" w:hAnsiTheme="minorEastAsia" w:hint="eastAsia"/>
          <w:sz w:val="24"/>
          <w:szCs w:val="24"/>
        </w:rPr>
        <w:t>，</w:t>
      </w:r>
      <w:r>
        <w:rPr>
          <w:rFonts w:asciiTheme="minorEastAsia" w:hAnsiTheme="minorEastAsia"/>
          <w:sz w:val="24"/>
          <w:szCs w:val="24"/>
        </w:rPr>
        <w:t>确没有考虑移动感知系统</w:t>
      </w:r>
      <w:r w:rsidR="00F43BBA">
        <w:rPr>
          <w:rFonts w:asciiTheme="minorEastAsia" w:hAnsiTheme="minorEastAsia"/>
          <w:sz w:val="24"/>
          <w:szCs w:val="24"/>
        </w:rPr>
        <w:t>中</w:t>
      </w:r>
      <w:r>
        <w:rPr>
          <w:rFonts w:asciiTheme="minorEastAsia" w:hAnsiTheme="minorEastAsia"/>
          <w:sz w:val="24"/>
          <w:szCs w:val="24"/>
        </w:rPr>
        <w:t>任务发起者的利益</w:t>
      </w:r>
      <w:r>
        <w:rPr>
          <w:rFonts w:asciiTheme="minorEastAsia" w:hAnsiTheme="minorEastAsia" w:hint="eastAsia"/>
          <w:sz w:val="24"/>
          <w:szCs w:val="24"/>
        </w:rPr>
        <w:t>。</w:t>
      </w:r>
      <w:r w:rsidR="00480197">
        <w:rPr>
          <w:rFonts w:asciiTheme="minorEastAsia" w:hAnsiTheme="minorEastAsia" w:hint="eastAsia"/>
          <w:sz w:val="24"/>
          <w:szCs w:val="24"/>
        </w:rPr>
        <w:t>文献</w:t>
      </w:r>
      <w:r w:rsidR="00480197" w:rsidRPr="00D24009">
        <w:rPr>
          <w:rFonts w:asciiTheme="minorEastAsia" w:hAnsiTheme="minorEastAsia"/>
          <w:sz w:val="24"/>
          <w:szCs w:val="24"/>
          <w:vertAlign w:val="superscript"/>
        </w:rPr>
        <w:fldChar w:fldCharType="begin"/>
      </w:r>
      <w:r w:rsidR="00480197" w:rsidRPr="00D24009">
        <w:rPr>
          <w:rFonts w:asciiTheme="minorEastAsia" w:hAnsiTheme="minorEastAsia"/>
          <w:sz w:val="24"/>
          <w:szCs w:val="24"/>
          <w:vertAlign w:val="superscript"/>
        </w:rPr>
        <w:instrText xml:space="preserve"> </w:instrText>
      </w:r>
      <w:r w:rsidR="00480197" w:rsidRPr="00D24009">
        <w:rPr>
          <w:rFonts w:asciiTheme="minorEastAsia" w:hAnsiTheme="minorEastAsia" w:hint="eastAsia"/>
          <w:sz w:val="24"/>
          <w:szCs w:val="24"/>
          <w:vertAlign w:val="superscript"/>
        </w:rPr>
        <w:instrText>REF _Ref534201597 \r \h</w:instrText>
      </w:r>
      <w:r w:rsidR="00480197" w:rsidRPr="00D24009">
        <w:rPr>
          <w:rFonts w:asciiTheme="minorEastAsia" w:hAnsiTheme="minorEastAsia"/>
          <w:sz w:val="24"/>
          <w:szCs w:val="24"/>
          <w:vertAlign w:val="superscript"/>
        </w:rPr>
        <w:instrText xml:space="preserve"> </w:instrText>
      </w:r>
      <w:r w:rsidR="00D24009">
        <w:rPr>
          <w:rFonts w:asciiTheme="minorEastAsia" w:hAnsiTheme="minorEastAsia"/>
          <w:sz w:val="24"/>
          <w:szCs w:val="24"/>
          <w:vertAlign w:val="superscript"/>
        </w:rPr>
        <w:instrText xml:space="preserve"> \* MERGEFORMAT </w:instrText>
      </w:r>
      <w:r w:rsidR="00480197" w:rsidRPr="00D24009">
        <w:rPr>
          <w:rFonts w:asciiTheme="minorEastAsia" w:hAnsiTheme="minorEastAsia"/>
          <w:sz w:val="24"/>
          <w:szCs w:val="24"/>
          <w:vertAlign w:val="superscript"/>
        </w:rPr>
      </w:r>
      <w:r w:rsidR="00480197" w:rsidRPr="00D24009">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[20]</w:t>
      </w:r>
      <w:r w:rsidR="00480197" w:rsidRPr="00D24009">
        <w:rPr>
          <w:rFonts w:asciiTheme="minorEastAsia" w:hAnsiTheme="minorEastAsia"/>
          <w:sz w:val="24"/>
          <w:szCs w:val="24"/>
          <w:vertAlign w:val="superscript"/>
        </w:rPr>
        <w:fldChar w:fldCharType="end"/>
      </w:r>
      <w:r w:rsidR="00B11C73">
        <w:rPr>
          <w:rFonts w:asciiTheme="minorEastAsia" w:hAnsiTheme="minorEastAsia"/>
          <w:sz w:val="24"/>
          <w:szCs w:val="24"/>
        </w:rPr>
        <w:t>设计的移动群体系统激励机制主要考虑感知参与者存在协作和竞争关系时</w:t>
      </w:r>
      <w:r w:rsidR="00B11C73">
        <w:rPr>
          <w:rFonts w:asciiTheme="minorEastAsia" w:hAnsiTheme="minorEastAsia" w:hint="eastAsia"/>
          <w:sz w:val="24"/>
          <w:szCs w:val="24"/>
        </w:rPr>
        <w:t>，</w:t>
      </w:r>
      <w:r w:rsidR="00B11C73">
        <w:rPr>
          <w:rFonts w:asciiTheme="minorEastAsia" w:hAnsiTheme="minorEastAsia"/>
          <w:sz w:val="24"/>
          <w:szCs w:val="24"/>
        </w:rPr>
        <w:t>参与者之间相互博弈</w:t>
      </w:r>
      <w:r w:rsidR="00B11C73">
        <w:rPr>
          <w:rFonts w:asciiTheme="minorEastAsia" w:hAnsiTheme="minorEastAsia" w:hint="eastAsia"/>
          <w:sz w:val="24"/>
          <w:szCs w:val="24"/>
        </w:rPr>
        <w:t>，使</w:t>
      </w:r>
      <w:r w:rsidR="00B11C73">
        <w:rPr>
          <w:rFonts w:asciiTheme="minorEastAsia" w:hAnsiTheme="minorEastAsia"/>
          <w:sz w:val="24"/>
          <w:szCs w:val="24"/>
        </w:rPr>
        <w:t>彼此达到利益最大化的激励机制</w:t>
      </w:r>
      <w:r w:rsidR="00B11C73">
        <w:rPr>
          <w:rFonts w:asciiTheme="minorEastAsia" w:hAnsiTheme="minorEastAsia" w:hint="eastAsia"/>
          <w:sz w:val="24"/>
          <w:szCs w:val="24"/>
        </w:rPr>
        <w:t>，</w:t>
      </w:r>
      <w:r w:rsidR="00B11C73">
        <w:rPr>
          <w:rFonts w:asciiTheme="minorEastAsia" w:hAnsiTheme="minorEastAsia"/>
          <w:sz w:val="24"/>
          <w:szCs w:val="24"/>
        </w:rPr>
        <w:t>该机制也忽略了系统任务发起者的</w:t>
      </w:r>
      <w:r w:rsidR="00954122">
        <w:rPr>
          <w:rFonts w:asciiTheme="minorEastAsia" w:hAnsiTheme="minorEastAsia" w:hint="eastAsia"/>
          <w:sz w:val="24"/>
          <w:szCs w:val="24"/>
        </w:rPr>
        <w:t>感知</w:t>
      </w:r>
      <w:r w:rsidR="00954122">
        <w:rPr>
          <w:rFonts w:asciiTheme="minorEastAsia" w:hAnsiTheme="minorEastAsia"/>
          <w:sz w:val="24"/>
          <w:szCs w:val="24"/>
        </w:rPr>
        <w:t>成本</w:t>
      </w:r>
      <w:r w:rsidR="00B11C73">
        <w:rPr>
          <w:rFonts w:asciiTheme="minorEastAsia" w:hAnsiTheme="minorEastAsia" w:hint="eastAsia"/>
          <w:sz w:val="24"/>
          <w:szCs w:val="24"/>
        </w:rPr>
        <w:t>。</w:t>
      </w:r>
      <w:r w:rsidR="00480197">
        <w:rPr>
          <w:rFonts w:asciiTheme="minorEastAsia" w:hAnsiTheme="minorEastAsia" w:hint="eastAsia"/>
          <w:sz w:val="24"/>
          <w:szCs w:val="24"/>
        </w:rPr>
        <w:t>文献</w:t>
      </w:r>
      <w:r w:rsidR="00480197" w:rsidRPr="00D24009">
        <w:rPr>
          <w:rFonts w:asciiTheme="minorEastAsia" w:hAnsiTheme="minorEastAsia"/>
          <w:sz w:val="24"/>
          <w:szCs w:val="24"/>
          <w:vertAlign w:val="superscript"/>
        </w:rPr>
        <w:fldChar w:fldCharType="begin"/>
      </w:r>
      <w:r w:rsidR="00480197" w:rsidRPr="00D24009">
        <w:rPr>
          <w:rFonts w:asciiTheme="minorEastAsia" w:hAnsiTheme="minorEastAsia"/>
          <w:sz w:val="24"/>
          <w:szCs w:val="24"/>
          <w:vertAlign w:val="superscript"/>
        </w:rPr>
        <w:instrText xml:space="preserve"> </w:instrText>
      </w:r>
      <w:r w:rsidR="00480197" w:rsidRPr="00D24009">
        <w:rPr>
          <w:rFonts w:asciiTheme="minorEastAsia" w:hAnsiTheme="minorEastAsia" w:hint="eastAsia"/>
          <w:sz w:val="24"/>
          <w:szCs w:val="24"/>
          <w:vertAlign w:val="superscript"/>
        </w:rPr>
        <w:instrText>REF _Ref534201867 \r \h</w:instrText>
      </w:r>
      <w:r w:rsidR="00480197" w:rsidRPr="00D24009">
        <w:rPr>
          <w:rFonts w:asciiTheme="minorEastAsia" w:hAnsiTheme="minorEastAsia"/>
          <w:sz w:val="24"/>
          <w:szCs w:val="24"/>
          <w:vertAlign w:val="superscript"/>
        </w:rPr>
        <w:instrText xml:space="preserve"> </w:instrText>
      </w:r>
      <w:r w:rsidR="00D24009">
        <w:rPr>
          <w:rFonts w:asciiTheme="minorEastAsia" w:hAnsiTheme="minorEastAsia"/>
          <w:sz w:val="24"/>
          <w:szCs w:val="24"/>
          <w:vertAlign w:val="superscript"/>
        </w:rPr>
        <w:instrText xml:space="preserve"> \* MERGEFORMAT </w:instrText>
      </w:r>
      <w:r w:rsidR="00480197" w:rsidRPr="00D24009">
        <w:rPr>
          <w:rFonts w:asciiTheme="minorEastAsia" w:hAnsiTheme="minorEastAsia"/>
          <w:sz w:val="24"/>
          <w:szCs w:val="24"/>
          <w:vertAlign w:val="superscript"/>
        </w:rPr>
      </w:r>
      <w:r w:rsidR="00480197" w:rsidRPr="00D24009">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[21]</w:t>
      </w:r>
      <w:r w:rsidR="00480197" w:rsidRPr="00D24009">
        <w:rPr>
          <w:rFonts w:asciiTheme="minorEastAsia" w:hAnsiTheme="minorEastAsia"/>
          <w:sz w:val="24"/>
          <w:szCs w:val="24"/>
          <w:vertAlign w:val="superscript"/>
        </w:rPr>
        <w:fldChar w:fldCharType="end"/>
      </w:r>
      <w:r w:rsidR="000B267C">
        <w:rPr>
          <w:rFonts w:asciiTheme="minorEastAsia" w:hAnsiTheme="minorEastAsia" w:hint="eastAsia"/>
          <w:sz w:val="24"/>
          <w:szCs w:val="24"/>
        </w:rPr>
        <w:t>研究的激励机制主要是为了让用户长期参与移动群体感知系统的任务，保证系统具有稳定的数据源，然而实际应用中，一方面用户提供的数据是有上限的，另一方面，系统可能接受很多冗余的数据，导致系统资源浪费。感知参与者的感知数据类型和分布的位置</w:t>
      </w:r>
      <w:r w:rsidR="000B267C">
        <w:rPr>
          <w:rFonts w:asciiTheme="minorEastAsia" w:hAnsiTheme="minorEastAsia" w:hint="eastAsia"/>
          <w:sz w:val="24"/>
          <w:szCs w:val="24"/>
        </w:rPr>
        <w:lastRenderedPageBreak/>
        <w:t>彼此存在</w:t>
      </w:r>
      <w:r w:rsidR="00CA059F">
        <w:rPr>
          <w:rFonts w:asciiTheme="minorEastAsia" w:hAnsiTheme="minorEastAsia" w:hint="eastAsia"/>
          <w:sz w:val="24"/>
          <w:szCs w:val="24"/>
        </w:rPr>
        <w:t>差异，感知的数据也不尽相同，感知数据的质量也就存在非常大的差异，</w:t>
      </w:r>
      <w:r w:rsidR="000B267C">
        <w:rPr>
          <w:rFonts w:asciiTheme="minorEastAsia" w:hAnsiTheme="minorEastAsia" w:hint="eastAsia"/>
          <w:sz w:val="24"/>
          <w:szCs w:val="24"/>
        </w:rPr>
        <w:t>因此，许多学者研究激励机制时，越来越多的将感知数据的质量</w:t>
      </w:r>
      <w:r w:rsidR="00C96C44" w:rsidRPr="00D24009">
        <w:rPr>
          <w:rFonts w:asciiTheme="minorEastAsia" w:hAnsiTheme="minorEastAsia"/>
          <w:sz w:val="24"/>
          <w:szCs w:val="24"/>
          <w:vertAlign w:val="superscript"/>
        </w:rPr>
        <w:fldChar w:fldCharType="begin"/>
      </w:r>
      <w:r w:rsidR="00C96C44" w:rsidRPr="00D24009">
        <w:rPr>
          <w:rFonts w:asciiTheme="minorEastAsia" w:hAnsiTheme="minorEastAsia"/>
          <w:sz w:val="24"/>
          <w:szCs w:val="24"/>
          <w:vertAlign w:val="superscript"/>
        </w:rPr>
        <w:instrText xml:space="preserve"> </w:instrText>
      </w:r>
      <w:r w:rsidR="00C96C44" w:rsidRPr="00D24009">
        <w:rPr>
          <w:rFonts w:asciiTheme="minorEastAsia" w:hAnsiTheme="minorEastAsia" w:hint="eastAsia"/>
          <w:sz w:val="24"/>
          <w:szCs w:val="24"/>
          <w:vertAlign w:val="superscript"/>
        </w:rPr>
        <w:instrText>REF _Ref534202277 \r \h</w:instrText>
      </w:r>
      <w:r w:rsidR="00C96C44" w:rsidRPr="00D24009">
        <w:rPr>
          <w:rFonts w:asciiTheme="minorEastAsia" w:hAnsiTheme="minorEastAsia"/>
          <w:sz w:val="24"/>
          <w:szCs w:val="24"/>
          <w:vertAlign w:val="superscript"/>
        </w:rPr>
        <w:instrText xml:space="preserve"> </w:instrText>
      </w:r>
      <w:r w:rsidR="00D24009">
        <w:rPr>
          <w:rFonts w:asciiTheme="minorEastAsia" w:hAnsiTheme="minorEastAsia"/>
          <w:sz w:val="24"/>
          <w:szCs w:val="24"/>
          <w:vertAlign w:val="superscript"/>
        </w:rPr>
        <w:instrText xml:space="preserve"> \* MERGEFORMAT </w:instrText>
      </w:r>
      <w:r w:rsidR="00C96C44" w:rsidRPr="00D24009">
        <w:rPr>
          <w:rFonts w:asciiTheme="minorEastAsia" w:hAnsiTheme="minorEastAsia"/>
          <w:sz w:val="24"/>
          <w:szCs w:val="24"/>
          <w:vertAlign w:val="superscript"/>
        </w:rPr>
      </w:r>
      <w:r w:rsidR="00C96C44" w:rsidRPr="00D24009">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[22]</w:t>
      </w:r>
      <w:r w:rsidR="00C96C44" w:rsidRPr="00D24009">
        <w:rPr>
          <w:rFonts w:asciiTheme="minorEastAsia" w:hAnsiTheme="minorEastAsia"/>
          <w:sz w:val="24"/>
          <w:szCs w:val="24"/>
          <w:vertAlign w:val="superscript"/>
        </w:rPr>
        <w:fldChar w:fldCharType="end"/>
      </w:r>
      <w:r w:rsidR="00C96C44" w:rsidRPr="00D24009">
        <w:rPr>
          <w:rFonts w:asciiTheme="minorEastAsia" w:hAnsiTheme="minorEastAsia"/>
          <w:sz w:val="24"/>
          <w:szCs w:val="24"/>
          <w:vertAlign w:val="superscript"/>
        </w:rPr>
        <w:fldChar w:fldCharType="begin"/>
      </w:r>
      <w:r w:rsidR="00C96C44" w:rsidRPr="00D24009">
        <w:rPr>
          <w:rFonts w:asciiTheme="minorEastAsia" w:hAnsiTheme="minorEastAsia"/>
          <w:sz w:val="24"/>
          <w:szCs w:val="24"/>
          <w:vertAlign w:val="superscript"/>
        </w:rPr>
        <w:instrText xml:space="preserve"> REF _Ref534202279 \r \h </w:instrText>
      </w:r>
      <w:r w:rsidR="00D24009">
        <w:rPr>
          <w:rFonts w:asciiTheme="minorEastAsia" w:hAnsiTheme="minorEastAsia"/>
          <w:sz w:val="24"/>
          <w:szCs w:val="24"/>
          <w:vertAlign w:val="superscript"/>
        </w:rPr>
        <w:instrText xml:space="preserve"> \* MERGEFORMAT </w:instrText>
      </w:r>
      <w:r w:rsidR="00C96C44" w:rsidRPr="00D24009">
        <w:rPr>
          <w:rFonts w:asciiTheme="minorEastAsia" w:hAnsiTheme="minorEastAsia"/>
          <w:sz w:val="24"/>
          <w:szCs w:val="24"/>
          <w:vertAlign w:val="superscript"/>
        </w:rPr>
      </w:r>
      <w:r w:rsidR="00C96C44" w:rsidRPr="00D24009">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[23]</w:t>
      </w:r>
      <w:r w:rsidR="00C96C44" w:rsidRPr="00D24009">
        <w:rPr>
          <w:rFonts w:asciiTheme="minorEastAsia" w:hAnsiTheme="minorEastAsia"/>
          <w:sz w:val="24"/>
          <w:szCs w:val="24"/>
          <w:vertAlign w:val="superscript"/>
        </w:rPr>
        <w:fldChar w:fldCharType="end"/>
      </w:r>
      <w:r w:rsidR="000B267C">
        <w:rPr>
          <w:rFonts w:asciiTheme="minorEastAsia" w:hAnsiTheme="minorEastAsia" w:hint="eastAsia"/>
          <w:sz w:val="24"/>
          <w:szCs w:val="24"/>
        </w:rPr>
        <w:t>作为一项</w:t>
      </w:r>
      <w:r w:rsidR="00CA059F">
        <w:rPr>
          <w:rFonts w:asciiTheme="minorEastAsia" w:hAnsiTheme="minorEastAsia" w:hint="eastAsia"/>
          <w:sz w:val="24"/>
          <w:szCs w:val="24"/>
        </w:rPr>
        <w:t>衡量系统性能</w:t>
      </w:r>
      <w:r w:rsidR="000B267C">
        <w:rPr>
          <w:rFonts w:asciiTheme="minorEastAsia" w:hAnsiTheme="minorEastAsia" w:hint="eastAsia"/>
          <w:sz w:val="24"/>
          <w:szCs w:val="24"/>
        </w:rPr>
        <w:t>不可或缺的指标。</w:t>
      </w:r>
      <w:r w:rsidR="00C96C44">
        <w:rPr>
          <w:rFonts w:asciiTheme="minorEastAsia" w:hAnsiTheme="minorEastAsia" w:hint="eastAsia"/>
          <w:sz w:val="24"/>
          <w:szCs w:val="24"/>
        </w:rPr>
        <w:t>文献</w:t>
      </w:r>
      <w:r w:rsidR="00C96C44" w:rsidRPr="00D24009">
        <w:rPr>
          <w:rFonts w:asciiTheme="minorEastAsia" w:hAnsiTheme="minorEastAsia"/>
          <w:sz w:val="24"/>
          <w:szCs w:val="24"/>
          <w:vertAlign w:val="superscript"/>
        </w:rPr>
        <w:fldChar w:fldCharType="begin"/>
      </w:r>
      <w:r w:rsidR="00C96C44" w:rsidRPr="00D24009">
        <w:rPr>
          <w:rFonts w:asciiTheme="minorEastAsia" w:hAnsiTheme="minorEastAsia"/>
          <w:sz w:val="24"/>
          <w:szCs w:val="24"/>
          <w:vertAlign w:val="superscript"/>
        </w:rPr>
        <w:instrText xml:space="preserve"> </w:instrText>
      </w:r>
      <w:r w:rsidR="00C96C44" w:rsidRPr="00D24009">
        <w:rPr>
          <w:rFonts w:asciiTheme="minorEastAsia" w:hAnsiTheme="minorEastAsia" w:hint="eastAsia"/>
          <w:sz w:val="24"/>
          <w:szCs w:val="24"/>
          <w:vertAlign w:val="superscript"/>
        </w:rPr>
        <w:instrText>REF _Ref534202277 \r \h</w:instrText>
      </w:r>
      <w:r w:rsidR="00C96C44" w:rsidRPr="00D24009">
        <w:rPr>
          <w:rFonts w:asciiTheme="minorEastAsia" w:hAnsiTheme="minorEastAsia"/>
          <w:sz w:val="24"/>
          <w:szCs w:val="24"/>
          <w:vertAlign w:val="superscript"/>
        </w:rPr>
        <w:instrText xml:space="preserve"> </w:instrText>
      </w:r>
      <w:r w:rsidR="00D24009">
        <w:rPr>
          <w:rFonts w:asciiTheme="minorEastAsia" w:hAnsiTheme="minorEastAsia"/>
          <w:sz w:val="24"/>
          <w:szCs w:val="24"/>
          <w:vertAlign w:val="superscript"/>
        </w:rPr>
        <w:instrText xml:space="preserve"> \* MERGEFORMAT </w:instrText>
      </w:r>
      <w:r w:rsidR="00C96C44" w:rsidRPr="00D24009">
        <w:rPr>
          <w:rFonts w:asciiTheme="minorEastAsia" w:hAnsiTheme="minorEastAsia"/>
          <w:sz w:val="24"/>
          <w:szCs w:val="24"/>
          <w:vertAlign w:val="superscript"/>
        </w:rPr>
      </w:r>
      <w:r w:rsidR="00C96C44" w:rsidRPr="00D24009">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[22]</w:t>
      </w:r>
      <w:r w:rsidR="00C96C44" w:rsidRPr="00D24009">
        <w:rPr>
          <w:rFonts w:asciiTheme="minorEastAsia" w:hAnsiTheme="minorEastAsia"/>
          <w:sz w:val="24"/>
          <w:szCs w:val="24"/>
          <w:vertAlign w:val="superscript"/>
        </w:rPr>
        <w:fldChar w:fldCharType="end"/>
      </w:r>
      <w:r w:rsidR="000B267C">
        <w:rPr>
          <w:rFonts w:asciiTheme="minorEastAsia" w:hAnsiTheme="minorEastAsia"/>
          <w:sz w:val="24"/>
          <w:szCs w:val="24"/>
        </w:rPr>
        <w:t>设计了一个最小化任务发起者的花费代价的激励机制</w:t>
      </w:r>
      <w:r w:rsidR="00226EC8">
        <w:rPr>
          <w:rFonts w:asciiTheme="minorEastAsia" w:hAnsiTheme="minorEastAsia" w:hint="eastAsia"/>
          <w:sz w:val="24"/>
          <w:szCs w:val="24"/>
        </w:rPr>
        <w:t>，</w:t>
      </w:r>
      <w:r w:rsidR="00226EC8">
        <w:rPr>
          <w:rFonts w:asciiTheme="minorEastAsia" w:hAnsiTheme="minorEastAsia"/>
          <w:sz w:val="24"/>
          <w:szCs w:val="24"/>
        </w:rPr>
        <w:t>同时能够保证感知数据的质量</w:t>
      </w:r>
      <w:r w:rsidR="00226EC8">
        <w:rPr>
          <w:rFonts w:asciiTheme="minorEastAsia" w:hAnsiTheme="minorEastAsia" w:hint="eastAsia"/>
          <w:sz w:val="24"/>
          <w:szCs w:val="24"/>
        </w:rPr>
        <w:t>。</w:t>
      </w:r>
      <w:r w:rsidR="00C96C44">
        <w:rPr>
          <w:rFonts w:asciiTheme="minorEastAsia" w:hAnsiTheme="minorEastAsia" w:hint="eastAsia"/>
          <w:sz w:val="24"/>
          <w:szCs w:val="24"/>
        </w:rPr>
        <w:t>文献</w:t>
      </w:r>
      <w:r w:rsidR="00C96C44" w:rsidRPr="00D24009">
        <w:rPr>
          <w:rFonts w:asciiTheme="minorEastAsia" w:hAnsiTheme="minorEastAsia"/>
          <w:sz w:val="24"/>
          <w:szCs w:val="24"/>
          <w:vertAlign w:val="superscript"/>
        </w:rPr>
        <w:fldChar w:fldCharType="begin"/>
      </w:r>
      <w:r w:rsidR="00C96C44" w:rsidRPr="00D24009">
        <w:rPr>
          <w:rFonts w:asciiTheme="minorEastAsia" w:hAnsiTheme="minorEastAsia"/>
          <w:sz w:val="24"/>
          <w:szCs w:val="24"/>
          <w:vertAlign w:val="superscript"/>
        </w:rPr>
        <w:instrText xml:space="preserve"> </w:instrText>
      </w:r>
      <w:r w:rsidR="00C96C44" w:rsidRPr="00D24009">
        <w:rPr>
          <w:rFonts w:asciiTheme="minorEastAsia" w:hAnsiTheme="minorEastAsia" w:hint="eastAsia"/>
          <w:sz w:val="24"/>
          <w:szCs w:val="24"/>
          <w:vertAlign w:val="superscript"/>
        </w:rPr>
        <w:instrText>REF _Ref534202279 \r \h</w:instrText>
      </w:r>
      <w:r w:rsidR="00C96C44" w:rsidRPr="00D24009">
        <w:rPr>
          <w:rFonts w:asciiTheme="minorEastAsia" w:hAnsiTheme="minorEastAsia"/>
          <w:sz w:val="24"/>
          <w:szCs w:val="24"/>
          <w:vertAlign w:val="superscript"/>
        </w:rPr>
        <w:instrText xml:space="preserve"> </w:instrText>
      </w:r>
      <w:r w:rsidR="00D24009">
        <w:rPr>
          <w:rFonts w:asciiTheme="minorEastAsia" w:hAnsiTheme="minorEastAsia"/>
          <w:sz w:val="24"/>
          <w:szCs w:val="24"/>
          <w:vertAlign w:val="superscript"/>
        </w:rPr>
        <w:instrText xml:space="preserve"> \* MERGEFORMAT </w:instrText>
      </w:r>
      <w:r w:rsidR="00C96C44" w:rsidRPr="00D24009">
        <w:rPr>
          <w:rFonts w:asciiTheme="minorEastAsia" w:hAnsiTheme="minorEastAsia"/>
          <w:sz w:val="24"/>
          <w:szCs w:val="24"/>
          <w:vertAlign w:val="superscript"/>
        </w:rPr>
      </w:r>
      <w:r w:rsidR="00C96C44" w:rsidRPr="00D24009">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[23]</w:t>
      </w:r>
      <w:r w:rsidR="00C96C44" w:rsidRPr="00D24009">
        <w:rPr>
          <w:rFonts w:asciiTheme="minorEastAsia" w:hAnsiTheme="minorEastAsia"/>
          <w:sz w:val="24"/>
          <w:szCs w:val="24"/>
          <w:vertAlign w:val="superscript"/>
        </w:rPr>
        <w:fldChar w:fldCharType="end"/>
      </w:r>
      <w:r w:rsidR="00226EC8">
        <w:rPr>
          <w:rFonts w:asciiTheme="minorEastAsia" w:hAnsiTheme="minorEastAsia" w:hint="eastAsia"/>
          <w:sz w:val="24"/>
          <w:szCs w:val="24"/>
        </w:rPr>
        <w:t>设计了基于反向拍卖的动态竞价的激励机制，这个机制中，感知参与者根据自己的报价将数据卖给感知系统，这个机制没有考虑感知参与者的自私性，参与者为了最大化自身收益可能存在策略性行为。</w:t>
      </w:r>
    </w:p>
    <w:p w14:paraId="3B77144C" w14:textId="0B34A0B6" w:rsidR="0026485B" w:rsidRPr="0026485B" w:rsidRDefault="0059734F" w:rsidP="0026485B">
      <w:pPr>
        <w:spacing w:line="400" w:lineRule="exact"/>
        <w:ind w:firstLineChars="200" w:firstLine="480"/>
        <w:rPr>
          <w:rStyle w:val="fontstyle01"/>
          <w:rFonts w:asciiTheme="minorEastAsia" w:hAnsiTheme="minorEastAsia"/>
          <w:color w:val="auto"/>
          <w:sz w:val="24"/>
          <w:szCs w:val="24"/>
        </w:rPr>
      </w:pPr>
      <w:r>
        <w:rPr>
          <w:rFonts w:asciiTheme="minorEastAsia" w:hAnsiTheme="minorEastAsia" w:hint="eastAsia"/>
          <w:sz w:val="24"/>
          <w:szCs w:val="24"/>
        </w:rPr>
        <w:t>参与者选择策略的好坏直接决定了移动群体感知系统的性能优劣</w:t>
      </w:r>
      <w:r w:rsidR="00522352" w:rsidRPr="00AE4924">
        <w:rPr>
          <w:rFonts w:asciiTheme="minorEastAsia" w:hAnsiTheme="minorEastAsia" w:hint="eastAsia"/>
          <w:sz w:val="24"/>
          <w:szCs w:val="24"/>
        </w:rPr>
        <w:t>，</w:t>
      </w:r>
      <w:r>
        <w:rPr>
          <w:rFonts w:asciiTheme="minorEastAsia" w:hAnsiTheme="minorEastAsia" w:hint="eastAsia"/>
          <w:sz w:val="24"/>
          <w:szCs w:val="24"/>
        </w:rPr>
        <w:t>参与者选择策略是本文研究的重点内容。</w:t>
      </w:r>
      <w:r w:rsidR="00226EC8">
        <w:rPr>
          <w:rFonts w:asciiTheme="minorEastAsia" w:hAnsiTheme="minorEastAsia"/>
          <w:sz w:val="24"/>
          <w:szCs w:val="24"/>
        </w:rPr>
        <w:t>国内外学者也</w:t>
      </w:r>
      <w:r w:rsidR="00522352" w:rsidRPr="00AE4924">
        <w:rPr>
          <w:rFonts w:asciiTheme="minorEastAsia" w:hAnsiTheme="minorEastAsia"/>
          <w:sz w:val="24"/>
          <w:szCs w:val="24"/>
        </w:rPr>
        <w:t>做了大量的研究工作</w:t>
      </w:r>
      <w:r w:rsidR="00522352" w:rsidRPr="00AE4924">
        <w:rPr>
          <w:rFonts w:asciiTheme="minorEastAsia" w:hAnsiTheme="minorEastAsia" w:hint="eastAsia"/>
          <w:sz w:val="24"/>
          <w:szCs w:val="24"/>
        </w:rPr>
        <w:t>。现有的研究可以分为两类</w:t>
      </w:r>
      <w:r w:rsidR="00157D7F" w:rsidRPr="00D24009">
        <w:rPr>
          <w:rFonts w:asciiTheme="minorEastAsia" w:hAnsiTheme="minorEastAsia"/>
          <w:sz w:val="24"/>
          <w:szCs w:val="24"/>
          <w:vertAlign w:val="superscript"/>
        </w:rPr>
        <w:fldChar w:fldCharType="begin"/>
      </w:r>
      <w:r w:rsidR="00157D7F" w:rsidRPr="00D24009">
        <w:rPr>
          <w:rFonts w:asciiTheme="minorEastAsia" w:hAnsiTheme="minorEastAsia"/>
          <w:sz w:val="24"/>
          <w:szCs w:val="24"/>
          <w:vertAlign w:val="superscript"/>
        </w:rPr>
        <w:instrText xml:space="preserve"> </w:instrText>
      </w:r>
      <w:r w:rsidR="00157D7F" w:rsidRPr="00D24009">
        <w:rPr>
          <w:rFonts w:asciiTheme="minorEastAsia" w:hAnsiTheme="minorEastAsia" w:hint="eastAsia"/>
          <w:sz w:val="24"/>
          <w:szCs w:val="24"/>
          <w:vertAlign w:val="superscript"/>
        </w:rPr>
        <w:instrText>REF _Ref534203501 \r \h</w:instrText>
      </w:r>
      <w:r w:rsidR="00157D7F" w:rsidRPr="00D24009">
        <w:rPr>
          <w:rFonts w:asciiTheme="minorEastAsia" w:hAnsiTheme="minorEastAsia"/>
          <w:sz w:val="24"/>
          <w:szCs w:val="24"/>
          <w:vertAlign w:val="superscript"/>
        </w:rPr>
        <w:instrText xml:space="preserve"> </w:instrText>
      </w:r>
      <w:r w:rsidR="00D24009">
        <w:rPr>
          <w:rFonts w:asciiTheme="minorEastAsia" w:hAnsiTheme="minorEastAsia"/>
          <w:sz w:val="24"/>
          <w:szCs w:val="24"/>
          <w:vertAlign w:val="superscript"/>
        </w:rPr>
        <w:instrText xml:space="preserve"> \* MERGEFORMAT </w:instrText>
      </w:r>
      <w:r w:rsidR="00157D7F" w:rsidRPr="00D24009">
        <w:rPr>
          <w:rFonts w:asciiTheme="minorEastAsia" w:hAnsiTheme="minorEastAsia"/>
          <w:sz w:val="24"/>
          <w:szCs w:val="24"/>
          <w:vertAlign w:val="superscript"/>
        </w:rPr>
      </w:r>
      <w:r w:rsidR="00157D7F" w:rsidRPr="00D24009">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[24]</w:t>
      </w:r>
      <w:r w:rsidR="00157D7F" w:rsidRPr="00D24009">
        <w:rPr>
          <w:rFonts w:asciiTheme="minorEastAsia" w:hAnsiTheme="minorEastAsia"/>
          <w:sz w:val="24"/>
          <w:szCs w:val="24"/>
          <w:vertAlign w:val="superscript"/>
        </w:rPr>
        <w:fldChar w:fldCharType="end"/>
      </w:r>
      <w:r w:rsidR="00157D7F" w:rsidRPr="00D24009">
        <w:rPr>
          <w:rFonts w:asciiTheme="minorEastAsia" w:hAnsiTheme="minorEastAsia"/>
          <w:sz w:val="24"/>
          <w:szCs w:val="24"/>
          <w:vertAlign w:val="superscript"/>
        </w:rPr>
        <w:fldChar w:fldCharType="begin"/>
      </w:r>
      <w:r w:rsidR="00157D7F" w:rsidRPr="00D24009">
        <w:rPr>
          <w:rFonts w:asciiTheme="minorEastAsia" w:hAnsiTheme="minorEastAsia"/>
          <w:sz w:val="24"/>
          <w:szCs w:val="24"/>
          <w:vertAlign w:val="superscript"/>
        </w:rPr>
        <w:instrText xml:space="preserve"> REF _Ref534203503 \r \h </w:instrText>
      </w:r>
      <w:r w:rsidR="00D24009">
        <w:rPr>
          <w:rFonts w:asciiTheme="minorEastAsia" w:hAnsiTheme="minorEastAsia"/>
          <w:sz w:val="24"/>
          <w:szCs w:val="24"/>
          <w:vertAlign w:val="superscript"/>
        </w:rPr>
        <w:instrText xml:space="preserve"> \* MERGEFORMAT </w:instrText>
      </w:r>
      <w:r w:rsidR="00157D7F" w:rsidRPr="00D24009">
        <w:rPr>
          <w:rFonts w:asciiTheme="minorEastAsia" w:hAnsiTheme="minorEastAsia"/>
          <w:sz w:val="24"/>
          <w:szCs w:val="24"/>
          <w:vertAlign w:val="superscript"/>
        </w:rPr>
      </w:r>
      <w:r w:rsidR="00157D7F" w:rsidRPr="00D24009">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[25]</w:t>
      </w:r>
      <w:r w:rsidR="00157D7F" w:rsidRPr="00D24009">
        <w:rPr>
          <w:rFonts w:asciiTheme="minorEastAsia" w:hAnsiTheme="minorEastAsia"/>
          <w:sz w:val="24"/>
          <w:szCs w:val="24"/>
          <w:vertAlign w:val="superscript"/>
        </w:rPr>
        <w:fldChar w:fldCharType="end"/>
      </w:r>
      <w:r w:rsidR="00522352">
        <w:rPr>
          <w:rFonts w:asciiTheme="minorEastAsia" w:hAnsiTheme="minorEastAsia" w:hint="eastAsia"/>
          <w:sz w:val="24"/>
          <w:szCs w:val="24"/>
        </w:rPr>
        <w:t>。在第一类中，研究的目标主要是优化移动群体感知应用的服务质量</w:t>
      </w:r>
      <w:r w:rsidR="00157D7F" w:rsidRPr="00D24009">
        <w:rPr>
          <w:rFonts w:asciiTheme="minorEastAsia" w:hAnsiTheme="minorEastAsia"/>
          <w:sz w:val="24"/>
          <w:szCs w:val="24"/>
          <w:vertAlign w:val="superscript"/>
        </w:rPr>
        <w:fldChar w:fldCharType="begin"/>
      </w:r>
      <w:r w:rsidR="00157D7F" w:rsidRPr="00D24009">
        <w:rPr>
          <w:rFonts w:asciiTheme="minorEastAsia" w:hAnsiTheme="minorEastAsia"/>
          <w:sz w:val="24"/>
          <w:szCs w:val="24"/>
          <w:vertAlign w:val="superscript"/>
        </w:rPr>
        <w:instrText xml:space="preserve"> </w:instrText>
      </w:r>
      <w:r w:rsidR="00157D7F" w:rsidRPr="00D24009">
        <w:rPr>
          <w:rFonts w:asciiTheme="minorEastAsia" w:hAnsiTheme="minorEastAsia" w:hint="eastAsia"/>
          <w:sz w:val="24"/>
          <w:szCs w:val="24"/>
          <w:vertAlign w:val="superscript"/>
        </w:rPr>
        <w:instrText>REF _Ref534203636 \r \h</w:instrText>
      </w:r>
      <w:r w:rsidR="00157D7F" w:rsidRPr="00D24009">
        <w:rPr>
          <w:rFonts w:asciiTheme="minorEastAsia" w:hAnsiTheme="minorEastAsia"/>
          <w:sz w:val="24"/>
          <w:szCs w:val="24"/>
          <w:vertAlign w:val="superscript"/>
        </w:rPr>
        <w:instrText xml:space="preserve"> </w:instrText>
      </w:r>
      <w:r w:rsidR="00D24009">
        <w:rPr>
          <w:rFonts w:asciiTheme="minorEastAsia" w:hAnsiTheme="minorEastAsia"/>
          <w:sz w:val="24"/>
          <w:szCs w:val="24"/>
          <w:vertAlign w:val="superscript"/>
        </w:rPr>
        <w:instrText xml:space="preserve"> \* MERGEFORMAT </w:instrText>
      </w:r>
      <w:r w:rsidR="00157D7F" w:rsidRPr="00D24009">
        <w:rPr>
          <w:rFonts w:asciiTheme="minorEastAsia" w:hAnsiTheme="minorEastAsia"/>
          <w:sz w:val="24"/>
          <w:szCs w:val="24"/>
          <w:vertAlign w:val="superscript"/>
        </w:rPr>
      </w:r>
      <w:r w:rsidR="00157D7F" w:rsidRPr="00D24009">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[26]</w:t>
      </w:r>
      <w:r w:rsidR="00157D7F" w:rsidRPr="00D24009">
        <w:rPr>
          <w:rFonts w:asciiTheme="minorEastAsia" w:hAnsiTheme="minorEastAsia"/>
          <w:sz w:val="24"/>
          <w:szCs w:val="24"/>
          <w:vertAlign w:val="superscript"/>
        </w:rPr>
        <w:fldChar w:fldCharType="end"/>
      </w:r>
      <w:r w:rsidR="00157D7F" w:rsidRPr="00D24009">
        <w:rPr>
          <w:rFonts w:asciiTheme="minorEastAsia" w:hAnsiTheme="minorEastAsia" w:hint="eastAsia"/>
          <w:sz w:val="24"/>
          <w:szCs w:val="24"/>
          <w:vertAlign w:val="superscript"/>
        </w:rPr>
        <w:t>-</w:t>
      </w:r>
      <w:r w:rsidR="00157D7F" w:rsidRPr="00D24009">
        <w:rPr>
          <w:rFonts w:asciiTheme="minorEastAsia" w:hAnsiTheme="minorEastAsia"/>
          <w:sz w:val="24"/>
          <w:szCs w:val="24"/>
          <w:vertAlign w:val="superscript"/>
        </w:rPr>
        <w:fldChar w:fldCharType="begin"/>
      </w:r>
      <w:r w:rsidR="00157D7F" w:rsidRPr="00D24009">
        <w:rPr>
          <w:rFonts w:asciiTheme="minorEastAsia" w:hAnsiTheme="minorEastAsia"/>
          <w:sz w:val="24"/>
          <w:szCs w:val="24"/>
          <w:vertAlign w:val="superscript"/>
        </w:rPr>
        <w:instrText xml:space="preserve"> REF _Ref534203639 \r \h </w:instrText>
      </w:r>
      <w:r w:rsidR="00D24009">
        <w:rPr>
          <w:rFonts w:asciiTheme="minorEastAsia" w:hAnsiTheme="minorEastAsia"/>
          <w:sz w:val="24"/>
          <w:szCs w:val="24"/>
          <w:vertAlign w:val="superscript"/>
        </w:rPr>
        <w:instrText xml:space="preserve"> \* MERGEFORMAT </w:instrText>
      </w:r>
      <w:r w:rsidR="00157D7F" w:rsidRPr="00D24009">
        <w:rPr>
          <w:rFonts w:asciiTheme="minorEastAsia" w:hAnsiTheme="minorEastAsia"/>
          <w:sz w:val="24"/>
          <w:szCs w:val="24"/>
          <w:vertAlign w:val="superscript"/>
        </w:rPr>
      </w:r>
      <w:r w:rsidR="00157D7F" w:rsidRPr="00D24009">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[28]</w:t>
      </w:r>
      <w:r w:rsidR="00157D7F" w:rsidRPr="00D24009">
        <w:rPr>
          <w:rFonts w:asciiTheme="minorEastAsia" w:hAnsiTheme="minorEastAsia"/>
          <w:sz w:val="24"/>
          <w:szCs w:val="24"/>
          <w:vertAlign w:val="superscript"/>
        </w:rPr>
        <w:fldChar w:fldCharType="end"/>
      </w:r>
      <w:r w:rsidR="00522352">
        <w:rPr>
          <w:rFonts w:asciiTheme="minorEastAsia" w:hAnsiTheme="minorEastAsia" w:hint="eastAsia"/>
          <w:sz w:val="24"/>
          <w:szCs w:val="24"/>
        </w:rPr>
        <w:t>。例如，考虑到资源有限的情况下，</w:t>
      </w:r>
      <w:r w:rsidR="00157D7F">
        <w:rPr>
          <w:rFonts w:asciiTheme="minorEastAsia" w:hAnsiTheme="minorEastAsia" w:hint="eastAsia"/>
          <w:sz w:val="24"/>
          <w:szCs w:val="24"/>
        </w:rPr>
        <w:t>文献</w:t>
      </w:r>
      <w:r w:rsidR="003E445F" w:rsidRPr="00D24009">
        <w:rPr>
          <w:rFonts w:asciiTheme="minorEastAsia" w:hAnsiTheme="minorEastAsia"/>
          <w:sz w:val="24"/>
          <w:szCs w:val="24"/>
          <w:vertAlign w:val="superscript"/>
        </w:rPr>
        <w:fldChar w:fldCharType="begin"/>
      </w:r>
      <w:r w:rsidR="003E445F" w:rsidRPr="00D24009">
        <w:rPr>
          <w:rFonts w:asciiTheme="minorEastAsia" w:hAnsiTheme="minorEastAsia"/>
          <w:sz w:val="24"/>
          <w:szCs w:val="24"/>
          <w:vertAlign w:val="superscript"/>
        </w:rPr>
        <w:instrText xml:space="preserve"> </w:instrText>
      </w:r>
      <w:r w:rsidR="003E445F" w:rsidRPr="00D24009">
        <w:rPr>
          <w:rFonts w:asciiTheme="minorEastAsia" w:hAnsiTheme="minorEastAsia" w:hint="eastAsia"/>
          <w:sz w:val="24"/>
          <w:szCs w:val="24"/>
          <w:vertAlign w:val="superscript"/>
        </w:rPr>
        <w:instrText>REF _Ref534203636 \r \h</w:instrText>
      </w:r>
      <w:r w:rsidR="003E445F" w:rsidRPr="00D24009">
        <w:rPr>
          <w:rFonts w:asciiTheme="minorEastAsia" w:hAnsiTheme="minorEastAsia"/>
          <w:sz w:val="24"/>
          <w:szCs w:val="24"/>
          <w:vertAlign w:val="superscript"/>
        </w:rPr>
        <w:instrText xml:space="preserve"> </w:instrText>
      </w:r>
      <w:r w:rsidR="00D24009">
        <w:rPr>
          <w:rFonts w:asciiTheme="minorEastAsia" w:hAnsiTheme="minorEastAsia"/>
          <w:sz w:val="24"/>
          <w:szCs w:val="24"/>
          <w:vertAlign w:val="superscript"/>
        </w:rPr>
        <w:instrText xml:space="preserve"> \* MERGEFORMAT </w:instrText>
      </w:r>
      <w:r w:rsidR="003E445F" w:rsidRPr="00D24009">
        <w:rPr>
          <w:rFonts w:asciiTheme="minorEastAsia" w:hAnsiTheme="minorEastAsia"/>
          <w:sz w:val="24"/>
          <w:szCs w:val="24"/>
          <w:vertAlign w:val="superscript"/>
        </w:rPr>
      </w:r>
      <w:r w:rsidR="003E445F" w:rsidRPr="00D24009">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[26]</w:t>
      </w:r>
      <w:r w:rsidR="003E445F" w:rsidRPr="00D24009">
        <w:rPr>
          <w:rFonts w:asciiTheme="minorEastAsia" w:hAnsiTheme="minorEastAsia"/>
          <w:sz w:val="24"/>
          <w:szCs w:val="24"/>
          <w:vertAlign w:val="superscript"/>
        </w:rPr>
        <w:fldChar w:fldCharType="end"/>
      </w:r>
      <w:r w:rsidR="00522352">
        <w:rPr>
          <w:rStyle w:val="fontstyle01"/>
          <w:sz w:val="24"/>
          <w:szCs w:val="24"/>
        </w:rPr>
        <w:t>旨在最大限度提高移动群体感知的覆盖质量</w:t>
      </w:r>
      <w:r w:rsidR="00522352">
        <w:rPr>
          <w:rStyle w:val="fontstyle01"/>
          <w:rFonts w:hint="eastAsia"/>
          <w:sz w:val="24"/>
          <w:szCs w:val="24"/>
        </w:rPr>
        <w:t>，</w:t>
      </w:r>
      <w:r w:rsidR="00522352">
        <w:rPr>
          <w:rStyle w:val="fontstyle01"/>
          <w:sz w:val="24"/>
          <w:szCs w:val="24"/>
        </w:rPr>
        <w:t>并提出一种有效的近似算法来解决这个问题</w:t>
      </w:r>
      <w:r w:rsidR="00522352">
        <w:rPr>
          <w:rStyle w:val="fontstyle01"/>
          <w:rFonts w:hint="eastAsia"/>
          <w:sz w:val="24"/>
          <w:szCs w:val="24"/>
        </w:rPr>
        <w:t>。对于用户活跃于网络的现实的场景，</w:t>
      </w:r>
      <w:r w:rsidR="003E445F">
        <w:rPr>
          <w:rStyle w:val="fontstyle01"/>
          <w:rFonts w:hint="eastAsia"/>
          <w:sz w:val="24"/>
          <w:szCs w:val="24"/>
        </w:rPr>
        <w:t>文献</w:t>
      </w:r>
      <w:r w:rsidR="003E445F" w:rsidRPr="00D24009">
        <w:rPr>
          <w:rStyle w:val="fontstyle01"/>
          <w:rFonts w:hint="eastAsia"/>
          <w:sz w:val="24"/>
          <w:szCs w:val="24"/>
          <w:vertAlign w:val="superscript"/>
        </w:rPr>
        <w:fldChar w:fldCharType="begin"/>
      </w:r>
      <w:r w:rsidR="003E445F" w:rsidRPr="00D24009">
        <w:rPr>
          <w:rStyle w:val="fontstyle01"/>
          <w:rFonts w:hint="eastAsia"/>
          <w:sz w:val="24"/>
          <w:szCs w:val="24"/>
          <w:vertAlign w:val="superscript"/>
        </w:rPr>
        <w:instrText xml:space="preserve"> REF _Ref534203740 \r \h </w:instrText>
      </w:r>
      <w:r w:rsidR="00D24009">
        <w:rPr>
          <w:rStyle w:val="fontstyle01"/>
          <w:sz w:val="24"/>
          <w:szCs w:val="24"/>
          <w:vertAlign w:val="superscript"/>
        </w:rPr>
        <w:instrText xml:space="preserve"> \* MERGEFORMAT </w:instrText>
      </w:r>
      <w:r w:rsidR="003E445F" w:rsidRPr="00D24009">
        <w:rPr>
          <w:rStyle w:val="fontstyle01"/>
          <w:rFonts w:hint="eastAsia"/>
          <w:sz w:val="24"/>
          <w:szCs w:val="24"/>
          <w:vertAlign w:val="superscript"/>
        </w:rPr>
      </w:r>
      <w:r w:rsidR="003E445F" w:rsidRPr="00D24009">
        <w:rPr>
          <w:rStyle w:val="fontstyle01"/>
          <w:rFonts w:hint="eastAsia"/>
          <w:sz w:val="24"/>
          <w:szCs w:val="24"/>
          <w:vertAlign w:val="superscript"/>
        </w:rPr>
        <w:fldChar w:fldCharType="separate"/>
      </w:r>
      <w:r w:rsidR="003E165B">
        <w:rPr>
          <w:rStyle w:val="fontstyle01"/>
          <w:sz w:val="24"/>
          <w:szCs w:val="24"/>
          <w:vertAlign w:val="superscript"/>
        </w:rPr>
        <w:t>[29]</w:t>
      </w:r>
      <w:r w:rsidR="003E445F" w:rsidRPr="00D24009">
        <w:rPr>
          <w:rStyle w:val="fontstyle01"/>
          <w:rFonts w:hint="eastAsia"/>
          <w:sz w:val="24"/>
          <w:szCs w:val="24"/>
          <w:vertAlign w:val="superscript"/>
        </w:rPr>
        <w:fldChar w:fldCharType="end"/>
      </w:r>
      <w:r w:rsidR="00522352">
        <w:rPr>
          <w:rStyle w:val="fontstyle01"/>
          <w:sz w:val="24"/>
          <w:szCs w:val="24"/>
        </w:rPr>
        <w:t>提出在指定截止之前选择合适的用户参与感知</w:t>
      </w:r>
      <w:r w:rsidR="00522352">
        <w:rPr>
          <w:rStyle w:val="fontstyle01"/>
          <w:rFonts w:hint="eastAsia"/>
          <w:sz w:val="24"/>
          <w:szCs w:val="24"/>
        </w:rPr>
        <w:t>，</w:t>
      </w:r>
      <w:r w:rsidR="00522352">
        <w:rPr>
          <w:rStyle w:val="fontstyle01"/>
          <w:sz w:val="24"/>
          <w:szCs w:val="24"/>
        </w:rPr>
        <w:t>为了最大限度提高服务的质量</w:t>
      </w:r>
      <w:r w:rsidR="00522352">
        <w:rPr>
          <w:rStyle w:val="fontstyle01"/>
          <w:rFonts w:hint="eastAsia"/>
          <w:sz w:val="24"/>
          <w:szCs w:val="24"/>
        </w:rPr>
        <w:t>，</w:t>
      </w:r>
      <w:r w:rsidR="00522352">
        <w:rPr>
          <w:rStyle w:val="fontstyle01"/>
          <w:sz w:val="24"/>
          <w:szCs w:val="24"/>
        </w:rPr>
        <w:t>并保证用户的真实性</w:t>
      </w:r>
      <w:r w:rsidR="00522352">
        <w:rPr>
          <w:rStyle w:val="fontstyle01"/>
          <w:rFonts w:hint="eastAsia"/>
          <w:sz w:val="24"/>
          <w:szCs w:val="24"/>
        </w:rPr>
        <w:t>。</w:t>
      </w:r>
      <w:r w:rsidR="003E445F">
        <w:rPr>
          <w:rStyle w:val="fontstyle01"/>
          <w:rFonts w:hint="eastAsia"/>
          <w:sz w:val="24"/>
          <w:szCs w:val="24"/>
        </w:rPr>
        <w:t>文献</w:t>
      </w:r>
      <w:r w:rsidR="003E445F" w:rsidRPr="00D24009">
        <w:rPr>
          <w:rStyle w:val="fontstyle01"/>
          <w:rFonts w:hint="eastAsia"/>
          <w:sz w:val="24"/>
          <w:szCs w:val="24"/>
          <w:vertAlign w:val="superscript"/>
        </w:rPr>
        <w:fldChar w:fldCharType="begin"/>
      </w:r>
      <w:r w:rsidR="003E445F" w:rsidRPr="00D24009">
        <w:rPr>
          <w:rStyle w:val="fontstyle01"/>
          <w:rFonts w:hint="eastAsia"/>
          <w:sz w:val="24"/>
          <w:szCs w:val="24"/>
          <w:vertAlign w:val="superscript"/>
        </w:rPr>
        <w:instrText xml:space="preserve"> REF _Ref534203832 \r \h </w:instrText>
      </w:r>
      <w:r w:rsidR="00D24009">
        <w:rPr>
          <w:rStyle w:val="fontstyle01"/>
          <w:sz w:val="24"/>
          <w:szCs w:val="24"/>
          <w:vertAlign w:val="superscript"/>
        </w:rPr>
        <w:instrText xml:space="preserve"> \* MERGEFORMAT </w:instrText>
      </w:r>
      <w:r w:rsidR="003E445F" w:rsidRPr="00D24009">
        <w:rPr>
          <w:rStyle w:val="fontstyle01"/>
          <w:rFonts w:hint="eastAsia"/>
          <w:sz w:val="24"/>
          <w:szCs w:val="24"/>
          <w:vertAlign w:val="superscript"/>
        </w:rPr>
      </w:r>
      <w:r w:rsidR="003E445F" w:rsidRPr="00D24009">
        <w:rPr>
          <w:rStyle w:val="fontstyle01"/>
          <w:rFonts w:hint="eastAsia"/>
          <w:sz w:val="24"/>
          <w:szCs w:val="24"/>
          <w:vertAlign w:val="superscript"/>
        </w:rPr>
        <w:fldChar w:fldCharType="separate"/>
      </w:r>
      <w:r w:rsidR="003E165B">
        <w:rPr>
          <w:rStyle w:val="fontstyle01"/>
          <w:sz w:val="24"/>
          <w:szCs w:val="24"/>
          <w:vertAlign w:val="superscript"/>
        </w:rPr>
        <w:t>[30]</w:t>
      </w:r>
      <w:r w:rsidR="003E445F" w:rsidRPr="00D24009">
        <w:rPr>
          <w:rStyle w:val="fontstyle01"/>
          <w:rFonts w:hint="eastAsia"/>
          <w:sz w:val="24"/>
          <w:szCs w:val="24"/>
          <w:vertAlign w:val="superscript"/>
        </w:rPr>
        <w:fldChar w:fldCharType="end"/>
      </w:r>
      <w:r w:rsidR="00522352">
        <w:rPr>
          <w:rStyle w:val="fontstyle01"/>
          <w:rFonts w:hint="eastAsia"/>
          <w:sz w:val="24"/>
          <w:szCs w:val="24"/>
        </w:rPr>
        <w:t>提出了在线情景的参与者招募与激励机制，参与者以任意的顺序响应任务请求者并与其进行信息交互，而且参与者会通过网络竞标的方式</w:t>
      </w:r>
      <w:proofErr w:type="gramStart"/>
      <w:r w:rsidR="00522352">
        <w:rPr>
          <w:rStyle w:val="fontstyle01"/>
          <w:rFonts w:hint="eastAsia"/>
          <w:sz w:val="24"/>
          <w:szCs w:val="24"/>
        </w:rPr>
        <w:t>向任务</w:t>
      </w:r>
      <w:proofErr w:type="gramEnd"/>
      <w:r w:rsidR="00522352">
        <w:rPr>
          <w:rStyle w:val="fontstyle01"/>
          <w:rFonts w:hint="eastAsia"/>
          <w:sz w:val="24"/>
          <w:szCs w:val="24"/>
        </w:rPr>
        <w:t>请求者进行感知报价，以便任务请求者在受限的资源下获得最优的感知质量。文献</w:t>
      </w:r>
      <w:r w:rsidR="003E445F" w:rsidRPr="00D24009">
        <w:rPr>
          <w:rStyle w:val="fontstyle01"/>
          <w:rFonts w:hint="eastAsia"/>
          <w:sz w:val="24"/>
          <w:szCs w:val="24"/>
          <w:vertAlign w:val="superscript"/>
        </w:rPr>
        <w:fldChar w:fldCharType="begin"/>
      </w:r>
      <w:r w:rsidR="003E445F" w:rsidRPr="00D24009">
        <w:rPr>
          <w:rStyle w:val="fontstyle01"/>
          <w:rFonts w:hint="eastAsia"/>
          <w:sz w:val="24"/>
          <w:szCs w:val="24"/>
          <w:vertAlign w:val="superscript"/>
        </w:rPr>
        <w:instrText xml:space="preserve"> REF _Ref534203913 \r \h </w:instrText>
      </w:r>
      <w:r w:rsidR="00D24009">
        <w:rPr>
          <w:rStyle w:val="fontstyle01"/>
          <w:sz w:val="24"/>
          <w:szCs w:val="24"/>
          <w:vertAlign w:val="superscript"/>
        </w:rPr>
        <w:instrText xml:space="preserve"> \* MERGEFORMAT </w:instrText>
      </w:r>
      <w:r w:rsidR="003E445F" w:rsidRPr="00D24009">
        <w:rPr>
          <w:rStyle w:val="fontstyle01"/>
          <w:rFonts w:hint="eastAsia"/>
          <w:sz w:val="24"/>
          <w:szCs w:val="24"/>
          <w:vertAlign w:val="superscript"/>
        </w:rPr>
      </w:r>
      <w:r w:rsidR="003E445F" w:rsidRPr="00D24009">
        <w:rPr>
          <w:rStyle w:val="fontstyle01"/>
          <w:rFonts w:hint="eastAsia"/>
          <w:sz w:val="24"/>
          <w:szCs w:val="24"/>
          <w:vertAlign w:val="superscript"/>
        </w:rPr>
        <w:fldChar w:fldCharType="separate"/>
      </w:r>
      <w:r w:rsidR="003E165B">
        <w:rPr>
          <w:rStyle w:val="fontstyle01"/>
          <w:sz w:val="24"/>
          <w:szCs w:val="24"/>
          <w:vertAlign w:val="superscript"/>
        </w:rPr>
        <w:t>[31]</w:t>
      </w:r>
      <w:r w:rsidR="003E445F" w:rsidRPr="00D24009">
        <w:rPr>
          <w:rStyle w:val="fontstyle01"/>
          <w:rFonts w:hint="eastAsia"/>
          <w:sz w:val="24"/>
          <w:szCs w:val="24"/>
          <w:vertAlign w:val="superscript"/>
        </w:rPr>
        <w:fldChar w:fldCharType="end"/>
      </w:r>
      <w:r w:rsidR="003E445F" w:rsidRPr="00D24009">
        <w:rPr>
          <w:rStyle w:val="fontstyle01"/>
          <w:rFonts w:hint="eastAsia"/>
          <w:sz w:val="24"/>
          <w:szCs w:val="24"/>
          <w:vertAlign w:val="superscript"/>
        </w:rPr>
        <w:fldChar w:fldCharType="begin"/>
      </w:r>
      <w:r w:rsidR="003E445F" w:rsidRPr="00D24009">
        <w:rPr>
          <w:rStyle w:val="fontstyle01"/>
          <w:rFonts w:hint="eastAsia"/>
          <w:sz w:val="24"/>
          <w:szCs w:val="24"/>
          <w:vertAlign w:val="superscript"/>
        </w:rPr>
        <w:instrText xml:space="preserve"> REF _Ref534203914 \r \h </w:instrText>
      </w:r>
      <w:r w:rsidR="00D24009">
        <w:rPr>
          <w:rStyle w:val="fontstyle01"/>
          <w:sz w:val="24"/>
          <w:szCs w:val="24"/>
          <w:vertAlign w:val="superscript"/>
        </w:rPr>
        <w:instrText xml:space="preserve"> \* MERGEFORMAT </w:instrText>
      </w:r>
      <w:r w:rsidR="003E445F" w:rsidRPr="00D24009">
        <w:rPr>
          <w:rStyle w:val="fontstyle01"/>
          <w:rFonts w:hint="eastAsia"/>
          <w:sz w:val="24"/>
          <w:szCs w:val="24"/>
          <w:vertAlign w:val="superscript"/>
        </w:rPr>
      </w:r>
      <w:r w:rsidR="003E445F" w:rsidRPr="00D24009">
        <w:rPr>
          <w:rStyle w:val="fontstyle01"/>
          <w:rFonts w:hint="eastAsia"/>
          <w:sz w:val="24"/>
          <w:szCs w:val="24"/>
          <w:vertAlign w:val="superscript"/>
        </w:rPr>
        <w:fldChar w:fldCharType="separate"/>
      </w:r>
      <w:r w:rsidR="003E165B">
        <w:rPr>
          <w:rStyle w:val="fontstyle01"/>
          <w:sz w:val="24"/>
          <w:szCs w:val="24"/>
          <w:vertAlign w:val="superscript"/>
        </w:rPr>
        <w:t>[32]</w:t>
      </w:r>
      <w:r w:rsidR="003E445F" w:rsidRPr="00D24009">
        <w:rPr>
          <w:rStyle w:val="fontstyle01"/>
          <w:rFonts w:hint="eastAsia"/>
          <w:sz w:val="24"/>
          <w:szCs w:val="24"/>
          <w:vertAlign w:val="superscript"/>
        </w:rPr>
        <w:fldChar w:fldCharType="end"/>
      </w:r>
      <w:r w:rsidR="00522352">
        <w:rPr>
          <w:rStyle w:val="fontstyle01"/>
          <w:sz w:val="24"/>
          <w:szCs w:val="24"/>
        </w:rPr>
        <w:t>研究了参与者的空间和时间的覆盖问题</w:t>
      </w:r>
      <w:r w:rsidR="00522352">
        <w:rPr>
          <w:rStyle w:val="fontstyle01"/>
          <w:rFonts w:hint="eastAsia"/>
          <w:sz w:val="24"/>
          <w:szCs w:val="24"/>
        </w:rPr>
        <w:t>，</w:t>
      </w:r>
      <w:r w:rsidR="00522352">
        <w:rPr>
          <w:rStyle w:val="fontstyle01"/>
          <w:sz w:val="24"/>
          <w:szCs w:val="24"/>
        </w:rPr>
        <w:t>其主要目标是在资源约束的条件下</w:t>
      </w:r>
      <w:r w:rsidR="00522352">
        <w:rPr>
          <w:rStyle w:val="fontstyle01"/>
          <w:rFonts w:hint="eastAsia"/>
          <w:sz w:val="24"/>
          <w:szCs w:val="24"/>
        </w:rPr>
        <w:t>，</w:t>
      </w:r>
      <w:r w:rsidR="00522352">
        <w:rPr>
          <w:rStyle w:val="fontstyle01"/>
          <w:sz w:val="24"/>
          <w:szCs w:val="24"/>
        </w:rPr>
        <w:t>最大限度提高任务的感知质量</w:t>
      </w:r>
      <w:r w:rsidR="00522352">
        <w:rPr>
          <w:rStyle w:val="fontstyle01"/>
          <w:rFonts w:hint="eastAsia"/>
          <w:sz w:val="24"/>
          <w:szCs w:val="24"/>
        </w:rPr>
        <w:t>，</w:t>
      </w:r>
      <w:r w:rsidR="00522352">
        <w:rPr>
          <w:rStyle w:val="fontstyle01"/>
          <w:sz w:val="24"/>
          <w:szCs w:val="24"/>
        </w:rPr>
        <w:t>但是没有考虑参与者的移动特性对时间或空间覆盖产生的影响</w:t>
      </w:r>
      <w:r w:rsidR="00522352">
        <w:rPr>
          <w:rStyle w:val="fontstyle01"/>
          <w:rFonts w:hint="eastAsia"/>
          <w:sz w:val="24"/>
          <w:szCs w:val="24"/>
        </w:rPr>
        <w:t>。</w:t>
      </w:r>
      <w:r w:rsidR="00522352">
        <w:rPr>
          <w:rFonts w:asciiTheme="minorEastAsia" w:hAnsiTheme="minorEastAsia" w:hint="eastAsia"/>
          <w:sz w:val="24"/>
          <w:szCs w:val="24"/>
        </w:rPr>
        <w:t>在第二类研究中，旨在最大限度降低</w:t>
      </w:r>
      <w:r w:rsidR="00522352">
        <w:rPr>
          <w:rFonts w:asciiTheme="minorEastAsia" w:hAnsiTheme="minorEastAsia"/>
          <w:sz w:val="24"/>
          <w:szCs w:val="24"/>
        </w:rPr>
        <w:t>参与者招募的</w:t>
      </w:r>
      <w:r w:rsidR="00522352">
        <w:rPr>
          <w:rFonts w:asciiTheme="minorEastAsia" w:hAnsiTheme="minorEastAsia" w:hint="eastAsia"/>
          <w:sz w:val="24"/>
          <w:szCs w:val="24"/>
        </w:rPr>
        <w:t xml:space="preserve">整体资源开销。 </w:t>
      </w:r>
      <w:r w:rsidR="003E445F">
        <w:rPr>
          <w:rFonts w:asciiTheme="minorEastAsia" w:hAnsiTheme="minorEastAsia"/>
          <w:sz w:val="24"/>
          <w:szCs w:val="24"/>
        </w:rPr>
        <w:t>文献</w:t>
      </w:r>
      <w:r w:rsidR="003E445F" w:rsidRPr="00D24009">
        <w:rPr>
          <w:rFonts w:asciiTheme="minorEastAsia" w:hAnsiTheme="minorEastAsia"/>
          <w:sz w:val="24"/>
          <w:szCs w:val="24"/>
          <w:vertAlign w:val="superscript"/>
        </w:rPr>
        <w:fldChar w:fldCharType="begin"/>
      </w:r>
      <w:r w:rsidR="003E445F" w:rsidRPr="00D24009">
        <w:rPr>
          <w:rFonts w:asciiTheme="minorEastAsia" w:hAnsiTheme="minorEastAsia"/>
          <w:sz w:val="24"/>
          <w:szCs w:val="24"/>
          <w:vertAlign w:val="superscript"/>
        </w:rPr>
        <w:instrText xml:space="preserve"> REF _Ref534204113 \r \h </w:instrText>
      </w:r>
      <w:r w:rsidR="00D24009">
        <w:rPr>
          <w:rFonts w:asciiTheme="minorEastAsia" w:hAnsiTheme="minorEastAsia"/>
          <w:sz w:val="24"/>
          <w:szCs w:val="24"/>
          <w:vertAlign w:val="superscript"/>
        </w:rPr>
        <w:instrText xml:space="preserve"> \* MERGEFORMAT </w:instrText>
      </w:r>
      <w:r w:rsidR="003E445F" w:rsidRPr="00D24009">
        <w:rPr>
          <w:rFonts w:asciiTheme="minorEastAsia" w:hAnsiTheme="minorEastAsia"/>
          <w:sz w:val="24"/>
          <w:szCs w:val="24"/>
          <w:vertAlign w:val="superscript"/>
        </w:rPr>
      </w:r>
      <w:r w:rsidR="003E445F" w:rsidRPr="00D24009">
        <w:rPr>
          <w:rFonts w:asciiTheme="minorEastAsia" w:hAnsiTheme="minorEastAsia"/>
          <w:sz w:val="24"/>
          <w:szCs w:val="24"/>
          <w:vertAlign w:val="superscript"/>
        </w:rPr>
        <w:fldChar w:fldCharType="separate"/>
      </w:r>
      <w:r w:rsidR="003E165B">
        <w:rPr>
          <w:rFonts w:asciiTheme="minorEastAsia" w:hAnsiTheme="minorEastAsia"/>
          <w:sz w:val="24"/>
          <w:szCs w:val="24"/>
          <w:vertAlign w:val="superscript"/>
        </w:rPr>
        <w:t>[33]</w:t>
      </w:r>
      <w:r w:rsidR="003E445F" w:rsidRPr="00D24009">
        <w:rPr>
          <w:rFonts w:asciiTheme="minorEastAsia" w:hAnsiTheme="minorEastAsia"/>
          <w:sz w:val="24"/>
          <w:szCs w:val="24"/>
          <w:vertAlign w:val="superscript"/>
        </w:rPr>
        <w:fldChar w:fldCharType="end"/>
      </w:r>
      <w:r w:rsidR="00522352">
        <w:rPr>
          <w:rStyle w:val="fontstyle01"/>
          <w:sz w:val="24"/>
          <w:szCs w:val="24"/>
        </w:rPr>
        <w:t>提出了两种增强型贪婪</w:t>
      </w:r>
      <w:r w:rsidR="00226EC8">
        <w:rPr>
          <w:rStyle w:val="fontstyle01"/>
          <w:sz w:val="24"/>
          <w:szCs w:val="24"/>
        </w:rPr>
        <w:t>遗传算法</w:t>
      </w:r>
      <w:r w:rsidR="00226EC8">
        <w:rPr>
          <w:rStyle w:val="fontstyle01"/>
          <w:rFonts w:hint="eastAsia"/>
          <w:sz w:val="24"/>
          <w:szCs w:val="24"/>
        </w:rPr>
        <w:t>，分别以</w:t>
      </w:r>
      <w:r w:rsidR="00226EC8">
        <w:rPr>
          <w:rStyle w:val="fontstyle01"/>
          <w:sz w:val="24"/>
          <w:szCs w:val="24"/>
        </w:rPr>
        <w:t>时间敏感性和延迟容忍性为模型招募合适的参与者完成感知任</w:t>
      </w:r>
      <w:r w:rsidR="00040237">
        <w:rPr>
          <w:rStyle w:val="fontstyle01"/>
          <w:sz w:val="24"/>
          <w:szCs w:val="24"/>
        </w:rPr>
        <w:t>务</w:t>
      </w:r>
      <w:r w:rsidR="003E445F">
        <w:rPr>
          <w:rStyle w:val="fontstyle01"/>
          <w:rFonts w:hint="eastAsia"/>
          <w:sz w:val="24"/>
          <w:szCs w:val="24"/>
        </w:rPr>
        <w:t xml:space="preserve"> </w:t>
      </w:r>
      <w:r w:rsidR="00040237">
        <w:rPr>
          <w:rStyle w:val="fontstyle01"/>
          <w:rFonts w:hint="eastAsia"/>
          <w:sz w:val="24"/>
          <w:szCs w:val="24"/>
        </w:rPr>
        <w:t>。文献</w:t>
      </w:r>
      <w:r w:rsidR="003E445F" w:rsidRPr="00D24009">
        <w:rPr>
          <w:rStyle w:val="fontstyle01"/>
          <w:rFonts w:hint="eastAsia"/>
          <w:sz w:val="24"/>
          <w:szCs w:val="24"/>
          <w:vertAlign w:val="superscript"/>
        </w:rPr>
        <w:fldChar w:fldCharType="begin"/>
      </w:r>
      <w:r w:rsidR="003E445F" w:rsidRPr="00D24009">
        <w:rPr>
          <w:rStyle w:val="fontstyle01"/>
          <w:rFonts w:hint="eastAsia"/>
          <w:sz w:val="24"/>
          <w:szCs w:val="24"/>
          <w:vertAlign w:val="superscript"/>
        </w:rPr>
        <w:instrText xml:space="preserve"> REF _Ref534204137 \r \h </w:instrText>
      </w:r>
      <w:r w:rsidR="00D24009">
        <w:rPr>
          <w:rStyle w:val="fontstyle01"/>
          <w:sz w:val="24"/>
          <w:szCs w:val="24"/>
          <w:vertAlign w:val="superscript"/>
        </w:rPr>
        <w:instrText xml:space="preserve"> \* MERGEFORMAT </w:instrText>
      </w:r>
      <w:r w:rsidR="003E445F" w:rsidRPr="00D24009">
        <w:rPr>
          <w:rStyle w:val="fontstyle01"/>
          <w:rFonts w:hint="eastAsia"/>
          <w:sz w:val="24"/>
          <w:szCs w:val="24"/>
          <w:vertAlign w:val="superscript"/>
        </w:rPr>
      </w:r>
      <w:r w:rsidR="003E445F" w:rsidRPr="00D24009">
        <w:rPr>
          <w:rStyle w:val="fontstyle01"/>
          <w:rFonts w:hint="eastAsia"/>
          <w:sz w:val="24"/>
          <w:szCs w:val="24"/>
          <w:vertAlign w:val="superscript"/>
        </w:rPr>
        <w:fldChar w:fldCharType="separate"/>
      </w:r>
      <w:r w:rsidR="003E165B">
        <w:rPr>
          <w:rStyle w:val="fontstyle01"/>
          <w:sz w:val="24"/>
          <w:szCs w:val="24"/>
          <w:vertAlign w:val="superscript"/>
        </w:rPr>
        <w:t>[34]</w:t>
      </w:r>
      <w:r w:rsidR="003E445F" w:rsidRPr="00D24009">
        <w:rPr>
          <w:rStyle w:val="fontstyle01"/>
          <w:rFonts w:hint="eastAsia"/>
          <w:sz w:val="24"/>
          <w:szCs w:val="24"/>
          <w:vertAlign w:val="superscript"/>
        </w:rPr>
        <w:fldChar w:fldCharType="end"/>
      </w:r>
      <w:r w:rsidR="00040237">
        <w:rPr>
          <w:rStyle w:val="fontstyle01"/>
          <w:sz w:val="24"/>
          <w:szCs w:val="24"/>
        </w:rPr>
        <w:t>重点研究基于概率的</w:t>
      </w:r>
      <w:r w:rsidR="00E46E2D">
        <w:rPr>
          <w:rStyle w:val="fontstyle01"/>
          <w:sz w:val="24"/>
          <w:szCs w:val="24"/>
        </w:rPr>
        <w:t>时间敏感的</w:t>
      </w:r>
      <w:r w:rsidR="00040237">
        <w:rPr>
          <w:rStyle w:val="fontstyle01"/>
          <w:sz w:val="24"/>
          <w:szCs w:val="24"/>
        </w:rPr>
        <w:t>协作式移动群体感知</w:t>
      </w:r>
      <w:r w:rsidR="00040237">
        <w:rPr>
          <w:rStyle w:val="fontstyle01"/>
          <w:rFonts w:hint="eastAsia"/>
          <w:sz w:val="24"/>
          <w:szCs w:val="24"/>
        </w:rPr>
        <w:t>，</w:t>
      </w:r>
      <w:r w:rsidR="00E46E2D">
        <w:rPr>
          <w:rStyle w:val="fontstyle01"/>
          <w:rFonts w:hint="eastAsia"/>
          <w:sz w:val="24"/>
          <w:szCs w:val="24"/>
        </w:rPr>
        <w:t>并提出了一种贪心算法来减小资源开销。</w:t>
      </w:r>
      <w:r w:rsidR="00CF0E33">
        <w:rPr>
          <w:rStyle w:val="fontstyle01"/>
          <w:rFonts w:hint="eastAsia"/>
          <w:sz w:val="24"/>
          <w:szCs w:val="24"/>
        </w:rPr>
        <w:t>由于</w:t>
      </w:r>
      <w:r w:rsidR="00CF0E33">
        <w:rPr>
          <w:rStyle w:val="fontstyle01"/>
          <w:sz w:val="24"/>
          <w:szCs w:val="24"/>
        </w:rPr>
        <w:t>感知资源的分布具有时空特性，因此招募合适的参与者完成感知任务可以</w:t>
      </w:r>
      <w:r w:rsidR="00CF0E33">
        <w:rPr>
          <w:rStyle w:val="fontstyle01"/>
          <w:rFonts w:hint="eastAsia"/>
          <w:sz w:val="24"/>
          <w:szCs w:val="24"/>
        </w:rPr>
        <w:t>提高</w:t>
      </w:r>
      <w:r w:rsidR="00CF0E33">
        <w:rPr>
          <w:rStyle w:val="fontstyle01"/>
          <w:sz w:val="24"/>
          <w:szCs w:val="24"/>
        </w:rPr>
        <w:t>感知效率。</w:t>
      </w:r>
    </w:p>
    <w:p w14:paraId="625284BE" w14:textId="7BD1E79F" w:rsidR="0026485B" w:rsidRDefault="0026485B" w:rsidP="00A5134A">
      <w:pPr>
        <w:spacing w:line="400" w:lineRule="exact"/>
        <w:ind w:firstLine="420"/>
        <w:rPr>
          <w:rStyle w:val="fontstyle01"/>
          <w:sz w:val="24"/>
          <w:szCs w:val="24"/>
        </w:rPr>
      </w:pPr>
      <w:r>
        <w:rPr>
          <w:rStyle w:val="fontstyle01"/>
          <w:rFonts w:hint="eastAsia"/>
          <w:sz w:val="24"/>
          <w:szCs w:val="24"/>
        </w:rPr>
        <w:t>在研究</w:t>
      </w:r>
      <w:r>
        <w:rPr>
          <w:rStyle w:val="fontstyle01"/>
          <w:sz w:val="24"/>
          <w:szCs w:val="24"/>
        </w:rPr>
        <w:t>移动群体感知系统时</w:t>
      </w:r>
      <w:r>
        <w:rPr>
          <w:rStyle w:val="fontstyle01"/>
          <w:rFonts w:hint="eastAsia"/>
          <w:sz w:val="24"/>
          <w:szCs w:val="24"/>
        </w:rPr>
        <w:t>，</w:t>
      </w:r>
      <w:r>
        <w:rPr>
          <w:rStyle w:val="fontstyle01"/>
          <w:sz w:val="24"/>
          <w:szCs w:val="24"/>
        </w:rPr>
        <w:t>除了研究参与者选择策略和激励机制外</w:t>
      </w:r>
      <w:r>
        <w:rPr>
          <w:rStyle w:val="fontstyle01"/>
          <w:rFonts w:hint="eastAsia"/>
          <w:sz w:val="24"/>
          <w:szCs w:val="24"/>
        </w:rPr>
        <w:t>，</w:t>
      </w:r>
      <w:r w:rsidR="000F4DE8">
        <w:rPr>
          <w:rStyle w:val="fontstyle01"/>
          <w:rFonts w:hint="eastAsia"/>
          <w:sz w:val="24"/>
          <w:szCs w:val="24"/>
        </w:rPr>
        <w:t>感知参与者的能耗问题也是一个重要的研究内容。感知参与者一旦参与执行感知任务，意味着参与者需要将感知的数据上传至感知数据处理中心，</w:t>
      </w:r>
      <w:r w:rsidR="002D6225">
        <w:rPr>
          <w:rStyle w:val="fontstyle01"/>
          <w:rFonts w:hint="eastAsia"/>
          <w:sz w:val="24"/>
          <w:szCs w:val="24"/>
        </w:rPr>
        <w:t>这个过程一方面会导致参与者终端停止使用其它应用（如参与者通过携带的智能终端执行感知任务时，</w:t>
      </w:r>
      <w:r w:rsidR="001D0B3F">
        <w:rPr>
          <w:rStyle w:val="fontstyle01"/>
          <w:rFonts w:hint="eastAsia"/>
          <w:sz w:val="24"/>
          <w:szCs w:val="24"/>
        </w:rPr>
        <w:t>会导致其它应用程序进程终止</w:t>
      </w:r>
      <w:r w:rsidR="002D6225">
        <w:rPr>
          <w:rStyle w:val="fontstyle01"/>
          <w:rFonts w:hint="eastAsia"/>
          <w:sz w:val="24"/>
          <w:szCs w:val="24"/>
        </w:rPr>
        <w:t>），影响参与者的体验，另一方面，参与者上传数据时会消耗参与者的数据流量及电池电量</w:t>
      </w:r>
      <w:r w:rsidR="00994FC8">
        <w:rPr>
          <w:rStyle w:val="fontstyle01"/>
          <w:rFonts w:hint="eastAsia"/>
          <w:sz w:val="24"/>
          <w:szCs w:val="24"/>
        </w:rPr>
        <w:t>，这个过程很大程度上会使参与者失去完成感知任务的热情。因此在进行移动群体感知系统研究时，不仅要设计合理的激励机制刺激参与者积极参与完成感知任务，而且还要考虑参与者的能量消耗问题，在保证感知数据的质量的同时，最小化感知参与者的能耗。感知参与者的能耗主要发生在执行感知任务阶段和上传感知</w:t>
      </w:r>
      <w:r w:rsidR="00A5134A">
        <w:rPr>
          <w:rStyle w:val="fontstyle01"/>
          <w:rFonts w:hint="eastAsia"/>
          <w:sz w:val="24"/>
          <w:szCs w:val="24"/>
        </w:rPr>
        <w:t>的</w:t>
      </w:r>
      <w:r w:rsidR="00994FC8">
        <w:rPr>
          <w:rStyle w:val="fontstyle01"/>
          <w:rFonts w:hint="eastAsia"/>
          <w:sz w:val="24"/>
          <w:szCs w:val="24"/>
        </w:rPr>
        <w:t>数据阶段。为了最小化感知参与者</w:t>
      </w:r>
      <w:r w:rsidR="00994FC8">
        <w:rPr>
          <w:rStyle w:val="fontstyle01"/>
          <w:rFonts w:hint="eastAsia"/>
          <w:sz w:val="24"/>
          <w:szCs w:val="24"/>
        </w:rPr>
        <w:lastRenderedPageBreak/>
        <w:t>的能耗，在执行感知任务时，尽可能使用不到的传感器处于休眠或关闭状态</w:t>
      </w:r>
      <w:r w:rsidR="00A5134A">
        <w:rPr>
          <w:rStyle w:val="fontstyle01"/>
          <w:rFonts w:hint="eastAsia"/>
          <w:sz w:val="24"/>
          <w:szCs w:val="24"/>
        </w:rPr>
        <w:t>。</w:t>
      </w:r>
      <w:r w:rsidRPr="0026485B">
        <w:rPr>
          <w:rStyle w:val="fontstyle01"/>
          <w:rFonts w:hint="eastAsia"/>
          <w:sz w:val="24"/>
          <w:szCs w:val="24"/>
        </w:rPr>
        <w:t>例如，</w:t>
      </w:r>
      <w:r w:rsidR="00B13A85">
        <w:rPr>
          <w:rStyle w:val="fontstyle01"/>
          <w:rFonts w:hint="eastAsia"/>
          <w:sz w:val="24"/>
          <w:szCs w:val="24"/>
        </w:rPr>
        <w:t>文献</w:t>
      </w:r>
      <w:r w:rsidR="00B13A85" w:rsidRPr="00D24009">
        <w:rPr>
          <w:rStyle w:val="fontstyle01"/>
          <w:rFonts w:hint="eastAsia"/>
          <w:sz w:val="24"/>
          <w:szCs w:val="24"/>
          <w:vertAlign w:val="superscript"/>
        </w:rPr>
        <w:fldChar w:fldCharType="begin"/>
      </w:r>
      <w:r w:rsidR="00B13A85" w:rsidRPr="00D24009">
        <w:rPr>
          <w:rStyle w:val="fontstyle01"/>
          <w:rFonts w:hint="eastAsia"/>
          <w:sz w:val="24"/>
          <w:szCs w:val="24"/>
          <w:vertAlign w:val="superscript"/>
        </w:rPr>
        <w:instrText xml:space="preserve"> REF _Ref534204311 \r \h </w:instrText>
      </w:r>
      <w:r w:rsidR="00D24009">
        <w:rPr>
          <w:rStyle w:val="fontstyle01"/>
          <w:sz w:val="24"/>
          <w:szCs w:val="24"/>
          <w:vertAlign w:val="superscript"/>
        </w:rPr>
        <w:instrText xml:space="preserve"> \* MERGEFORMAT </w:instrText>
      </w:r>
      <w:r w:rsidR="00B13A85" w:rsidRPr="00D24009">
        <w:rPr>
          <w:rStyle w:val="fontstyle01"/>
          <w:rFonts w:hint="eastAsia"/>
          <w:sz w:val="24"/>
          <w:szCs w:val="24"/>
          <w:vertAlign w:val="superscript"/>
        </w:rPr>
      </w:r>
      <w:r w:rsidR="00B13A85" w:rsidRPr="00D24009">
        <w:rPr>
          <w:rStyle w:val="fontstyle01"/>
          <w:rFonts w:hint="eastAsia"/>
          <w:sz w:val="24"/>
          <w:szCs w:val="24"/>
          <w:vertAlign w:val="superscript"/>
        </w:rPr>
        <w:fldChar w:fldCharType="separate"/>
      </w:r>
      <w:r w:rsidR="003E165B">
        <w:rPr>
          <w:rStyle w:val="fontstyle01"/>
          <w:sz w:val="24"/>
          <w:szCs w:val="24"/>
          <w:vertAlign w:val="superscript"/>
        </w:rPr>
        <w:t>[35]</w:t>
      </w:r>
      <w:r w:rsidR="00B13A85" w:rsidRPr="00D24009">
        <w:rPr>
          <w:rStyle w:val="fontstyle01"/>
          <w:rFonts w:hint="eastAsia"/>
          <w:sz w:val="24"/>
          <w:szCs w:val="24"/>
          <w:vertAlign w:val="superscript"/>
        </w:rPr>
        <w:fldChar w:fldCharType="end"/>
      </w:r>
      <w:r w:rsidR="00A5134A">
        <w:rPr>
          <w:rStyle w:val="fontstyle01"/>
          <w:rFonts w:hint="eastAsia"/>
          <w:sz w:val="24"/>
          <w:szCs w:val="24"/>
        </w:rPr>
        <w:t>设计了一种根据感知上下文进行情景推断的应用程序中间件，它能够动态地学习各种感知上下文属性之间的联系，然后进行情景推测，在不使用任何传感器的情况下，机会性推断感知的数据</w:t>
      </w:r>
      <w:r w:rsidR="0003123E">
        <w:rPr>
          <w:rStyle w:val="fontstyle01"/>
          <w:rFonts w:hint="eastAsia"/>
          <w:sz w:val="24"/>
          <w:szCs w:val="24"/>
        </w:rPr>
        <w:t>，从而达到降低感知成本的目的</w:t>
      </w:r>
      <w:r w:rsidRPr="0026485B">
        <w:rPr>
          <w:rStyle w:val="fontstyle01"/>
          <w:rFonts w:hint="eastAsia"/>
          <w:sz w:val="24"/>
          <w:szCs w:val="24"/>
        </w:rPr>
        <w:t>。</w:t>
      </w:r>
      <w:r w:rsidR="00B13A85">
        <w:rPr>
          <w:rStyle w:val="fontstyle01"/>
          <w:rFonts w:hint="eastAsia"/>
          <w:sz w:val="24"/>
          <w:szCs w:val="24"/>
        </w:rPr>
        <w:t>文献</w:t>
      </w:r>
      <w:r w:rsidR="00B13A85" w:rsidRPr="00D24009">
        <w:rPr>
          <w:rStyle w:val="fontstyle01"/>
          <w:rFonts w:hint="eastAsia"/>
          <w:sz w:val="24"/>
          <w:szCs w:val="24"/>
          <w:vertAlign w:val="superscript"/>
        </w:rPr>
        <w:fldChar w:fldCharType="begin"/>
      </w:r>
      <w:r w:rsidR="00B13A85" w:rsidRPr="00D24009">
        <w:rPr>
          <w:rStyle w:val="fontstyle01"/>
          <w:rFonts w:hint="eastAsia"/>
          <w:sz w:val="24"/>
          <w:szCs w:val="24"/>
          <w:vertAlign w:val="superscript"/>
        </w:rPr>
        <w:instrText xml:space="preserve"> REF _Ref534204421 \r \h </w:instrText>
      </w:r>
      <w:r w:rsidR="00D24009">
        <w:rPr>
          <w:rStyle w:val="fontstyle01"/>
          <w:sz w:val="24"/>
          <w:szCs w:val="24"/>
          <w:vertAlign w:val="superscript"/>
        </w:rPr>
        <w:instrText xml:space="preserve"> \* MERGEFORMAT </w:instrText>
      </w:r>
      <w:r w:rsidR="00B13A85" w:rsidRPr="00D24009">
        <w:rPr>
          <w:rStyle w:val="fontstyle01"/>
          <w:rFonts w:hint="eastAsia"/>
          <w:sz w:val="24"/>
          <w:szCs w:val="24"/>
          <w:vertAlign w:val="superscript"/>
        </w:rPr>
      </w:r>
      <w:r w:rsidR="00B13A85" w:rsidRPr="00D24009">
        <w:rPr>
          <w:rStyle w:val="fontstyle01"/>
          <w:rFonts w:hint="eastAsia"/>
          <w:sz w:val="24"/>
          <w:szCs w:val="24"/>
          <w:vertAlign w:val="superscript"/>
        </w:rPr>
        <w:fldChar w:fldCharType="separate"/>
      </w:r>
      <w:r w:rsidR="003E165B">
        <w:rPr>
          <w:rStyle w:val="fontstyle01"/>
          <w:sz w:val="24"/>
          <w:szCs w:val="24"/>
          <w:vertAlign w:val="superscript"/>
        </w:rPr>
        <w:t>[36]</w:t>
      </w:r>
      <w:r w:rsidR="00B13A85" w:rsidRPr="00D24009">
        <w:rPr>
          <w:rStyle w:val="fontstyle01"/>
          <w:rFonts w:hint="eastAsia"/>
          <w:sz w:val="24"/>
          <w:szCs w:val="24"/>
          <w:vertAlign w:val="superscript"/>
        </w:rPr>
        <w:fldChar w:fldCharType="end"/>
      </w:r>
      <w:r w:rsidR="00587885">
        <w:rPr>
          <w:rStyle w:val="fontstyle01"/>
          <w:rFonts w:hint="eastAsia"/>
          <w:sz w:val="24"/>
          <w:szCs w:val="24"/>
        </w:rPr>
        <w:t>提出了移动群体感知中能量有效的设备探测模型，基于该模型得到在不同的情况下，是能量消耗和探测有效性达到一个均衡点，携带移动智能终端设备的用户能够根据所处的环境设置探测周期，从而达到使节省移动设备的能量。</w:t>
      </w:r>
    </w:p>
    <w:p w14:paraId="12BB64C3" w14:textId="77777777" w:rsidR="00E83F62" w:rsidRDefault="00E83F62" w:rsidP="005E7054">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移动群体感知的概念可以应用于</w:t>
      </w:r>
      <w:r w:rsidRPr="00832019">
        <w:rPr>
          <w:rFonts w:asciiTheme="minorEastAsia" w:hAnsiTheme="minorEastAsia" w:hint="eastAsia"/>
          <w:sz w:val="24"/>
          <w:szCs w:val="24"/>
        </w:rPr>
        <w:t>城</w:t>
      </w:r>
      <w:r>
        <w:rPr>
          <w:rFonts w:asciiTheme="minorEastAsia" w:hAnsiTheme="minorEastAsia" w:hint="eastAsia"/>
          <w:sz w:val="24"/>
          <w:szCs w:val="24"/>
        </w:rPr>
        <w:t>市交通中，</w:t>
      </w:r>
      <w:r w:rsidRPr="00261811">
        <w:rPr>
          <w:rFonts w:asciiTheme="minorEastAsia" w:hAnsiTheme="minorEastAsia" w:hint="eastAsia"/>
          <w:sz w:val="24"/>
          <w:szCs w:val="24"/>
        </w:rPr>
        <w:t>如果</w:t>
      </w:r>
      <w:r>
        <w:rPr>
          <w:rFonts w:asciiTheme="minorEastAsia" w:hAnsiTheme="minorEastAsia" w:hint="eastAsia"/>
          <w:sz w:val="24"/>
          <w:szCs w:val="24"/>
        </w:rPr>
        <w:t>公共交通</w:t>
      </w:r>
      <w:r w:rsidRPr="00261811">
        <w:rPr>
          <w:rFonts w:asciiTheme="minorEastAsia" w:hAnsiTheme="minorEastAsia" w:hint="eastAsia"/>
          <w:sz w:val="24"/>
          <w:szCs w:val="24"/>
        </w:rPr>
        <w:t>作为移动群体</w:t>
      </w:r>
      <w:r>
        <w:rPr>
          <w:rFonts w:asciiTheme="minorEastAsia" w:hAnsiTheme="minorEastAsia" w:hint="eastAsia"/>
          <w:sz w:val="24"/>
          <w:szCs w:val="24"/>
        </w:rPr>
        <w:t>网络的移动感知节点</w:t>
      </w:r>
      <w:r w:rsidRPr="00261811">
        <w:rPr>
          <w:rFonts w:asciiTheme="minorEastAsia" w:hAnsiTheme="minorEastAsia" w:hint="eastAsia"/>
          <w:sz w:val="24"/>
          <w:szCs w:val="24"/>
        </w:rPr>
        <w:t>，这为城市感知</w:t>
      </w:r>
      <w:r>
        <w:rPr>
          <w:rFonts w:asciiTheme="minorEastAsia" w:hAnsiTheme="minorEastAsia" w:hint="eastAsia"/>
          <w:sz w:val="24"/>
          <w:szCs w:val="24"/>
        </w:rPr>
        <w:t>网络建设</w:t>
      </w:r>
      <w:r w:rsidRPr="00261811">
        <w:rPr>
          <w:rFonts w:asciiTheme="minorEastAsia" w:hAnsiTheme="minorEastAsia" w:hint="eastAsia"/>
          <w:sz w:val="24"/>
          <w:szCs w:val="24"/>
        </w:rPr>
        <w:t>开辟了一个全新的方向。</w:t>
      </w:r>
      <w:r>
        <w:rPr>
          <w:rFonts w:asciiTheme="minorEastAsia" w:hAnsiTheme="minorEastAsia" w:hint="eastAsia"/>
          <w:sz w:val="24"/>
          <w:szCs w:val="24"/>
        </w:rPr>
        <w:t>公共交通搭载</w:t>
      </w:r>
      <w:r w:rsidRPr="00261811">
        <w:rPr>
          <w:rFonts w:asciiTheme="minorEastAsia" w:hAnsiTheme="minorEastAsia" w:hint="eastAsia"/>
          <w:sz w:val="24"/>
          <w:szCs w:val="24"/>
        </w:rPr>
        <w:t>大量的信息采集设备，这些装备可以实时的“感知”周围环境，作为城市信息来源的“</w:t>
      </w:r>
      <w:r>
        <w:rPr>
          <w:rFonts w:asciiTheme="minorEastAsia" w:hAnsiTheme="minorEastAsia" w:hint="eastAsia"/>
          <w:sz w:val="24"/>
          <w:szCs w:val="24"/>
        </w:rPr>
        <w:t>神经末梢”，实时监控整个城市运行的状况。搭载有信息采集设备的公共交通作为</w:t>
      </w:r>
      <w:r w:rsidRPr="00261811">
        <w:rPr>
          <w:rFonts w:asciiTheme="minorEastAsia" w:hAnsiTheme="minorEastAsia" w:hint="eastAsia"/>
          <w:sz w:val="24"/>
          <w:szCs w:val="24"/>
        </w:rPr>
        <w:t>移动信息</w:t>
      </w:r>
      <w:r>
        <w:rPr>
          <w:rFonts w:asciiTheme="minorEastAsia" w:hAnsiTheme="minorEastAsia" w:hint="eastAsia"/>
          <w:sz w:val="24"/>
          <w:szCs w:val="24"/>
        </w:rPr>
        <w:t>感知节点，各移动感知</w:t>
      </w:r>
      <w:r w:rsidRPr="00261811">
        <w:rPr>
          <w:rFonts w:asciiTheme="minorEastAsia" w:hAnsiTheme="minorEastAsia" w:hint="eastAsia"/>
          <w:sz w:val="24"/>
          <w:szCs w:val="24"/>
        </w:rPr>
        <w:t>节点协同工作，实时“感知”城市，</w:t>
      </w:r>
      <w:r>
        <w:rPr>
          <w:rFonts w:asciiTheme="minorEastAsia" w:hAnsiTheme="minorEastAsia" w:hint="eastAsia"/>
          <w:sz w:val="24"/>
          <w:szCs w:val="24"/>
        </w:rPr>
        <w:t>移动</w:t>
      </w:r>
      <w:r w:rsidRPr="00261811">
        <w:rPr>
          <w:rFonts w:asciiTheme="minorEastAsia" w:hAnsiTheme="minorEastAsia" w:hint="eastAsia"/>
          <w:sz w:val="24"/>
          <w:szCs w:val="24"/>
        </w:rPr>
        <w:t>感知节点将采集的信息通过互联网汇集到数据处理中心，为不同的信息需求方提供数据共享服务。</w:t>
      </w:r>
      <w:r>
        <w:rPr>
          <w:rFonts w:asciiTheme="minorEastAsia" w:hAnsiTheme="minorEastAsia" w:hint="eastAsia"/>
          <w:sz w:val="24"/>
          <w:szCs w:val="24"/>
        </w:rPr>
        <w:t>相比于静态网络，基于车辆的移动群体感知网络具有许多独特的特征。首先，路面网络的布局比较固定，车辆的移动速度特别快，使网络连接时间非常短；其次，如果搭载感知设备的车辆非常多，也能形成大规模的网络；此外，感知数据的精确度取决于车辆节点的移动轨迹；最后，车载移动群体网络是一种复杂的动态网络，能保证感知数据具有时间和空间维度。</w:t>
      </w:r>
      <w:r w:rsidRPr="00261811">
        <w:rPr>
          <w:rFonts w:asciiTheme="minorEastAsia" w:hAnsiTheme="minorEastAsia" w:hint="eastAsia"/>
          <w:sz w:val="24"/>
          <w:szCs w:val="24"/>
        </w:rPr>
        <w:t>尽管潜力巨大，但移动群体感知的质量与系统招募移动</w:t>
      </w:r>
      <w:r>
        <w:rPr>
          <w:rFonts w:asciiTheme="minorEastAsia" w:hAnsiTheme="minorEastAsia" w:hint="eastAsia"/>
          <w:sz w:val="24"/>
          <w:szCs w:val="24"/>
        </w:rPr>
        <w:t>感知节点</w:t>
      </w:r>
      <w:r w:rsidRPr="00261811">
        <w:rPr>
          <w:rFonts w:asciiTheme="minorEastAsia" w:hAnsiTheme="minorEastAsia" w:hint="eastAsia"/>
          <w:sz w:val="24"/>
          <w:szCs w:val="24"/>
        </w:rPr>
        <w:t>高度相关</w:t>
      </w:r>
      <w:r>
        <w:rPr>
          <w:rFonts w:asciiTheme="minorEastAsia" w:hAnsiTheme="minorEastAsia" w:hint="eastAsia"/>
          <w:sz w:val="24"/>
          <w:szCs w:val="24"/>
        </w:rPr>
        <w:t>，感知节点的招募或选择策略是国内外学者研究移动群体感知的重点方向</w:t>
      </w:r>
      <w:r w:rsidRPr="00261811">
        <w:rPr>
          <w:rFonts w:asciiTheme="minorEastAsia" w:hAnsiTheme="minorEastAsia" w:hint="eastAsia"/>
          <w:sz w:val="24"/>
          <w:szCs w:val="24"/>
        </w:rPr>
        <w:t>。</w:t>
      </w:r>
      <w:r>
        <w:rPr>
          <w:rFonts w:asciiTheme="minorEastAsia" w:hAnsiTheme="minorEastAsia" w:hint="eastAsia"/>
          <w:sz w:val="24"/>
          <w:szCs w:val="24"/>
        </w:rPr>
        <w:t>为了获得最好的感知性能，通常需要选择最优的感知节点参与完成数据感知任务。从感知能力、通信能力和移动轨迹三个方面看，不同感知节点存在异构性。因此，不同的感知节点选择策略其性能差异可能会非常大。</w:t>
      </w:r>
      <w:r w:rsidRPr="00261811">
        <w:rPr>
          <w:rFonts w:asciiTheme="minorEastAsia" w:hAnsiTheme="minorEastAsia" w:hint="eastAsia"/>
          <w:sz w:val="24"/>
          <w:szCs w:val="24"/>
        </w:rPr>
        <w:t>合理的招募策略要求在资源有限的前提下实现将</w:t>
      </w:r>
      <w:r w:rsidRPr="00261811">
        <w:rPr>
          <w:rFonts w:asciiTheme="minorEastAsia" w:hAnsiTheme="minorEastAsia"/>
          <w:sz w:val="24"/>
          <w:szCs w:val="24"/>
        </w:rPr>
        <w:t>空间上分散、时间上</w:t>
      </w:r>
      <w:r w:rsidRPr="00261811">
        <w:rPr>
          <w:rFonts w:asciiTheme="minorEastAsia" w:hAnsiTheme="minorEastAsia" w:hint="eastAsia"/>
          <w:sz w:val="24"/>
          <w:szCs w:val="24"/>
        </w:rPr>
        <w:t>连续</w:t>
      </w:r>
      <w:r w:rsidRPr="00261811">
        <w:rPr>
          <w:rFonts w:asciiTheme="minorEastAsia" w:hAnsiTheme="minorEastAsia"/>
          <w:sz w:val="24"/>
          <w:szCs w:val="24"/>
        </w:rPr>
        <w:t>、</w:t>
      </w:r>
      <w:r w:rsidRPr="00261811">
        <w:rPr>
          <w:rFonts w:asciiTheme="minorEastAsia" w:hAnsiTheme="minorEastAsia" w:hint="eastAsia"/>
          <w:sz w:val="24"/>
          <w:szCs w:val="24"/>
        </w:rPr>
        <w:t>动态性强、来源</w:t>
      </w:r>
      <w:r w:rsidRPr="00261811">
        <w:rPr>
          <w:rFonts w:asciiTheme="minorEastAsia" w:hAnsiTheme="minorEastAsia"/>
          <w:sz w:val="24"/>
          <w:szCs w:val="24"/>
        </w:rPr>
        <w:t>异构的多种感知</w:t>
      </w:r>
      <w:r w:rsidRPr="00261811">
        <w:rPr>
          <w:rFonts w:asciiTheme="minorEastAsia" w:hAnsiTheme="minorEastAsia" w:hint="eastAsia"/>
          <w:sz w:val="24"/>
          <w:szCs w:val="24"/>
        </w:rPr>
        <w:t>信息集于一个“网格”，</w:t>
      </w:r>
      <w:r>
        <w:rPr>
          <w:rFonts w:asciiTheme="minorEastAsia" w:hAnsiTheme="minorEastAsia" w:hint="eastAsia"/>
          <w:sz w:val="24"/>
          <w:szCs w:val="24"/>
        </w:rPr>
        <w:t>并使感知性能达到最优状态，</w:t>
      </w:r>
      <w:r w:rsidRPr="00261811">
        <w:rPr>
          <w:rFonts w:asciiTheme="minorEastAsia" w:hAnsiTheme="minorEastAsia" w:hint="eastAsia"/>
          <w:sz w:val="24"/>
          <w:szCs w:val="24"/>
        </w:rPr>
        <w:t>为用户提供一个最有效可靠的服务。</w:t>
      </w:r>
    </w:p>
    <w:p w14:paraId="3A154A5B" w14:textId="0A86B9EA" w:rsidR="00E83F62" w:rsidRDefault="00E83F62" w:rsidP="00E83F62">
      <w:pPr>
        <w:widowControl/>
        <w:spacing w:line="400" w:lineRule="exact"/>
        <w:ind w:firstLine="420"/>
        <w:rPr>
          <w:rStyle w:val="fontstyle01"/>
          <w:sz w:val="24"/>
          <w:szCs w:val="24"/>
        </w:rPr>
      </w:pPr>
      <w:r>
        <w:rPr>
          <w:rFonts w:ascii="Arial" w:eastAsia="宋体" w:hAnsi="Arial" w:cs="Arial" w:hint="eastAsia"/>
          <w:color w:val="222222"/>
          <w:kern w:val="0"/>
          <w:sz w:val="24"/>
          <w:szCs w:val="24"/>
        </w:rPr>
        <w:t>许多学者针对以人为中心的移动</w:t>
      </w:r>
      <w:r w:rsidRPr="00613E59">
        <w:rPr>
          <w:rFonts w:ascii="Arial" w:eastAsia="宋体" w:hAnsi="Arial" w:cs="Arial" w:hint="eastAsia"/>
          <w:color w:val="222222"/>
          <w:kern w:val="0"/>
          <w:sz w:val="24"/>
          <w:szCs w:val="24"/>
        </w:rPr>
        <w:t>群</w:t>
      </w:r>
      <w:r>
        <w:rPr>
          <w:rFonts w:ascii="Arial" w:eastAsia="宋体" w:hAnsi="Arial" w:cs="Arial" w:hint="eastAsia"/>
          <w:color w:val="222222"/>
          <w:kern w:val="0"/>
          <w:sz w:val="24"/>
          <w:szCs w:val="24"/>
        </w:rPr>
        <w:t>体感知网络</w:t>
      </w:r>
      <w:r w:rsidRPr="00613E59">
        <w:rPr>
          <w:rFonts w:ascii="Arial" w:eastAsia="宋体" w:hAnsi="Arial" w:cs="Arial" w:hint="eastAsia"/>
          <w:color w:val="222222"/>
          <w:kern w:val="0"/>
          <w:sz w:val="24"/>
          <w:szCs w:val="24"/>
        </w:rPr>
        <w:t>进行了大量研究，但</w:t>
      </w:r>
      <w:r>
        <w:rPr>
          <w:rFonts w:ascii="Arial" w:eastAsia="宋体" w:hAnsi="Arial" w:cs="Arial" w:hint="eastAsia"/>
          <w:color w:val="222222"/>
          <w:kern w:val="0"/>
          <w:sz w:val="24"/>
          <w:szCs w:val="24"/>
        </w:rPr>
        <w:t>是以公共交通为中心的移动</w:t>
      </w:r>
      <w:r w:rsidRPr="00613E59">
        <w:rPr>
          <w:rFonts w:ascii="Arial" w:eastAsia="宋体" w:hAnsi="Arial" w:cs="Arial" w:hint="eastAsia"/>
          <w:color w:val="222222"/>
          <w:kern w:val="0"/>
          <w:sz w:val="24"/>
          <w:szCs w:val="24"/>
        </w:rPr>
        <w:t>群</w:t>
      </w:r>
      <w:r>
        <w:rPr>
          <w:rFonts w:ascii="Arial" w:eastAsia="宋体" w:hAnsi="Arial" w:cs="Arial" w:hint="eastAsia"/>
          <w:color w:val="222222"/>
          <w:kern w:val="0"/>
          <w:sz w:val="24"/>
          <w:szCs w:val="24"/>
        </w:rPr>
        <w:t>体感知网络研究成果却十分匮乏，基于车辆的移动群体感知系统中参与者选择策略是本文研究的重点。</w:t>
      </w:r>
      <w:r w:rsidRPr="00CF0E33">
        <w:rPr>
          <w:rStyle w:val="fontstyle01"/>
          <w:rFonts w:hint="eastAsia"/>
          <w:sz w:val="24"/>
          <w:szCs w:val="24"/>
        </w:rPr>
        <w:t>文献</w:t>
      </w:r>
      <w:r w:rsidRPr="00D24009">
        <w:rPr>
          <w:rStyle w:val="fontstyle01"/>
          <w:rFonts w:hint="eastAsia"/>
          <w:sz w:val="24"/>
          <w:szCs w:val="24"/>
          <w:vertAlign w:val="superscript"/>
        </w:rPr>
        <w:fldChar w:fldCharType="begin"/>
      </w:r>
      <w:r w:rsidRPr="00D24009">
        <w:rPr>
          <w:rStyle w:val="fontstyle01"/>
          <w:rFonts w:hint="eastAsia"/>
          <w:sz w:val="24"/>
          <w:szCs w:val="24"/>
          <w:vertAlign w:val="superscript"/>
        </w:rPr>
        <w:instrText xml:space="preserve"> REF _Ref534204580 \r \h </w:instrText>
      </w:r>
      <w:r>
        <w:rPr>
          <w:rStyle w:val="fontstyle01"/>
          <w:sz w:val="24"/>
          <w:szCs w:val="24"/>
          <w:vertAlign w:val="superscript"/>
        </w:rPr>
        <w:instrText xml:space="preserve"> \* MERGEFORMAT </w:instrText>
      </w:r>
      <w:r w:rsidRPr="00D24009">
        <w:rPr>
          <w:rStyle w:val="fontstyle01"/>
          <w:rFonts w:hint="eastAsia"/>
          <w:sz w:val="24"/>
          <w:szCs w:val="24"/>
          <w:vertAlign w:val="superscript"/>
        </w:rPr>
      </w:r>
      <w:r w:rsidRPr="00D24009">
        <w:rPr>
          <w:rStyle w:val="fontstyle01"/>
          <w:rFonts w:hint="eastAsia"/>
          <w:sz w:val="24"/>
          <w:szCs w:val="24"/>
          <w:vertAlign w:val="superscript"/>
        </w:rPr>
        <w:fldChar w:fldCharType="separate"/>
      </w:r>
      <w:r w:rsidR="003E165B">
        <w:rPr>
          <w:rStyle w:val="fontstyle01"/>
          <w:sz w:val="24"/>
          <w:szCs w:val="24"/>
          <w:vertAlign w:val="superscript"/>
        </w:rPr>
        <w:t>[37]</w:t>
      </w:r>
      <w:r w:rsidRPr="00D24009">
        <w:rPr>
          <w:rStyle w:val="fontstyle01"/>
          <w:rFonts w:hint="eastAsia"/>
          <w:sz w:val="24"/>
          <w:szCs w:val="24"/>
          <w:vertAlign w:val="superscript"/>
        </w:rPr>
        <w:fldChar w:fldCharType="end"/>
      </w:r>
      <w:r w:rsidRPr="00CF0E33">
        <w:rPr>
          <w:rStyle w:val="fontstyle01"/>
          <w:rFonts w:hint="eastAsia"/>
          <w:sz w:val="24"/>
          <w:szCs w:val="24"/>
        </w:rPr>
        <w:t>提出一种基于车辆轨迹的感知任务参与者招募方法，这种方法假设车辆未来的轨迹</w:t>
      </w:r>
      <w:r>
        <w:rPr>
          <w:rStyle w:val="fontstyle01"/>
          <w:rFonts w:hint="eastAsia"/>
          <w:sz w:val="24"/>
          <w:szCs w:val="24"/>
        </w:rPr>
        <w:t>己知，通过贪心策略选择最少数量的车辆来满足对感知空间的覆盖要求。文献</w:t>
      </w:r>
      <w:r w:rsidRPr="00D24009">
        <w:rPr>
          <w:rStyle w:val="fontstyle01"/>
          <w:rFonts w:hint="eastAsia"/>
          <w:sz w:val="24"/>
          <w:szCs w:val="24"/>
          <w:vertAlign w:val="superscript"/>
        </w:rPr>
        <w:fldChar w:fldCharType="begin"/>
      </w:r>
      <w:r w:rsidRPr="00D24009">
        <w:rPr>
          <w:rStyle w:val="fontstyle01"/>
          <w:rFonts w:hint="eastAsia"/>
          <w:sz w:val="24"/>
          <w:szCs w:val="24"/>
          <w:vertAlign w:val="superscript"/>
        </w:rPr>
        <w:instrText xml:space="preserve"> REF _Ref534204770 \r \h </w:instrText>
      </w:r>
      <w:r>
        <w:rPr>
          <w:rStyle w:val="fontstyle01"/>
          <w:sz w:val="24"/>
          <w:szCs w:val="24"/>
          <w:vertAlign w:val="superscript"/>
        </w:rPr>
        <w:instrText xml:space="preserve"> \* MERGEFORMAT </w:instrText>
      </w:r>
      <w:r w:rsidRPr="00D24009">
        <w:rPr>
          <w:rStyle w:val="fontstyle01"/>
          <w:rFonts w:hint="eastAsia"/>
          <w:sz w:val="24"/>
          <w:szCs w:val="24"/>
          <w:vertAlign w:val="superscript"/>
        </w:rPr>
      </w:r>
      <w:r w:rsidRPr="00D24009">
        <w:rPr>
          <w:rStyle w:val="fontstyle01"/>
          <w:rFonts w:hint="eastAsia"/>
          <w:sz w:val="24"/>
          <w:szCs w:val="24"/>
          <w:vertAlign w:val="superscript"/>
        </w:rPr>
        <w:fldChar w:fldCharType="separate"/>
      </w:r>
      <w:r w:rsidR="003E165B">
        <w:rPr>
          <w:rStyle w:val="fontstyle01"/>
          <w:sz w:val="24"/>
          <w:szCs w:val="24"/>
          <w:vertAlign w:val="superscript"/>
        </w:rPr>
        <w:t>[38]</w:t>
      </w:r>
      <w:r w:rsidRPr="00D24009">
        <w:rPr>
          <w:rStyle w:val="fontstyle01"/>
          <w:rFonts w:hint="eastAsia"/>
          <w:sz w:val="24"/>
          <w:szCs w:val="24"/>
          <w:vertAlign w:val="superscript"/>
        </w:rPr>
        <w:fldChar w:fldCharType="end"/>
      </w:r>
      <w:r w:rsidRPr="00CF0E33">
        <w:rPr>
          <w:rStyle w:val="fontstyle01"/>
          <w:rFonts w:hint="eastAsia"/>
          <w:sz w:val="24"/>
          <w:szCs w:val="24"/>
        </w:rPr>
        <w:t>在分配感知任务</w:t>
      </w:r>
      <w:r>
        <w:rPr>
          <w:rStyle w:val="fontstyle01"/>
          <w:rFonts w:hint="eastAsia"/>
          <w:sz w:val="24"/>
          <w:szCs w:val="24"/>
        </w:rPr>
        <w:t>时考虑感知质量和参与者的时间预算两个因素，设计一种基</w:t>
      </w:r>
      <w:r w:rsidRPr="00CF0E33">
        <w:rPr>
          <w:rStyle w:val="fontstyle01"/>
          <w:rFonts w:hint="eastAsia"/>
          <w:sz w:val="24"/>
          <w:szCs w:val="24"/>
        </w:rPr>
        <w:t>于局部比值</w:t>
      </w:r>
      <w:r w:rsidRPr="00E9047C">
        <w:rPr>
          <w:rFonts w:ascii="Times New Roman" w:hAnsi="Times New Roman" w:cs="Times New Roman" w:hint="eastAsia"/>
        </w:rPr>
        <w:t>（</w:t>
      </w:r>
      <w:r w:rsidRPr="00E9047C">
        <w:rPr>
          <w:rFonts w:ascii="Times New Roman" w:hAnsi="Times New Roman" w:cs="Times New Roman" w:hint="eastAsia"/>
        </w:rPr>
        <w:t>L</w:t>
      </w:r>
      <w:r w:rsidRPr="00E9047C">
        <w:rPr>
          <w:rFonts w:ascii="Times New Roman" w:hAnsi="Times New Roman" w:cs="Times New Roman"/>
        </w:rPr>
        <w:t>ocal Ratio</w:t>
      </w:r>
      <w:r w:rsidRPr="00E9047C">
        <w:rPr>
          <w:rFonts w:ascii="Times New Roman" w:hAnsi="Times New Roman" w:cs="Times New Roman" w:hint="eastAsia"/>
        </w:rPr>
        <w:t>）</w:t>
      </w:r>
      <w:r>
        <w:rPr>
          <w:rStyle w:val="fontstyle01"/>
          <w:rFonts w:hint="eastAsia"/>
          <w:sz w:val="24"/>
          <w:szCs w:val="24"/>
        </w:rPr>
        <w:t>的近似算法解决感知任务分配问题。另外，基于</w:t>
      </w:r>
      <w:r w:rsidRPr="00CF0E33">
        <w:rPr>
          <w:rStyle w:val="fontstyle01"/>
          <w:rFonts w:hint="eastAsia"/>
          <w:sz w:val="24"/>
          <w:szCs w:val="24"/>
        </w:rPr>
        <w:t>议价理论设计了</w:t>
      </w:r>
      <w:r>
        <w:rPr>
          <w:rStyle w:val="fontstyle01"/>
          <w:rFonts w:hint="eastAsia"/>
          <w:sz w:val="24"/>
          <w:szCs w:val="24"/>
        </w:rPr>
        <w:t>一种定价机制，从而根据感知任务的执行成本与市场需求制定公平合</w:t>
      </w:r>
      <w:r w:rsidRPr="00CF0E33">
        <w:rPr>
          <w:rStyle w:val="fontstyle01"/>
          <w:rFonts w:hint="eastAsia"/>
          <w:sz w:val="24"/>
          <w:szCs w:val="24"/>
        </w:rPr>
        <w:t>理的激励。但是</w:t>
      </w:r>
      <w:r>
        <w:rPr>
          <w:rStyle w:val="fontstyle01"/>
          <w:rFonts w:hint="eastAsia"/>
          <w:sz w:val="24"/>
          <w:szCs w:val="24"/>
        </w:rPr>
        <w:t>，上述方法只根据感知参与者当前的位置委派感知任务，假</w:t>
      </w:r>
      <w:r w:rsidRPr="00CF0E33">
        <w:rPr>
          <w:rStyle w:val="fontstyle01"/>
          <w:rFonts w:hint="eastAsia"/>
          <w:sz w:val="24"/>
          <w:szCs w:val="24"/>
        </w:rPr>
        <w:t>设感知</w:t>
      </w:r>
      <w:r>
        <w:rPr>
          <w:rStyle w:val="fontstyle01"/>
          <w:rFonts w:hint="eastAsia"/>
          <w:sz w:val="24"/>
          <w:szCs w:val="24"/>
        </w:rPr>
        <w:t>任务参与者未来的</w:t>
      </w:r>
      <w:r w:rsidRPr="00CF0E33">
        <w:rPr>
          <w:rStyle w:val="fontstyle01"/>
          <w:rFonts w:hint="eastAsia"/>
          <w:sz w:val="24"/>
          <w:szCs w:val="24"/>
        </w:rPr>
        <w:t>轨迹已知</w:t>
      </w:r>
      <w:r>
        <w:rPr>
          <w:rStyle w:val="fontstyle01"/>
          <w:rFonts w:hint="eastAsia"/>
          <w:sz w:val="24"/>
          <w:szCs w:val="24"/>
        </w:rPr>
        <w:t>，</w:t>
      </w:r>
      <w:r>
        <w:rPr>
          <w:rStyle w:val="fontstyle01"/>
          <w:rFonts w:hint="eastAsia"/>
          <w:sz w:val="24"/>
          <w:szCs w:val="24"/>
        </w:rPr>
        <w:lastRenderedPageBreak/>
        <w:t>这些研究在特定</w:t>
      </w:r>
      <w:r>
        <w:rPr>
          <w:rStyle w:val="fontstyle01"/>
          <w:sz w:val="24"/>
          <w:szCs w:val="24"/>
        </w:rPr>
        <w:t>的移动群体感知</w:t>
      </w:r>
      <w:r>
        <w:rPr>
          <w:rStyle w:val="fontstyle01"/>
          <w:rFonts w:hint="eastAsia"/>
          <w:sz w:val="24"/>
          <w:szCs w:val="24"/>
        </w:rPr>
        <w:t>系统中能表现出良好的性能，但它们不能直接应用于基于车辆的移动群体感知中，因为它们不仅没有考虑参与者轨迹之间的相关性，而且忽略了参与者可预测的移动特性。</w:t>
      </w:r>
    </w:p>
    <w:p w14:paraId="5DD263C4" w14:textId="77777777" w:rsidR="00D368C4" w:rsidRDefault="00E83F62" w:rsidP="00E83F62">
      <w:pPr>
        <w:widowControl/>
        <w:spacing w:line="400" w:lineRule="exact"/>
        <w:ind w:firstLine="420"/>
        <w:rPr>
          <w:rFonts w:ascii="Arial" w:eastAsia="宋体" w:hAnsi="Arial" w:cs="Arial"/>
          <w:color w:val="222222"/>
          <w:kern w:val="0"/>
          <w:sz w:val="24"/>
          <w:szCs w:val="24"/>
        </w:rPr>
      </w:pPr>
      <w:r>
        <w:rPr>
          <w:rFonts w:ascii="Arial" w:eastAsia="宋体" w:hAnsi="Arial" w:cs="Arial"/>
          <w:color w:val="222222"/>
          <w:kern w:val="0"/>
          <w:sz w:val="24"/>
          <w:szCs w:val="24"/>
        </w:rPr>
        <w:t>通过对研究现状的分析</w:t>
      </w:r>
      <w:r>
        <w:rPr>
          <w:rFonts w:ascii="Arial" w:eastAsia="宋体" w:hAnsi="Arial" w:cs="Arial" w:hint="eastAsia"/>
          <w:color w:val="222222"/>
          <w:kern w:val="0"/>
          <w:sz w:val="24"/>
          <w:szCs w:val="24"/>
        </w:rPr>
        <w:t>，</w:t>
      </w:r>
      <w:r>
        <w:rPr>
          <w:rFonts w:ascii="Arial" w:eastAsia="宋体" w:hAnsi="Arial" w:cs="Arial"/>
          <w:color w:val="222222"/>
          <w:kern w:val="0"/>
          <w:sz w:val="24"/>
          <w:szCs w:val="24"/>
        </w:rPr>
        <w:t>本文认为</w:t>
      </w:r>
      <w:r w:rsidR="00AF19A0">
        <w:rPr>
          <w:rFonts w:ascii="Arial" w:eastAsia="宋体" w:hAnsi="Arial" w:cs="Arial" w:hint="eastAsia"/>
          <w:color w:val="222222"/>
          <w:kern w:val="0"/>
          <w:sz w:val="24"/>
          <w:szCs w:val="24"/>
        </w:rPr>
        <w:t>基于公共交通的移动群体感知网络的研究是解决智慧城市中大规模感知一个新的机</w:t>
      </w:r>
      <w:r w:rsidR="00613E59" w:rsidRPr="00613E59">
        <w:rPr>
          <w:rFonts w:ascii="Arial" w:eastAsia="宋体" w:hAnsi="Arial" w:cs="Arial" w:hint="eastAsia"/>
          <w:color w:val="222222"/>
          <w:kern w:val="0"/>
          <w:sz w:val="24"/>
          <w:szCs w:val="24"/>
        </w:rPr>
        <w:t>遇和挑战。与</w:t>
      </w:r>
      <w:r>
        <w:rPr>
          <w:rFonts w:ascii="Arial" w:eastAsia="宋体" w:hAnsi="Arial" w:cs="Arial" w:hint="eastAsia"/>
          <w:color w:val="222222"/>
          <w:kern w:val="0"/>
          <w:sz w:val="24"/>
          <w:szCs w:val="24"/>
        </w:rPr>
        <w:t>以人为中心的移动群体感知网络</w:t>
      </w:r>
      <w:r w:rsidR="000A378C">
        <w:rPr>
          <w:rFonts w:ascii="Arial" w:eastAsia="宋体" w:hAnsi="Arial" w:cs="Arial" w:hint="eastAsia"/>
          <w:color w:val="222222"/>
          <w:kern w:val="0"/>
          <w:sz w:val="24"/>
          <w:szCs w:val="24"/>
        </w:rPr>
        <w:t>不同</w:t>
      </w:r>
      <w:r w:rsidR="00613E59" w:rsidRPr="00613E59">
        <w:rPr>
          <w:rFonts w:ascii="Arial" w:eastAsia="宋体" w:hAnsi="Arial" w:cs="Arial" w:hint="eastAsia"/>
          <w:color w:val="222222"/>
          <w:kern w:val="0"/>
          <w:sz w:val="24"/>
          <w:szCs w:val="24"/>
        </w:rPr>
        <w:t>，</w:t>
      </w:r>
      <w:r w:rsidR="000A378C">
        <w:rPr>
          <w:rFonts w:ascii="Arial" w:eastAsia="宋体" w:hAnsi="Arial" w:cs="Arial" w:hint="eastAsia"/>
          <w:color w:val="222222"/>
          <w:kern w:val="0"/>
          <w:sz w:val="24"/>
          <w:szCs w:val="24"/>
        </w:rPr>
        <w:t>以公共交通为中心的移动群体感知系统的移动感知节点的</w:t>
      </w:r>
      <w:r w:rsidR="00587885">
        <w:rPr>
          <w:rFonts w:ascii="Arial" w:eastAsia="宋体" w:hAnsi="Arial" w:cs="Arial" w:hint="eastAsia"/>
          <w:color w:val="222222"/>
          <w:kern w:val="0"/>
          <w:sz w:val="24"/>
          <w:szCs w:val="24"/>
        </w:rPr>
        <w:t>移动轨迹是可以预测的，</w:t>
      </w:r>
      <w:r w:rsidR="00613E59" w:rsidRPr="00613E59">
        <w:rPr>
          <w:rFonts w:ascii="Arial" w:eastAsia="宋体" w:hAnsi="Arial" w:cs="Arial" w:hint="eastAsia"/>
          <w:color w:val="222222"/>
          <w:kern w:val="0"/>
          <w:sz w:val="24"/>
          <w:szCs w:val="24"/>
        </w:rPr>
        <w:t>例如</w:t>
      </w:r>
      <w:r w:rsidR="00587885">
        <w:rPr>
          <w:rFonts w:ascii="Arial" w:eastAsia="宋体" w:hAnsi="Arial" w:cs="Arial" w:hint="eastAsia"/>
          <w:color w:val="222222"/>
          <w:kern w:val="0"/>
          <w:sz w:val="24"/>
          <w:szCs w:val="24"/>
        </w:rPr>
        <w:t>公交</w:t>
      </w:r>
      <w:r w:rsidR="00613E59" w:rsidRPr="00613E59">
        <w:rPr>
          <w:rFonts w:ascii="Arial" w:eastAsia="宋体" w:hAnsi="Arial" w:cs="Arial" w:hint="eastAsia"/>
          <w:color w:val="222222"/>
          <w:kern w:val="0"/>
          <w:sz w:val="24"/>
          <w:szCs w:val="24"/>
        </w:rPr>
        <w:t>，</w:t>
      </w:r>
      <w:r w:rsidR="00D87D45">
        <w:rPr>
          <w:rFonts w:ascii="Arial" w:eastAsia="宋体" w:hAnsi="Arial" w:cs="Arial" w:hint="eastAsia"/>
          <w:color w:val="222222"/>
          <w:kern w:val="0"/>
          <w:sz w:val="24"/>
          <w:szCs w:val="24"/>
        </w:rPr>
        <w:t>严格按照公交管理部门提前制定的时刻表运行</w:t>
      </w:r>
      <w:r w:rsidR="00613E59" w:rsidRPr="00613E59">
        <w:rPr>
          <w:rFonts w:ascii="Arial" w:eastAsia="宋体" w:hAnsi="Arial" w:cs="Arial" w:hint="eastAsia"/>
          <w:color w:val="222222"/>
          <w:kern w:val="0"/>
          <w:sz w:val="24"/>
          <w:szCs w:val="24"/>
        </w:rPr>
        <w:t>，而对于使用导航系统</w:t>
      </w:r>
      <w:r w:rsidR="00D87D45" w:rsidRPr="00BD47F4">
        <w:rPr>
          <w:rFonts w:ascii="Times New Roman" w:eastAsia="宋体" w:hAnsi="Times New Roman" w:cs="Times New Roman"/>
          <w:color w:val="222222"/>
          <w:kern w:val="0"/>
          <w:sz w:val="24"/>
          <w:szCs w:val="24"/>
        </w:rPr>
        <w:t>GPS</w:t>
      </w:r>
      <w:r w:rsidR="00613E59" w:rsidRPr="00613E59">
        <w:rPr>
          <w:rFonts w:ascii="Arial" w:eastAsia="宋体" w:hAnsi="Arial" w:cs="Arial" w:hint="eastAsia"/>
          <w:color w:val="222222"/>
          <w:kern w:val="0"/>
          <w:sz w:val="24"/>
          <w:szCs w:val="24"/>
        </w:rPr>
        <w:t>的车辆，</w:t>
      </w:r>
      <w:r w:rsidR="00D87D45">
        <w:rPr>
          <w:rFonts w:ascii="Arial" w:eastAsia="宋体" w:hAnsi="Arial" w:cs="Arial" w:hint="eastAsia"/>
          <w:color w:val="222222"/>
          <w:kern w:val="0"/>
          <w:sz w:val="24"/>
          <w:szCs w:val="24"/>
        </w:rPr>
        <w:t>移动群体感知系统能够实时获取其位置信息</w:t>
      </w:r>
      <w:r w:rsidR="00613E59" w:rsidRPr="00613E59">
        <w:rPr>
          <w:rFonts w:ascii="Arial" w:eastAsia="宋体" w:hAnsi="Arial" w:cs="Arial" w:hint="eastAsia"/>
          <w:color w:val="222222"/>
          <w:kern w:val="0"/>
          <w:sz w:val="24"/>
          <w:szCs w:val="24"/>
        </w:rPr>
        <w:t>。在这种情况下，</w:t>
      </w:r>
      <w:r w:rsidR="00D87D45">
        <w:rPr>
          <w:rFonts w:ascii="Arial" w:eastAsia="宋体" w:hAnsi="Arial" w:cs="Arial" w:hint="eastAsia"/>
          <w:color w:val="222222"/>
          <w:kern w:val="0"/>
          <w:sz w:val="24"/>
          <w:szCs w:val="24"/>
        </w:rPr>
        <w:t>我们不仅考虑车辆的当前位置信息</w:t>
      </w:r>
      <w:r w:rsidR="00613E59" w:rsidRPr="00613E59">
        <w:rPr>
          <w:rFonts w:ascii="Arial" w:eastAsia="宋体" w:hAnsi="Arial" w:cs="Arial" w:hint="eastAsia"/>
          <w:color w:val="222222"/>
          <w:kern w:val="0"/>
          <w:sz w:val="24"/>
          <w:szCs w:val="24"/>
        </w:rPr>
        <w:t>，</w:t>
      </w:r>
      <w:r w:rsidR="00D87D45">
        <w:rPr>
          <w:rFonts w:ascii="Arial" w:eastAsia="宋体" w:hAnsi="Arial" w:cs="Arial" w:hint="eastAsia"/>
          <w:color w:val="222222"/>
          <w:kern w:val="0"/>
          <w:sz w:val="24"/>
          <w:szCs w:val="24"/>
        </w:rPr>
        <w:t>而且</w:t>
      </w:r>
      <w:r w:rsidR="00613E59" w:rsidRPr="00613E59">
        <w:rPr>
          <w:rFonts w:ascii="Arial" w:eastAsia="宋体" w:hAnsi="Arial" w:cs="Arial" w:hint="eastAsia"/>
          <w:color w:val="222222"/>
          <w:kern w:val="0"/>
          <w:sz w:val="24"/>
          <w:szCs w:val="24"/>
        </w:rPr>
        <w:t>还可以考虑车辆的未来轨迹以改</w:t>
      </w:r>
      <w:r w:rsidR="00AF19A0">
        <w:rPr>
          <w:rFonts w:ascii="Arial" w:eastAsia="宋体" w:hAnsi="Arial" w:cs="Arial" w:hint="eastAsia"/>
          <w:color w:val="222222"/>
          <w:kern w:val="0"/>
          <w:sz w:val="24"/>
          <w:szCs w:val="24"/>
        </w:rPr>
        <w:t>善群体</w:t>
      </w:r>
      <w:r w:rsidR="00613E59" w:rsidRPr="00613E59">
        <w:rPr>
          <w:rFonts w:ascii="Arial" w:eastAsia="宋体" w:hAnsi="Arial" w:cs="Arial" w:hint="eastAsia"/>
          <w:color w:val="222222"/>
          <w:kern w:val="0"/>
          <w:sz w:val="24"/>
          <w:szCs w:val="24"/>
        </w:rPr>
        <w:t>感知质量</w:t>
      </w:r>
      <w:r w:rsidR="00D87D45">
        <w:rPr>
          <w:rFonts w:ascii="Arial" w:eastAsia="宋体" w:hAnsi="Arial" w:cs="Arial" w:hint="eastAsia"/>
          <w:color w:val="222222"/>
          <w:kern w:val="0"/>
          <w:sz w:val="24"/>
          <w:szCs w:val="24"/>
        </w:rPr>
        <w:t>。在进行参与者选择时，同时考虑参与者的当前轨迹和未来移动轨迹，对移动群体感知性能会有显著提升。</w:t>
      </w:r>
    </w:p>
    <w:p w14:paraId="6B4A46D1" w14:textId="77777777" w:rsidR="00CB2C76" w:rsidRPr="005E7054" w:rsidRDefault="00CB2C76" w:rsidP="00CB2C76">
      <w:pPr>
        <w:widowControl/>
        <w:spacing w:line="400" w:lineRule="exact"/>
        <w:ind w:firstLine="420"/>
        <w:rPr>
          <w:rFonts w:ascii="Arial" w:eastAsia="宋体" w:hAnsi="Arial" w:cs="Arial"/>
          <w:color w:val="222222"/>
          <w:kern w:val="0"/>
          <w:sz w:val="24"/>
          <w:szCs w:val="24"/>
        </w:rPr>
      </w:pPr>
      <w:r w:rsidRPr="00CB2C76">
        <w:rPr>
          <w:rFonts w:ascii="Arial" w:eastAsia="宋体" w:hAnsi="Arial" w:cs="Arial" w:hint="eastAsia"/>
          <w:color w:val="222222"/>
          <w:kern w:val="0"/>
          <w:sz w:val="24"/>
          <w:szCs w:val="24"/>
        </w:rPr>
        <w:t>目前</w:t>
      </w:r>
      <w:r>
        <w:rPr>
          <w:rFonts w:ascii="Arial" w:eastAsia="宋体" w:hAnsi="Arial" w:cs="Arial" w:hint="eastAsia"/>
          <w:color w:val="222222"/>
          <w:kern w:val="0"/>
          <w:sz w:val="24"/>
          <w:szCs w:val="24"/>
        </w:rPr>
        <w:t>，</w:t>
      </w:r>
      <w:r w:rsidR="00954122">
        <w:rPr>
          <w:rFonts w:ascii="Arial" w:eastAsia="宋体" w:hAnsi="Arial" w:cs="Arial" w:hint="eastAsia"/>
          <w:color w:val="222222"/>
          <w:kern w:val="0"/>
          <w:sz w:val="24"/>
          <w:szCs w:val="24"/>
        </w:rPr>
        <w:t>以人为中心的</w:t>
      </w:r>
      <w:r w:rsidRPr="00CB2C76">
        <w:rPr>
          <w:rFonts w:ascii="Arial" w:eastAsia="宋体" w:hAnsi="Arial" w:cs="Arial" w:hint="eastAsia"/>
          <w:color w:val="222222"/>
          <w:kern w:val="0"/>
          <w:sz w:val="24"/>
          <w:szCs w:val="24"/>
        </w:rPr>
        <w:t>移动群体感知技术研发</w:t>
      </w:r>
      <w:r w:rsidR="00954122">
        <w:rPr>
          <w:rFonts w:ascii="Arial" w:eastAsia="宋体" w:hAnsi="Arial" w:cs="Arial" w:hint="eastAsia"/>
          <w:color w:val="222222"/>
          <w:kern w:val="0"/>
          <w:sz w:val="24"/>
          <w:szCs w:val="24"/>
        </w:rPr>
        <w:t>虽然</w:t>
      </w:r>
      <w:r w:rsidRPr="00CB2C76">
        <w:rPr>
          <w:rFonts w:ascii="Arial" w:eastAsia="宋体" w:hAnsi="Arial" w:cs="Arial" w:hint="eastAsia"/>
          <w:color w:val="222222"/>
          <w:kern w:val="0"/>
          <w:sz w:val="24"/>
          <w:szCs w:val="24"/>
        </w:rPr>
        <w:t>取得</w:t>
      </w:r>
      <w:r w:rsidR="00954122">
        <w:rPr>
          <w:rFonts w:ascii="Arial" w:eastAsia="宋体" w:hAnsi="Arial" w:cs="Arial" w:hint="eastAsia"/>
          <w:color w:val="222222"/>
          <w:kern w:val="0"/>
          <w:sz w:val="24"/>
          <w:szCs w:val="24"/>
        </w:rPr>
        <w:t>许多</w:t>
      </w:r>
      <w:r w:rsidRPr="00CB2C76">
        <w:rPr>
          <w:rFonts w:ascii="Arial" w:eastAsia="宋体" w:hAnsi="Arial" w:cs="Arial" w:hint="eastAsia"/>
          <w:color w:val="222222"/>
          <w:kern w:val="0"/>
          <w:sz w:val="24"/>
          <w:szCs w:val="24"/>
        </w:rPr>
        <w:t>进展，但是</w:t>
      </w:r>
      <w:r w:rsidR="00954122">
        <w:rPr>
          <w:rFonts w:ascii="Arial" w:eastAsia="宋体" w:hAnsi="Arial" w:cs="Arial" w:hint="eastAsia"/>
          <w:color w:val="222222"/>
          <w:kern w:val="0"/>
          <w:sz w:val="24"/>
          <w:szCs w:val="24"/>
        </w:rPr>
        <w:t>以公共交通为中心的移动群体感知技术研究</w:t>
      </w:r>
      <w:r w:rsidRPr="00CB2C76">
        <w:rPr>
          <w:rFonts w:ascii="Arial" w:eastAsia="宋体" w:hAnsi="Arial" w:cs="Arial" w:hint="eastAsia"/>
          <w:color w:val="222222"/>
          <w:kern w:val="0"/>
          <w:sz w:val="24"/>
          <w:szCs w:val="24"/>
        </w:rPr>
        <w:t>，移动群体感知技术</w:t>
      </w:r>
      <w:r w:rsidR="00954122">
        <w:rPr>
          <w:rFonts w:ascii="Arial" w:eastAsia="宋体" w:hAnsi="Arial" w:cs="Arial" w:hint="eastAsia"/>
          <w:color w:val="222222"/>
          <w:kern w:val="0"/>
          <w:sz w:val="24"/>
          <w:szCs w:val="24"/>
        </w:rPr>
        <w:t>的发展，对我们而言，既是</w:t>
      </w:r>
      <w:r w:rsidRPr="00CB2C76">
        <w:rPr>
          <w:rFonts w:ascii="Arial" w:eastAsia="宋体" w:hAnsi="Arial" w:cs="Arial" w:hint="eastAsia"/>
          <w:color w:val="222222"/>
          <w:kern w:val="0"/>
          <w:sz w:val="24"/>
          <w:szCs w:val="24"/>
        </w:rPr>
        <w:t>机遇也</w:t>
      </w:r>
      <w:r w:rsidR="00954122">
        <w:rPr>
          <w:rFonts w:ascii="Arial" w:eastAsia="宋体" w:hAnsi="Arial" w:cs="Arial" w:hint="eastAsia"/>
          <w:color w:val="222222"/>
          <w:kern w:val="0"/>
          <w:sz w:val="24"/>
          <w:szCs w:val="24"/>
        </w:rPr>
        <w:t>是</w:t>
      </w:r>
      <w:r w:rsidRPr="00CB2C76">
        <w:rPr>
          <w:rFonts w:ascii="Arial" w:eastAsia="宋体" w:hAnsi="Arial" w:cs="Arial" w:hint="eastAsia"/>
          <w:color w:val="222222"/>
          <w:kern w:val="0"/>
          <w:sz w:val="24"/>
          <w:szCs w:val="24"/>
        </w:rPr>
        <w:t>更大的挑战，未来我们还有很多路要走</w:t>
      </w:r>
      <w:r>
        <w:rPr>
          <w:rFonts w:ascii="Arial" w:eastAsia="宋体" w:hAnsi="Arial" w:cs="Arial" w:hint="eastAsia"/>
          <w:color w:val="222222"/>
          <w:kern w:val="0"/>
          <w:sz w:val="24"/>
          <w:szCs w:val="24"/>
        </w:rPr>
        <w:t>。</w:t>
      </w:r>
    </w:p>
    <w:p w14:paraId="1B8BC05B" w14:textId="77777777" w:rsidR="00261811" w:rsidRPr="00AE4924" w:rsidRDefault="00731956" w:rsidP="007E5885">
      <w:pPr>
        <w:pStyle w:val="a3"/>
        <w:numPr>
          <w:ilvl w:val="1"/>
          <w:numId w:val="2"/>
        </w:numPr>
        <w:spacing w:beforeLines="50" w:before="156" w:afterLines="50" w:after="156" w:line="400" w:lineRule="exact"/>
        <w:ind w:left="0" w:firstLineChars="0" w:firstLine="0"/>
        <w:outlineLvl w:val="1"/>
        <w:rPr>
          <w:rFonts w:ascii="黑体" w:eastAsia="黑体" w:hAnsi="黑体"/>
          <w:b/>
          <w:sz w:val="28"/>
          <w:szCs w:val="28"/>
        </w:rPr>
      </w:pPr>
      <w:bookmarkStart w:id="14" w:name="_Toc533947044"/>
      <w:bookmarkStart w:id="15" w:name="_Toc2282231"/>
      <w:r w:rsidRPr="00261811">
        <w:rPr>
          <w:rFonts w:ascii="黑体" w:eastAsia="黑体" w:hAnsi="黑体"/>
          <w:b/>
          <w:sz w:val="28"/>
          <w:szCs w:val="28"/>
        </w:rPr>
        <w:t>论文来源及研究内容</w:t>
      </w:r>
      <w:bookmarkEnd w:id="14"/>
      <w:bookmarkEnd w:id="15"/>
    </w:p>
    <w:p w14:paraId="5B5F236C" w14:textId="77777777" w:rsidR="00731956" w:rsidRPr="00261811" w:rsidRDefault="00731956" w:rsidP="00902797">
      <w:pPr>
        <w:pStyle w:val="a3"/>
        <w:numPr>
          <w:ilvl w:val="2"/>
          <w:numId w:val="2"/>
        </w:numPr>
        <w:spacing w:beforeLines="50" w:before="156" w:afterLines="50" w:after="156" w:line="400" w:lineRule="exact"/>
        <w:ind w:left="0" w:firstLineChars="0" w:firstLine="0"/>
        <w:outlineLvl w:val="2"/>
        <w:rPr>
          <w:rFonts w:ascii="黑体" w:eastAsia="黑体" w:hAnsi="黑体"/>
          <w:b/>
          <w:sz w:val="24"/>
          <w:szCs w:val="24"/>
        </w:rPr>
      </w:pPr>
      <w:bookmarkStart w:id="16" w:name="_Toc533947045"/>
      <w:bookmarkStart w:id="17" w:name="_Toc2282232"/>
      <w:r w:rsidRPr="00261811">
        <w:rPr>
          <w:rFonts w:ascii="黑体" w:eastAsia="黑体" w:hAnsi="黑体"/>
          <w:b/>
          <w:sz w:val="24"/>
          <w:szCs w:val="24"/>
        </w:rPr>
        <w:t>论文来源</w:t>
      </w:r>
      <w:bookmarkEnd w:id="16"/>
      <w:bookmarkEnd w:id="17"/>
    </w:p>
    <w:p w14:paraId="6BDEC132" w14:textId="77777777" w:rsidR="00731956" w:rsidRPr="00902797" w:rsidRDefault="005D327B" w:rsidP="00902797">
      <w:pPr>
        <w:spacing w:line="400" w:lineRule="exact"/>
        <w:ind w:firstLineChars="200" w:firstLine="480"/>
        <w:rPr>
          <w:rFonts w:ascii="Times-Roman" w:hAnsi="Times-Roman"/>
          <w:color w:val="231F20"/>
          <w:sz w:val="24"/>
          <w:szCs w:val="24"/>
        </w:rPr>
      </w:pPr>
      <w:r w:rsidRPr="005D327B">
        <w:rPr>
          <w:rStyle w:val="fontstyle01"/>
          <w:rFonts w:hint="eastAsia"/>
          <w:sz w:val="24"/>
          <w:szCs w:val="24"/>
        </w:rPr>
        <w:t>本论文</w:t>
      </w:r>
      <w:r>
        <w:rPr>
          <w:rStyle w:val="fontstyle01"/>
          <w:rFonts w:hint="eastAsia"/>
          <w:sz w:val="24"/>
          <w:szCs w:val="24"/>
        </w:rPr>
        <w:t>“基于</w:t>
      </w:r>
      <w:r w:rsidR="000132B8">
        <w:rPr>
          <w:rStyle w:val="fontstyle01"/>
          <w:rFonts w:hint="eastAsia"/>
          <w:sz w:val="24"/>
          <w:szCs w:val="24"/>
        </w:rPr>
        <w:t>公共交通的移动群体感知技术研究</w:t>
      </w:r>
      <w:r>
        <w:rPr>
          <w:rStyle w:val="fontstyle01"/>
          <w:rFonts w:hint="eastAsia"/>
          <w:sz w:val="24"/>
          <w:szCs w:val="24"/>
        </w:rPr>
        <w:t>”主要</w:t>
      </w:r>
      <w:r w:rsidR="000132B8">
        <w:rPr>
          <w:rStyle w:val="fontstyle01"/>
          <w:rFonts w:hint="eastAsia"/>
          <w:sz w:val="24"/>
          <w:szCs w:val="24"/>
        </w:rPr>
        <w:t>由</w:t>
      </w:r>
      <w:r>
        <w:rPr>
          <w:rStyle w:val="fontstyle01"/>
          <w:rFonts w:hint="eastAsia"/>
          <w:sz w:val="24"/>
          <w:szCs w:val="24"/>
        </w:rPr>
        <w:t>实验</w:t>
      </w:r>
      <w:r w:rsidRPr="005D327B">
        <w:rPr>
          <w:rStyle w:val="fontstyle01"/>
          <w:rFonts w:hint="eastAsia"/>
          <w:sz w:val="24"/>
          <w:szCs w:val="24"/>
        </w:rPr>
        <w:t>室</w:t>
      </w:r>
      <w:r w:rsidR="000132B8">
        <w:rPr>
          <w:rStyle w:val="fontstyle01"/>
          <w:rFonts w:hint="eastAsia"/>
          <w:sz w:val="24"/>
          <w:szCs w:val="24"/>
        </w:rPr>
        <w:t>的</w:t>
      </w:r>
      <w:r w:rsidRPr="005D327B">
        <w:rPr>
          <w:rStyle w:val="fontstyle01"/>
          <w:rFonts w:hint="eastAsia"/>
          <w:sz w:val="24"/>
          <w:szCs w:val="24"/>
        </w:rPr>
        <w:t>《基于公</w:t>
      </w:r>
      <w:r>
        <w:rPr>
          <w:rStyle w:val="fontstyle01"/>
          <w:rFonts w:hint="eastAsia"/>
          <w:sz w:val="24"/>
          <w:szCs w:val="24"/>
        </w:rPr>
        <w:t>共交通网络的城市车载感知网格建设》（北京市共建项目）</w:t>
      </w:r>
      <w:r w:rsidR="00092670">
        <w:rPr>
          <w:rStyle w:val="fontstyle01"/>
          <w:rFonts w:hint="eastAsia"/>
          <w:sz w:val="24"/>
          <w:szCs w:val="24"/>
        </w:rPr>
        <w:t>，该项目的主要目的是利用城市公共交通实现城市感知</w:t>
      </w:r>
      <w:r w:rsidR="0014756D">
        <w:rPr>
          <w:rStyle w:val="fontstyle01"/>
          <w:rFonts w:hint="eastAsia"/>
          <w:sz w:val="24"/>
          <w:szCs w:val="24"/>
        </w:rPr>
        <w:t>网络</w:t>
      </w:r>
      <w:r w:rsidR="00092670">
        <w:rPr>
          <w:rStyle w:val="fontstyle01"/>
          <w:rFonts w:hint="eastAsia"/>
          <w:sz w:val="24"/>
          <w:szCs w:val="24"/>
        </w:rPr>
        <w:t>，将空间上分散，时间上离散的异构数据集中在一个感知网络中。本文主要研究在该项目背景下的感知覆盖技术，研究重点是基于城市公共交通的感知覆盖技术，主要结合移动群体感知技术深入研究城市覆盖模型</w:t>
      </w:r>
      <w:r w:rsidR="0010431E">
        <w:rPr>
          <w:rStyle w:val="fontstyle01"/>
          <w:rFonts w:hint="eastAsia"/>
          <w:sz w:val="24"/>
          <w:szCs w:val="24"/>
        </w:rPr>
        <w:t>，提出了基于车载移动群体感知的系统模型。在模型的基础上，为了</w:t>
      </w:r>
      <w:r w:rsidR="005A2784">
        <w:rPr>
          <w:rStyle w:val="fontstyle01"/>
          <w:rFonts w:hint="eastAsia"/>
          <w:sz w:val="24"/>
          <w:szCs w:val="24"/>
        </w:rPr>
        <w:t>实</w:t>
      </w:r>
      <w:r w:rsidR="0010431E">
        <w:rPr>
          <w:rStyle w:val="fontstyle01"/>
          <w:rFonts w:hint="eastAsia"/>
          <w:sz w:val="24"/>
          <w:szCs w:val="24"/>
        </w:rPr>
        <w:t>现城市感知覆盖的最大化且节省感知成本，将城市感知覆盖问题建模为成本受限的感知参与者选择问题，并设计高效、复杂度低的参与者选择策略，最大化感知覆盖度，从而为用户提供可靠，稳定的数据服务。</w:t>
      </w:r>
    </w:p>
    <w:p w14:paraId="5BA688A2" w14:textId="77777777" w:rsidR="00731956" w:rsidRPr="00261811" w:rsidRDefault="00731956" w:rsidP="007E5885">
      <w:pPr>
        <w:pStyle w:val="a3"/>
        <w:numPr>
          <w:ilvl w:val="2"/>
          <w:numId w:val="2"/>
        </w:numPr>
        <w:spacing w:beforeLines="50" w:before="156" w:afterLines="50" w:after="156" w:line="400" w:lineRule="exact"/>
        <w:ind w:left="0" w:firstLineChars="0" w:firstLine="0"/>
        <w:outlineLvl w:val="2"/>
        <w:rPr>
          <w:rFonts w:ascii="黑体" w:eastAsia="黑体" w:hAnsi="黑体"/>
          <w:b/>
          <w:sz w:val="24"/>
          <w:szCs w:val="24"/>
        </w:rPr>
      </w:pPr>
      <w:bookmarkStart w:id="18" w:name="_Toc533947046"/>
      <w:bookmarkStart w:id="19" w:name="_Toc2282233"/>
      <w:r w:rsidRPr="00261811">
        <w:rPr>
          <w:rFonts w:ascii="黑体" w:eastAsia="黑体" w:hAnsi="黑体"/>
          <w:b/>
          <w:sz w:val="24"/>
          <w:szCs w:val="24"/>
        </w:rPr>
        <w:t>论文研究内容和创新点</w:t>
      </w:r>
      <w:bookmarkEnd w:id="18"/>
      <w:bookmarkEnd w:id="19"/>
    </w:p>
    <w:p w14:paraId="1ED4973B" w14:textId="77777777" w:rsidR="006C4F67" w:rsidRDefault="0035071B" w:rsidP="00902797">
      <w:pPr>
        <w:adjustRightInd w:val="0"/>
        <w:snapToGrid w:val="0"/>
        <w:spacing w:line="440" w:lineRule="atLeast"/>
        <w:ind w:firstLine="420"/>
        <w:rPr>
          <w:color w:val="000000"/>
          <w:sz w:val="24"/>
          <w:szCs w:val="20"/>
        </w:rPr>
      </w:pPr>
      <w:r>
        <w:rPr>
          <w:color w:val="000000"/>
          <w:sz w:val="24"/>
          <w:szCs w:val="20"/>
        </w:rPr>
        <w:t>本文的主要研究内容</w:t>
      </w:r>
      <w:r>
        <w:rPr>
          <w:rFonts w:hint="eastAsia"/>
          <w:color w:val="000000"/>
          <w:sz w:val="24"/>
          <w:szCs w:val="20"/>
        </w:rPr>
        <w:t>旨在利用城市公共交通构建高可靠性、高稳定性和全覆盖性的城市感知网络</w:t>
      </w:r>
      <w:r w:rsidR="00623376">
        <w:rPr>
          <w:rFonts w:hint="eastAsia"/>
          <w:color w:val="000000"/>
          <w:sz w:val="24"/>
          <w:szCs w:val="20"/>
        </w:rPr>
        <w:t>。本文利用</w:t>
      </w:r>
      <w:r w:rsidR="003A7014">
        <w:rPr>
          <w:rFonts w:hint="eastAsia"/>
          <w:color w:val="000000"/>
          <w:sz w:val="24"/>
          <w:szCs w:val="20"/>
        </w:rPr>
        <w:t>城市公共交通</w:t>
      </w:r>
      <w:r w:rsidR="00623376">
        <w:rPr>
          <w:rFonts w:hint="eastAsia"/>
          <w:color w:val="000000"/>
          <w:sz w:val="24"/>
          <w:szCs w:val="20"/>
        </w:rPr>
        <w:t>构建车载移动群体感知网络，分析车辆的当前运行轨迹和未来移动轨迹，建立以车辆为感知节点的移动群体系统模型，并将城市感知覆盖问题建模为一个成本预算的感知参与者选择问题。本文的研究内容及创新点可以归纳为以下几点：</w:t>
      </w:r>
    </w:p>
    <w:p w14:paraId="5CBA66E2" w14:textId="3E5F1692" w:rsidR="00623376" w:rsidRPr="00A261A0" w:rsidRDefault="00BD47F4" w:rsidP="00283513">
      <w:pPr>
        <w:adjustRightInd w:val="0"/>
        <w:snapToGrid w:val="0"/>
        <w:spacing w:line="440" w:lineRule="atLeast"/>
        <w:ind w:firstLine="420"/>
        <w:rPr>
          <w:color w:val="000000"/>
          <w:sz w:val="24"/>
          <w:szCs w:val="20"/>
        </w:rPr>
      </w:pPr>
      <w:r w:rsidRPr="00BB0E78">
        <w:rPr>
          <w:rFonts w:ascii="宋体" w:eastAsia="宋体" w:hAnsi="宋体" w:cs="Times New Roman"/>
          <w:sz w:val="24"/>
          <w:szCs w:val="24"/>
        </w:rPr>
        <w:t>1</w:t>
      </w:r>
      <w:r w:rsidR="00291FD5" w:rsidRPr="00BB0E78">
        <w:rPr>
          <w:rFonts w:ascii="宋体" w:eastAsia="宋体" w:hAnsi="宋体" w:cs="Times New Roman" w:hint="eastAsia"/>
          <w:sz w:val="24"/>
          <w:szCs w:val="24"/>
        </w:rPr>
        <w:t>)</w:t>
      </w:r>
      <w:r w:rsidR="00864A9A" w:rsidRPr="00291FD5">
        <w:rPr>
          <w:rFonts w:ascii="Times New Roman" w:hAnsi="Times New Roman" w:cs="Times New Roman" w:hint="eastAsia"/>
          <w:color w:val="000000"/>
          <w:sz w:val="24"/>
          <w:szCs w:val="20"/>
        </w:rPr>
        <w:t>、</w:t>
      </w:r>
      <w:r w:rsidR="00283513">
        <w:rPr>
          <w:rFonts w:hint="eastAsia"/>
          <w:color w:val="000000"/>
          <w:sz w:val="24"/>
          <w:szCs w:val="20"/>
        </w:rPr>
        <w:t>采用城市公共车辆作为</w:t>
      </w:r>
      <w:r w:rsidR="00623376" w:rsidRPr="00864A9A">
        <w:rPr>
          <w:rFonts w:hint="eastAsia"/>
          <w:color w:val="000000"/>
          <w:sz w:val="24"/>
          <w:szCs w:val="20"/>
        </w:rPr>
        <w:t>移动群体感知系统</w:t>
      </w:r>
      <w:r w:rsidR="00283513">
        <w:rPr>
          <w:rFonts w:hint="eastAsia"/>
          <w:color w:val="000000"/>
          <w:sz w:val="24"/>
          <w:szCs w:val="20"/>
        </w:rPr>
        <w:t>的参与</w:t>
      </w:r>
      <w:r w:rsidR="00D030E8">
        <w:rPr>
          <w:rFonts w:hint="eastAsia"/>
          <w:color w:val="000000"/>
          <w:sz w:val="24"/>
          <w:szCs w:val="20"/>
        </w:rPr>
        <w:t>者</w:t>
      </w:r>
      <w:r w:rsidR="00623376" w:rsidRPr="00864A9A">
        <w:rPr>
          <w:rFonts w:hint="eastAsia"/>
          <w:color w:val="000000"/>
          <w:sz w:val="24"/>
          <w:szCs w:val="20"/>
        </w:rPr>
        <w:t>，</w:t>
      </w:r>
      <w:r w:rsidR="00D030E8">
        <w:rPr>
          <w:rFonts w:hint="eastAsia"/>
          <w:color w:val="000000"/>
          <w:sz w:val="24"/>
          <w:szCs w:val="20"/>
        </w:rPr>
        <w:t>将</w:t>
      </w:r>
      <w:r w:rsidR="00390749">
        <w:rPr>
          <w:rFonts w:hint="eastAsia"/>
          <w:color w:val="000000"/>
          <w:sz w:val="24"/>
          <w:szCs w:val="20"/>
        </w:rPr>
        <w:t>感知</w:t>
      </w:r>
      <w:r w:rsidR="00623376" w:rsidRPr="00864A9A">
        <w:rPr>
          <w:rFonts w:hint="eastAsia"/>
          <w:color w:val="000000"/>
          <w:sz w:val="24"/>
          <w:szCs w:val="20"/>
        </w:rPr>
        <w:t>系统分为感</w:t>
      </w:r>
      <w:r w:rsidR="00623376" w:rsidRPr="00864A9A">
        <w:rPr>
          <w:rFonts w:hint="eastAsia"/>
          <w:color w:val="000000"/>
          <w:sz w:val="24"/>
          <w:szCs w:val="20"/>
        </w:rPr>
        <w:lastRenderedPageBreak/>
        <w:t>知层、</w:t>
      </w:r>
      <w:r w:rsidR="00623376" w:rsidRPr="00A261A0">
        <w:rPr>
          <w:rFonts w:hint="eastAsia"/>
          <w:color w:val="000000"/>
          <w:sz w:val="24"/>
          <w:szCs w:val="20"/>
        </w:rPr>
        <w:t>传输层</w:t>
      </w:r>
      <w:r w:rsidR="00A261A0">
        <w:rPr>
          <w:rFonts w:hint="eastAsia"/>
          <w:color w:val="000000"/>
          <w:sz w:val="24"/>
          <w:szCs w:val="20"/>
        </w:rPr>
        <w:t>、</w:t>
      </w:r>
      <w:r w:rsidR="00623376" w:rsidRPr="00A261A0">
        <w:rPr>
          <w:rFonts w:hint="eastAsia"/>
          <w:color w:val="000000"/>
          <w:sz w:val="24"/>
          <w:szCs w:val="20"/>
        </w:rPr>
        <w:t>应用层</w:t>
      </w:r>
      <w:r w:rsidR="00A261A0">
        <w:rPr>
          <w:rFonts w:hint="eastAsia"/>
          <w:color w:val="000000"/>
          <w:sz w:val="24"/>
          <w:szCs w:val="20"/>
        </w:rPr>
        <w:t>。</w:t>
      </w:r>
      <w:r w:rsidR="00623376" w:rsidRPr="00A261A0">
        <w:rPr>
          <w:rFonts w:hint="eastAsia"/>
          <w:color w:val="000000"/>
          <w:sz w:val="24"/>
          <w:szCs w:val="20"/>
        </w:rPr>
        <w:t>其中</w:t>
      </w:r>
      <w:r w:rsidR="00A261A0">
        <w:rPr>
          <w:rFonts w:hint="eastAsia"/>
          <w:color w:val="000000"/>
          <w:sz w:val="24"/>
          <w:szCs w:val="20"/>
        </w:rPr>
        <w:t>，</w:t>
      </w:r>
      <w:r w:rsidR="00623376" w:rsidRPr="00A261A0">
        <w:rPr>
          <w:rFonts w:hint="eastAsia"/>
          <w:color w:val="000000"/>
          <w:sz w:val="24"/>
          <w:szCs w:val="20"/>
        </w:rPr>
        <w:t>感知层的感知节点为搭载多种传感器的公共交通，传输层利用长距离通信</w:t>
      </w:r>
      <w:r w:rsidR="000F5EDB">
        <w:rPr>
          <w:rFonts w:hint="eastAsia"/>
          <w:color w:val="000000"/>
          <w:sz w:val="24"/>
          <w:szCs w:val="20"/>
        </w:rPr>
        <w:t>或</w:t>
      </w:r>
      <w:r w:rsidR="00623376" w:rsidRPr="00A261A0">
        <w:rPr>
          <w:rFonts w:hint="eastAsia"/>
          <w:color w:val="000000"/>
          <w:sz w:val="24"/>
          <w:szCs w:val="20"/>
        </w:rPr>
        <w:t>短距离通信两种方式进行数据传输，</w:t>
      </w:r>
      <w:r w:rsidR="00A261A0" w:rsidRPr="00A261A0">
        <w:rPr>
          <w:rFonts w:hint="eastAsia"/>
          <w:color w:val="000000"/>
          <w:sz w:val="24"/>
          <w:szCs w:val="20"/>
        </w:rPr>
        <w:t>应用层为数据</w:t>
      </w:r>
      <w:r w:rsidR="00900AE4">
        <w:rPr>
          <w:rFonts w:hint="eastAsia"/>
          <w:color w:val="000000"/>
          <w:sz w:val="24"/>
          <w:szCs w:val="20"/>
        </w:rPr>
        <w:t>处理</w:t>
      </w:r>
      <w:r w:rsidR="00A261A0" w:rsidRPr="00A261A0">
        <w:rPr>
          <w:rFonts w:hint="eastAsia"/>
          <w:color w:val="000000"/>
          <w:sz w:val="24"/>
          <w:szCs w:val="20"/>
        </w:rPr>
        <w:t>平台</w:t>
      </w:r>
      <w:r w:rsidR="00806E70">
        <w:rPr>
          <w:rFonts w:hint="eastAsia"/>
          <w:color w:val="000000"/>
          <w:sz w:val="24"/>
          <w:szCs w:val="20"/>
        </w:rPr>
        <w:t>；</w:t>
      </w:r>
    </w:p>
    <w:p w14:paraId="7609CBA2" w14:textId="06EFF8BD" w:rsidR="00806E70" w:rsidRPr="00864A9A" w:rsidRDefault="00864A9A" w:rsidP="005A2784">
      <w:pPr>
        <w:adjustRightInd w:val="0"/>
        <w:snapToGrid w:val="0"/>
        <w:spacing w:line="440" w:lineRule="atLeast"/>
        <w:ind w:firstLine="420"/>
        <w:rPr>
          <w:color w:val="000000"/>
          <w:sz w:val="24"/>
          <w:szCs w:val="20"/>
        </w:rPr>
      </w:pPr>
      <w:r w:rsidRPr="00BB0E78">
        <w:rPr>
          <w:rFonts w:ascii="Times New Roman" w:eastAsia="宋体" w:hAnsi="Times New Roman" w:cs="Times New Roman"/>
          <w:sz w:val="24"/>
          <w:szCs w:val="24"/>
        </w:rPr>
        <w:t>2</w:t>
      </w:r>
      <w:r w:rsidR="00291FD5" w:rsidRPr="00BB0E78">
        <w:rPr>
          <w:rFonts w:ascii="宋体" w:eastAsia="宋体" w:hAnsi="宋体" w:hint="eastAsia"/>
          <w:sz w:val="24"/>
          <w:szCs w:val="24"/>
        </w:rPr>
        <w:t>)</w:t>
      </w:r>
      <w:r w:rsidRPr="00291FD5">
        <w:rPr>
          <w:rFonts w:ascii="Times New Roman" w:hAnsi="Times New Roman" w:cs="Times New Roman" w:hint="eastAsia"/>
          <w:color w:val="000000"/>
          <w:sz w:val="24"/>
          <w:szCs w:val="20"/>
        </w:rPr>
        <w:t>、</w:t>
      </w:r>
      <w:r w:rsidR="00806E70" w:rsidRPr="00864A9A">
        <w:rPr>
          <w:rFonts w:hint="eastAsia"/>
          <w:color w:val="000000"/>
          <w:sz w:val="24"/>
          <w:szCs w:val="20"/>
        </w:rPr>
        <w:t>分析城市感知覆盖与车辆移动轨迹的关系，</w:t>
      </w:r>
      <w:r w:rsidR="00BD47F4">
        <w:rPr>
          <w:rFonts w:hint="eastAsia"/>
          <w:color w:val="000000"/>
          <w:sz w:val="24"/>
          <w:szCs w:val="20"/>
        </w:rPr>
        <w:t>将</w:t>
      </w:r>
      <w:r w:rsidR="00390749">
        <w:rPr>
          <w:rFonts w:hint="eastAsia"/>
          <w:color w:val="000000"/>
          <w:sz w:val="24"/>
          <w:szCs w:val="20"/>
        </w:rPr>
        <w:t>感知时空覆盖度作为衡量</w:t>
      </w:r>
      <w:r w:rsidR="00207837">
        <w:rPr>
          <w:rFonts w:hint="eastAsia"/>
          <w:color w:val="000000"/>
          <w:sz w:val="24"/>
          <w:szCs w:val="20"/>
        </w:rPr>
        <w:t>感知收益（</w:t>
      </w:r>
      <w:r w:rsidR="00390749">
        <w:rPr>
          <w:rFonts w:hint="eastAsia"/>
          <w:color w:val="000000"/>
          <w:sz w:val="24"/>
          <w:szCs w:val="20"/>
        </w:rPr>
        <w:t>感知数据质量</w:t>
      </w:r>
      <w:r w:rsidR="00207837">
        <w:rPr>
          <w:rFonts w:hint="eastAsia"/>
          <w:color w:val="000000"/>
          <w:sz w:val="24"/>
          <w:szCs w:val="20"/>
        </w:rPr>
        <w:t>）</w:t>
      </w:r>
      <w:r w:rsidR="00390749">
        <w:rPr>
          <w:rFonts w:hint="eastAsia"/>
          <w:color w:val="000000"/>
          <w:sz w:val="24"/>
          <w:szCs w:val="20"/>
        </w:rPr>
        <w:t>的指标，</w:t>
      </w:r>
      <w:r w:rsidR="00806E70" w:rsidRPr="00864A9A">
        <w:rPr>
          <w:rFonts w:hint="eastAsia"/>
          <w:color w:val="000000"/>
          <w:sz w:val="24"/>
          <w:szCs w:val="20"/>
        </w:rPr>
        <w:t>构建城市感知覆盖模型</w:t>
      </w:r>
      <w:r w:rsidR="000F5EDB">
        <w:rPr>
          <w:rFonts w:hint="eastAsia"/>
          <w:color w:val="000000"/>
          <w:sz w:val="24"/>
          <w:szCs w:val="20"/>
        </w:rPr>
        <w:t>；</w:t>
      </w:r>
    </w:p>
    <w:p w14:paraId="70D5F664" w14:textId="2C9AC8D6" w:rsidR="00806E70" w:rsidRPr="00806E70" w:rsidRDefault="00806E70" w:rsidP="00806E70">
      <w:pPr>
        <w:adjustRightInd w:val="0"/>
        <w:snapToGrid w:val="0"/>
        <w:spacing w:line="440" w:lineRule="atLeast"/>
        <w:rPr>
          <w:color w:val="000000"/>
          <w:sz w:val="24"/>
          <w:szCs w:val="20"/>
        </w:rPr>
      </w:pPr>
      <w:r>
        <w:rPr>
          <w:color w:val="000000"/>
          <w:sz w:val="24"/>
          <w:szCs w:val="20"/>
        </w:rPr>
        <w:tab/>
      </w:r>
      <w:r w:rsidR="00864A9A" w:rsidRPr="00BB0E78">
        <w:rPr>
          <w:rFonts w:ascii="Times New Roman" w:eastAsiaTheme="majorEastAsia" w:hAnsi="Times New Roman" w:cs="Times New Roman"/>
          <w:color w:val="000000"/>
          <w:sz w:val="24"/>
          <w:szCs w:val="20"/>
        </w:rPr>
        <w:t>3</w:t>
      </w:r>
      <w:r w:rsidR="00291FD5" w:rsidRPr="00BB0E78">
        <w:rPr>
          <w:rFonts w:ascii="宋体" w:eastAsia="宋体" w:hAnsi="宋体" w:cs="Times New Roman" w:hint="eastAsia"/>
          <w:color w:val="000000"/>
          <w:sz w:val="24"/>
          <w:szCs w:val="20"/>
        </w:rPr>
        <w:t>)</w:t>
      </w:r>
      <w:r w:rsidR="00864A9A" w:rsidRPr="00291FD5">
        <w:rPr>
          <w:rFonts w:ascii="Times New Roman" w:hAnsi="Times New Roman" w:cs="Times New Roman" w:hint="eastAsia"/>
          <w:color w:val="000000"/>
          <w:sz w:val="24"/>
          <w:szCs w:val="20"/>
        </w:rPr>
        <w:t>、</w:t>
      </w:r>
      <w:r>
        <w:rPr>
          <w:color w:val="000000"/>
          <w:sz w:val="24"/>
          <w:szCs w:val="20"/>
        </w:rPr>
        <w:t>在模型的基础上设计</w:t>
      </w:r>
      <w:r w:rsidR="00207837">
        <w:rPr>
          <w:rFonts w:hint="eastAsia"/>
          <w:color w:val="000000"/>
          <w:sz w:val="24"/>
          <w:szCs w:val="20"/>
        </w:rPr>
        <w:t>车载移动群</w:t>
      </w:r>
      <w:r w:rsidR="00FB51B0">
        <w:rPr>
          <w:rFonts w:hint="eastAsia"/>
          <w:color w:val="000000"/>
          <w:sz w:val="24"/>
          <w:szCs w:val="20"/>
        </w:rPr>
        <w:t>体</w:t>
      </w:r>
      <w:r w:rsidR="00207837">
        <w:rPr>
          <w:rFonts w:hint="eastAsia"/>
          <w:color w:val="000000"/>
          <w:sz w:val="24"/>
          <w:szCs w:val="20"/>
        </w:rPr>
        <w:t>组网</w:t>
      </w:r>
      <w:r>
        <w:rPr>
          <w:color w:val="000000"/>
          <w:sz w:val="24"/>
          <w:szCs w:val="20"/>
        </w:rPr>
        <w:t>参与者选择策略</w:t>
      </w:r>
      <w:r>
        <w:rPr>
          <w:rFonts w:hint="eastAsia"/>
          <w:color w:val="000000"/>
          <w:sz w:val="24"/>
          <w:szCs w:val="20"/>
        </w:rPr>
        <w:t>，在</w:t>
      </w:r>
      <w:r w:rsidRPr="00806E70">
        <w:rPr>
          <w:rFonts w:hint="eastAsia"/>
          <w:color w:val="000000"/>
          <w:sz w:val="24"/>
          <w:szCs w:val="20"/>
        </w:rPr>
        <w:t>任务发起者感知成本受限的条件下，</w:t>
      </w:r>
      <w:r w:rsidR="00283513" w:rsidRPr="00FB51B0">
        <w:rPr>
          <w:rFonts w:hint="eastAsia"/>
          <w:sz w:val="24"/>
          <w:szCs w:val="20"/>
        </w:rPr>
        <w:t>建立</w:t>
      </w:r>
      <w:r w:rsidR="000F5EDB" w:rsidRPr="00FB51B0">
        <w:rPr>
          <w:rFonts w:hint="eastAsia"/>
          <w:sz w:val="24"/>
          <w:szCs w:val="20"/>
        </w:rPr>
        <w:t>感知时空覆盖</w:t>
      </w:r>
      <w:r w:rsidR="00283513" w:rsidRPr="00FB51B0">
        <w:rPr>
          <w:rFonts w:hint="eastAsia"/>
          <w:sz w:val="24"/>
          <w:szCs w:val="20"/>
        </w:rPr>
        <w:t>函数</w:t>
      </w:r>
      <w:r w:rsidR="00283513">
        <w:rPr>
          <w:rFonts w:hint="eastAsia"/>
          <w:color w:val="000000"/>
          <w:sz w:val="24"/>
          <w:szCs w:val="20"/>
        </w:rPr>
        <w:t>，</w:t>
      </w:r>
      <w:r w:rsidRPr="00806E70">
        <w:rPr>
          <w:rFonts w:hint="eastAsia"/>
          <w:color w:val="000000"/>
          <w:sz w:val="24"/>
          <w:szCs w:val="20"/>
        </w:rPr>
        <w:t>最大化感知收益（感知覆盖度）</w:t>
      </w:r>
      <w:r>
        <w:rPr>
          <w:rFonts w:hint="eastAsia"/>
          <w:color w:val="000000"/>
          <w:sz w:val="24"/>
          <w:szCs w:val="20"/>
        </w:rPr>
        <w:t>，</w:t>
      </w:r>
      <w:r w:rsidR="000F5EDB">
        <w:rPr>
          <w:rFonts w:hint="eastAsia"/>
          <w:color w:val="000000"/>
          <w:sz w:val="24"/>
          <w:szCs w:val="20"/>
        </w:rPr>
        <w:t>从而</w:t>
      </w:r>
      <w:r>
        <w:rPr>
          <w:rFonts w:hint="eastAsia"/>
          <w:color w:val="000000"/>
          <w:sz w:val="24"/>
          <w:szCs w:val="20"/>
        </w:rPr>
        <w:t>获得最优质的感知数据。</w:t>
      </w:r>
    </w:p>
    <w:p w14:paraId="5B5A53EF" w14:textId="77777777" w:rsidR="00731956" w:rsidRPr="00261811" w:rsidRDefault="008F0ED5" w:rsidP="007E5885">
      <w:pPr>
        <w:pStyle w:val="a3"/>
        <w:numPr>
          <w:ilvl w:val="1"/>
          <w:numId w:val="2"/>
        </w:numPr>
        <w:spacing w:beforeLines="50" w:before="156" w:afterLines="50" w:after="156" w:line="400" w:lineRule="exact"/>
        <w:ind w:left="0" w:firstLineChars="0" w:firstLine="0"/>
        <w:outlineLvl w:val="1"/>
        <w:rPr>
          <w:rFonts w:ascii="黑体" w:eastAsia="黑体" w:hAnsi="黑体"/>
          <w:b/>
          <w:sz w:val="28"/>
          <w:szCs w:val="28"/>
        </w:rPr>
      </w:pPr>
      <w:bookmarkStart w:id="20" w:name="_Toc533947047"/>
      <w:bookmarkStart w:id="21" w:name="_Toc2282234"/>
      <w:r>
        <w:rPr>
          <w:rFonts w:ascii="黑体" w:eastAsia="黑体" w:hAnsi="黑体"/>
          <w:b/>
          <w:sz w:val="28"/>
          <w:szCs w:val="28"/>
        </w:rPr>
        <w:t>论文</w:t>
      </w:r>
      <w:r w:rsidR="00731956" w:rsidRPr="00261811">
        <w:rPr>
          <w:rFonts w:ascii="黑体" w:eastAsia="黑体" w:hAnsi="黑体"/>
          <w:b/>
          <w:sz w:val="28"/>
          <w:szCs w:val="28"/>
        </w:rPr>
        <w:t>章节安排</w:t>
      </w:r>
      <w:bookmarkEnd w:id="20"/>
      <w:bookmarkEnd w:id="21"/>
    </w:p>
    <w:p w14:paraId="3352F089" w14:textId="77777777" w:rsidR="00731956" w:rsidRPr="001B06CF" w:rsidRDefault="0074539B" w:rsidP="008F77CB">
      <w:pPr>
        <w:adjustRightInd w:val="0"/>
        <w:snapToGrid w:val="0"/>
        <w:spacing w:line="400" w:lineRule="exact"/>
        <w:ind w:firstLine="420"/>
        <w:rPr>
          <w:color w:val="000000"/>
          <w:sz w:val="24"/>
          <w:szCs w:val="20"/>
        </w:rPr>
      </w:pPr>
      <w:r w:rsidRPr="001B06CF">
        <w:rPr>
          <w:rFonts w:hint="eastAsia"/>
          <w:color w:val="000000"/>
          <w:sz w:val="24"/>
          <w:szCs w:val="20"/>
        </w:rPr>
        <w:t>本文分为五章</w:t>
      </w:r>
      <w:r w:rsidR="001B06CF" w:rsidRPr="001B06CF">
        <w:rPr>
          <w:rFonts w:hint="eastAsia"/>
          <w:color w:val="000000"/>
          <w:sz w:val="24"/>
          <w:szCs w:val="20"/>
        </w:rPr>
        <w:t>完成，各章内容安排如下：</w:t>
      </w:r>
    </w:p>
    <w:p w14:paraId="0FE28327" w14:textId="77777777" w:rsidR="00FE7D21" w:rsidRDefault="001B06CF" w:rsidP="008F77CB">
      <w:pPr>
        <w:adjustRightInd w:val="0"/>
        <w:snapToGrid w:val="0"/>
        <w:spacing w:line="400" w:lineRule="exact"/>
        <w:ind w:firstLine="420"/>
        <w:rPr>
          <w:color w:val="000000"/>
          <w:sz w:val="24"/>
          <w:szCs w:val="20"/>
        </w:rPr>
      </w:pPr>
      <w:r w:rsidRPr="001B06CF">
        <w:rPr>
          <w:rFonts w:hint="eastAsia"/>
          <w:color w:val="000000"/>
          <w:sz w:val="24"/>
          <w:szCs w:val="20"/>
        </w:rPr>
        <w:t>第</w:t>
      </w:r>
      <w:r w:rsidRPr="00291FD5">
        <w:rPr>
          <w:rFonts w:ascii="Times New Roman" w:hAnsi="Times New Roman" w:cs="Times New Roman"/>
          <w:color w:val="000000"/>
          <w:sz w:val="24"/>
          <w:szCs w:val="20"/>
        </w:rPr>
        <w:t>1</w:t>
      </w:r>
      <w:r w:rsidRPr="001B06CF">
        <w:rPr>
          <w:rFonts w:hint="eastAsia"/>
          <w:color w:val="000000"/>
          <w:sz w:val="24"/>
          <w:szCs w:val="20"/>
        </w:rPr>
        <w:t>章介绍了本文的研究背景和意义、移动感知技术的</w:t>
      </w:r>
      <w:r>
        <w:rPr>
          <w:rFonts w:hint="eastAsia"/>
          <w:color w:val="000000"/>
          <w:sz w:val="24"/>
          <w:szCs w:val="20"/>
        </w:rPr>
        <w:t>国内外</w:t>
      </w:r>
      <w:r w:rsidRPr="001B06CF">
        <w:rPr>
          <w:rFonts w:hint="eastAsia"/>
          <w:color w:val="000000"/>
          <w:sz w:val="24"/>
          <w:szCs w:val="20"/>
        </w:rPr>
        <w:t>研究现状，</w:t>
      </w:r>
      <w:r>
        <w:rPr>
          <w:rFonts w:hint="eastAsia"/>
          <w:color w:val="000000"/>
          <w:sz w:val="24"/>
          <w:szCs w:val="20"/>
        </w:rPr>
        <w:t>以及</w:t>
      </w:r>
      <w:r w:rsidRPr="001B06CF">
        <w:rPr>
          <w:rFonts w:hint="eastAsia"/>
          <w:color w:val="000000"/>
          <w:sz w:val="24"/>
          <w:szCs w:val="20"/>
        </w:rPr>
        <w:t>本文的</w:t>
      </w:r>
      <w:r>
        <w:rPr>
          <w:rFonts w:hint="eastAsia"/>
          <w:color w:val="000000"/>
          <w:sz w:val="24"/>
          <w:szCs w:val="20"/>
        </w:rPr>
        <w:t>研究内容、论文来源</w:t>
      </w:r>
      <w:r w:rsidRPr="001B06CF">
        <w:rPr>
          <w:rFonts w:hint="eastAsia"/>
          <w:color w:val="000000"/>
          <w:sz w:val="24"/>
          <w:szCs w:val="20"/>
        </w:rPr>
        <w:t>和组织结构安排</w:t>
      </w:r>
      <w:r w:rsidR="00FE7D21">
        <w:rPr>
          <w:rFonts w:hint="eastAsia"/>
          <w:color w:val="000000"/>
          <w:sz w:val="24"/>
          <w:szCs w:val="20"/>
        </w:rPr>
        <w:t>。</w:t>
      </w:r>
    </w:p>
    <w:p w14:paraId="7FCE184D" w14:textId="77777777" w:rsidR="00D368C4" w:rsidRDefault="00FC6675" w:rsidP="008F77CB">
      <w:pPr>
        <w:adjustRightInd w:val="0"/>
        <w:snapToGrid w:val="0"/>
        <w:spacing w:line="400" w:lineRule="exact"/>
        <w:ind w:firstLine="420"/>
        <w:rPr>
          <w:color w:val="000000"/>
          <w:sz w:val="24"/>
          <w:szCs w:val="20"/>
        </w:rPr>
      </w:pPr>
      <w:r>
        <w:rPr>
          <w:rFonts w:hint="eastAsia"/>
          <w:color w:val="000000"/>
          <w:sz w:val="24"/>
          <w:szCs w:val="20"/>
        </w:rPr>
        <w:t>第</w:t>
      </w:r>
      <w:r w:rsidRPr="00291FD5">
        <w:rPr>
          <w:rFonts w:ascii="Times New Roman" w:hAnsi="Times New Roman" w:cs="Times New Roman" w:hint="eastAsia"/>
          <w:color w:val="000000"/>
          <w:sz w:val="24"/>
          <w:szCs w:val="20"/>
        </w:rPr>
        <w:t>2</w:t>
      </w:r>
      <w:r>
        <w:rPr>
          <w:rFonts w:hint="eastAsia"/>
          <w:color w:val="000000"/>
          <w:sz w:val="24"/>
          <w:szCs w:val="20"/>
        </w:rPr>
        <w:t>章主要阐述移动群体感知技术，包括</w:t>
      </w:r>
      <w:r w:rsidR="00416B62">
        <w:rPr>
          <w:rFonts w:hint="eastAsia"/>
          <w:color w:val="000000"/>
          <w:sz w:val="24"/>
          <w:szCs w:val="20"/>
        </w:rPr>
        <w:t>系统组成、典型应用以及</w:t>
      </w:r>
      <w:r w:rsidR="00FE7D21">
        <w:rPr>
          <w:rFonts w:hint="eastAsia"/>
          <w:color w:val="000000"/>
          <w:sz w:val="24"/>
          <w:szCs w:val="20"/>
        </w:rPr>
        <w:t>面临的关键问题，并介绍移动群体感知系统中常用的信息接入技术。</w:t>
      </w:r>
    </w:p>
    <w:p w14:paraId="20873776" w14:textId="77777777" w:rsidR="00D368C4" w:rsidRDefault="00FE7D21" w:rsidP="008F77CB">
      <w:pPr>
        <w:adjustRightInd w:val="0"/>
        <w:snapToGrid w:val="0"/>
        <w:spacing w:line="400" w:lineRule="exact"/>
        <w:ind w:firstLine="420"/>
        <w:rPr>
          <w:color w:val="000000"/>
          <w:sz w:val="24"/>
          <w:szCs w:val="20"/>
        </w:rPr>
      </w:pPr>
      <w:r>
        <w:rPr>
          <w:rFonts w:hint="eastAsia"/>
          <w:color w:val="000000"/>
          <w:sz w:val="24"/>
          <w:szCs w:val="20"/>
        </w:rPr>
        <w:t>第</w:t>
      </w:r>
      <w:r w:rsidRPr="00291FD5">
        <w:rPr>
          <w:rFonts w:ascii="Times New Roman" w:hAnsi="Times New Roman" w:cs="Times New Roman"/>
          <w:color w:val="000000"/>
          <w:sz w:val="24"/>
          <w:szCs w:val="20"/>
        </w:rPr>
        <w:t>3</w:t>
      </w:r>
      <w:r>
        <w:rPr>
          <w:rFonts w:hint="eastAsia"/>
          <w:color w:val="000000"/>
          <w:sz w:val="24"/>
          <w:szCs w:val="20"/>
        </w:rPr>
        <w:t>章</w:t>
      </w:r>
      <w:r w:rsidR="00D27C8A">
        <w:rPr>
          <w:rFonts w:hint="eastAsia"/>
          <w:color w:val="000000"/>
          <w:sz w:val="24"/>
          <w:szCs w:val="20"/>
        </w:rPr>
        <w:t>主要</w:t>
      </w:r>
      <w:r w:rsidR="00CA14B0">
        <w:rPr>
          <w:rFonts w:hint="eastAsia"/>
          <w:color w:val="000000"/>
          <w:sz w:val="24"/>
          <w:szCs w:val="20"/>
        </w:rPr>
        <w:t>根据前面工作建立城市感知模型，并在城市感知模型的基础上构建基于城市公共交通的车载移动群体感知网络系统模型，该模型主要用时空覆盖度这个指标来衡量网络的性能。为了最大化是时空覆盖度，选择最优的车辆参与城市感知，</w:t>
      </w:r>
      <w:r w:rsidR="00D27C8A">
        <w:rPr>
          <w:rFonts w:hint="eastAsia"/>
          <w:color w:val="000000"/>
          <w:sz w:val="24"/>
          <w:szCs w:val="20"/>
        </w:rPr>
        <w:t>设计了基于贪心和枚举算法的参与者选择策略。</w:t>
      </w:r>
    </w:p>
    <w:p w14:paraId="7E677C82" w14:textId="77777777" w:rsidR="00D27C8A" w:rsidRPr="00105DAF" w:rsidRDefault="00D27C8A" w:rsidP="008F77CB">
      <w:pPr>
        <w:adjustRightInd w:val="0"/>
        <w:snapToGrid w:val="0"/>
        <w:spacing w:line="400" w:lineRule="exact"/>
        <w:ind w:firstLine="420"/>
        <w:rPr>
          <w:color w:val="000000"/>
          <w:sz w:val="24"/>
          <w:szCs w:val="20"/>
        </w:rPr>
      </w:pPr>
      <w:r>
        <w:rPr>
          <w:rFonts w:hint="eastAsia"/>
          <w:color w:val="000000"/>
          <w:sz w:val="24"/>
          <w:szCs w:val="20"/>
        </w:rPr>
        <w:t>第</w:t>
      </w:r>
      <w:r w:rsidRPr="00291FD5">
        <w:rPr>
          <w:rFonts w:ascii="Times New Roman" w:hAnsi="Times New Roman" w:cs="Times New Roman" w:hint="eastAsia"/>
          <w:color w:val="000000"/>
          <w:sz w:val="24"/>
          <w:szCs w:val="20"/>
        </w:rPr>
        <w:t>4</w:t>
      </w:r>
      <w:r>
        <w:rPr>
          <w:rFonts w:hint="eastAsia"/>
          <w:color w:val="000000"/>
          <w:sz w:val="24"/>
          <w:szCs w:val="20"/>
        </w:rPr>
        <w:t>章，通过</w:t>
      </w:r>
      <w:r w:rsidRPr="00D27C8A">
        <w:rPr>
          <w:rFonts w:hint="eastAsia"/>
          <w:color w:val="000000"/>
          <w:sz w:val="24"/>
          <w:szCs w:val="20"/>
        </w:rPr>
        <w:t>仿真实验验证</w:t>
      </w:r>
      <w:r>
        <w:rPr>
          <w:rFonts w:hint="eastAsia"/>
          <w:color w:val="000000"/>
          <w:sz w:val="24"/>
          <w:szCs w:val="20"/>
        </w:rPr>
        <w:t>本文提出的参与者</w:t>
      </w:r>
      <w:r w:rsidRPr="00D27C8A">
        <w:rPr>
          <w:rFonts w:hint="eastAsia"/>
          <w:color w:val="000000"/>
          <w:sz w:val="24"/>
          <w:szCs w:val="20"/>
        </w:rPr>
        <w:t>选择算法的性能并对结果进行分析。通过与随机</w:t>
      </w:r>
      <w:r w:rsidR="00543CE7">
        <w:rPr>
          <w:rFonts w:hint="eastAsia"/>
          <w:color w:val="000000"/>
          <w:sz w:val="24"/>
          <w:szCs w:val="20"/>
        </w:rPr>
        <w:t>参与者选择</w:t>
      </w:r>
      <w:r w:rsidRPr="00D27C8A">
        <w:rPr>
          <w:rFonts w:hint="eastAsia"/>
          <w:color w:val="000000"/>
          <w:sz w:val="24"/>
          <w:szCs w:val="20"/>
        </w:rPr>
        <w:t>算法</w:t>
      </w:r>
      <w:r w:rsidRPr="00E9047C">
        <w:rPr>
          <w:rFonts w:ascii="Times New Roman" w:hAnsi="Times New Roman" w:cs="Times New Roman" w:hint="eastAsia"/>
          <w:sz w:val="24"/>
          <w:szCs w:val="24"/>
        </w:rPr>
        <w:t>（</w:t>
      </w:r>
      <w:r w:rsidRPr="00E9047C">
        <w:rPr>
          <w:rFonts w:ascii="Times New Roman" w:hAnsi="Times New Roman" w:cs="Times New Roman" w:hint="eastAsia"/>
          <w:sz w:val="24"/>
          <w:szCs w:val="24"/>
        </w:rPr>
        <w:t>R</w:t>
      </w:r>
      <w:r w:rsidR="00543CE7" w:rsidRPr="00E9047C">
        <w:rPr>
          <w:rFonts w:ascii="Times New Roman" w:hAnsi="Times New Roman" w:cs="Times New Roman" w:hint="eastAsia"/>
          <w:sz w:val="24"/>
          <w:szCs w:val="24"/>
        </w:rPr>
        <w:t>andom</w:t>
      </w:r>
      <w:r w:rsidRPr="00E9047C">
        <w:rPr>
          <w:rFonts w:ascii="Times New Roman" w:hAnsi="Times New Roman" w:cs="Times New Roman" w:hint="eastAsia"/>
          <w:sz w:val="24"/>
          <w:szCs w:val="24"/>
        </w:rPr>
        <w:t>）</w:t>
      </w:r>
      <w:r w:rsidRPr="00D27C8A">
        <w:rPr>
          <w:rFonts w:hint="eastAsia"/>
          <w:color w:val="000000"/>
          <w:sz w:val="24"/>
          <w:szCs w:val="20"/>
        </w:rPr>
        <w:t>、</w:t>
      </w:r>
      <w:r w:rsidR="00543CE7">
        <w:rPr>
          <w:rFonts w:hint="eastAsia"/>
          <w:color w:val="000000"/>
          <w:sz w:val="24"/>
          <w:szCs w:val="20"/>
        </w:rPr>
        <w:t>基于贪心策略的</w:t>
      </w:r>
      <w:r w:rsidRPr="00D27C8A">
        <w:rPr>
          <w:rFonts w:hint="eastAsia"/>
          <w:color w:val="000000"/>
          <w:sz w:val="24"/>
          <w:szCs w:val="20"/>
        </w:rPr>
        <w:t>参与者选择算法</w:t>
      </w:r>
      <w:r w:rsidR="00543CE7" w:rsidRPr="00E9047C">
        <w:rPr>
          <w:rFonts w:ascii="Times New Roman" w:hAnsi="Times New Roman" w:cs="Times New Roman" w:hint="eastAsia"/>
          <w:sz w:val="24"/>
          <w:szCs w:val="24"/>
        </w:rPr>
        <w:t>（</w:t>
      </w:r>
      <w:r w:rsidR="00543CE7" w:rsidRPr="00E9047C">
        <w:rPr>
          <w:rFonts w:ascii="Times New Roman" w:hAnsi="Times New Roman" w:cs="Times New Roman" w:hint="eastAsia"/>
          <w:sz w:val="24"/>
          <w:szCs w:val="24"/>
        </w:rPr>
        <w:t>Greedy</w:t>
      </w:r>
      <w:r w:rsidR="00543CE7" w:rsidRPr="00E9047C">
        <w:rPr>
          <w:rFonts w:ascii="Times New Roman" w:hAnsi="Times New Roman" w:cs="Times New Roman"/>
          <w:sz w:val="24"/>
          <w:szCs w:val="24"/>
        </w:rPr>
        <w:t>-SC</w:t>
      </w:r>
      <w:r w:rsidR="00543CE7" w:rsidRPr="00E9047C">
        <w:rPr>
          <w:rFonts w:ascii="Times New Roman" w:hAnsi="Times New Roman" w:cs="Times New Roman" w:hint="eastAsia"/>
          <w:sz w:val="24"/>
          <w:szCs w:val="24"/>
        </w:rPr>
        <w:t>）</w:t>
      </w:r>
      <w:r w:rsidR="00543CE7">
        <w:rPr>
          <w:rFonts w:hint="eastAsia"/>
          <w:color w:val="000000"/>
          <w:sz w:val="24"/>
          <w:szCs w:val="20"/>
        </w:rPr>
        <w:t>以及枚举参与者选择算</w:t>
      </w:r>
      <w:r w:rsidR="00543CE7" w:rsidRPr="00E9047C">
        <w:rPr>
          <w:rFonts w:ascii="Times New Roman" w:hAnsi="Times New Roman" w:cs="Times New Roman" w:hint="eastAsia"/>
          <w:sz w:val="24"/>
          <w:szCs w:val="24"/>
        </w:rPr>
        <w:t>法（</w:t>
      </w:r>
      <w:r w:rsidR="00543CE7" w:rsidRPr="00E9047C">
        <w:rPr>
          <w:rFonts w:ascii="Times New Roman" w:hAnsi="Times New Roman" w:cs="Times New Roman" w:hint="eastAsia"/>
          <w:sz w:val="24"/>
          <w:szCs w:val="24"/>
        </w:rPr>
        <w:t>Enumeration</w:t>
      </w:r>
      <w:r w:rsidR="00543CE7" w:rsidRPr="00E9047C">
        <w:rPr>
          <w:rFonts w:ascii="Times New Roman" w:hAnsi="Times New Roman" w:cs="Times New Roman" w:hint="eastAsia"/>
          <w:sz w:val="24"/>
          <w:szCs w:val="24"/>
        </w:rPr>
        <w:t>）</w:t>
      </w:r>
      <w:r w:rsidR="00543CE7">
        <w:rPr>
          <w:rFonts w:hint="eastAsia"/>
          <w:color w:val="000000"/>
          <w:sz w:val="24"/>
          <w:szCs w:val="20"/>
        </w:rPr>
        <w:t>三</w:t>
      </w:r>
      <w:r w:rsidRPr="00D27C8A">
        <w:rPr>
          <w:rFonts w:hint="eastAsia"/>
          <w:color w:val="000000"/>
          <w:sz w:val="24"/>
          <w:szCs w:val="20"/>
        </w:rPr>
        <w:t>个算法进行</w:t>
      </w:r>
      <w:r w:rsidR="00543CE7">
        <w:rPr>
          <w:rFonts w:hint="eastAsia"/>
          <w:color w:val="000000"/>
          <w:sz w:val="24"/>
          <w:szCs w:val="20"/>
        </w:rPr>
        <w:t>结果</w:t>
      </w:r>
      <w:r w:rsidRPr="00D27C8A">
        <w:rPr>
          <w:rFonts w:hint="eastAsia"/>
          <w:color w:val="000000"/>
          <w:sz w:val="24"/>
          <w:szCs w:val="20"/>
        </w:rPr>
        <w:t>对比，</w:t>
      </w:r>
      <w:r w:rsidR="00543CE7">
        <w:rPr>
          <w:rFonts w:hint="eastAsia"/>
          <w:color w:val="000000"/>
          <w:sz w:val="24"/>
          <w:szCs w:val="20"/>
        </w:rPr>
        <w:t>分别</w:t>
      </w:r>
      <w:r w:rsidRPr="00D27C8A">
        <w:rPr>
          <w:rFonts w:hint="eastAsia"/>
          <w:color w:val="000000"/>
          <w:sz w:val="24"/>
          <w:szCs w:val="20"/>
        </w:rPr>
        <w:t>从</w:t>
      </w:r>
      <w:r w:rsidR="00543CE7">
        <w:rPr>
          <w:rFonts w:hint="eastAsia"/>
          <w:color w:val="000000"/>
          <w:sz w:val="24"/>
          <w:szCs w:val="20"/>
        </w:rPr>
        <w:t>感知参与者数目</w:t>
      </w:r>
      <w:r w:rsidRPr="00D27C8A">
        <w:rPr>
          <w:rFonts w:hint="eastAsia"/>
          <w:color w:val="000000"/>
          <w:sz w:val="24"/>
          <w:szCs w:val="20"/>
        </w:rPr>
        <w:t>、</w:t>
      </w:r>
      <w:r w:rsidR="00543CE7">
        <w:rPr>
          <w:rFonts w:hint="eastAsia"/>
          <w:color w:val="000000"/>
          <w:sz w:val="24"/>
          <w:szCs w:val="20"/>
        </w:rPr>
        <w:t>感知成本预算</w:t>
      </w:r>
      <w:r w:rsidRPr="00D27C8A">
        <w:rPr>
          <w:rFonts w:hint="eastAsia"/>
          <w:color w:val="000000"/>
          <w:sz w:val="24"/>
          <w:szCs w:val="20"/>
        </w:rPr>
        <w:t>、</w:t>
      </w:r>
      <w:r w:rsidR="00543CE7">
        <w:rPr>
          <w:rFonts w:hint="eastAsia"/>
          <w:color w:val="000000"/>
          <w:sz w:val="24"/>
          <w:szCs w:val="20"/>
        </w:rPr>
        <w:t>感知时段</w:t>
      </w:r>
      <w:r w:rsidRPr="00D27C8A">
        <w:rPr>
          <w:rFonts w:hint="eastAsia"/>
          <w:color w:val="000000"/>
          <w:sz w:val="24"/>
          <w:szCs w:val="20"/>
        </w:rPr>
        <w:t>三个方面的变化来衡量</w:t>
      </w:r>
      <w:r w:rsidR="00543CE7">
        <w:rPr>
          <w:rFonts w:hint="eastAsia"/>
          <w:color w:val="000000"/>
          <w:sz w:val="24"/>
          <w:szCs w:val="20"/>
        </w:rPr>
        <w:t>这四</w:t>
      </w:r>
      <w:r w:rsidRPr="00D27C8A">
        <w:rPr>
          <w:rFonts w:hint="eastAsia"/>
          <w:color w:val="000000"/>
          <w:sz w:val="24"/>
          <w:szCs w:val="20"/>
        </w:rPr>
        <w:t>个算法</w:t>
      </w:r>
      <w:r w:rsidR="00543CE7">
        <w:rPr>
          <w:rFonts w:hint="eastAsia"/>
          <w:color w:val="000000"/>
          <w:sz w:val="24"/>
          <w:szCs w:val="20"/>
        </w:rPr>
        <w:t>的</w:t>
      </w:r>
      <w:r w:rsidRPr="00D27C8A">
        <w:rPr>
          <w:rFonts w:hint="eastAsia"/>
          <w:color w:val="000000"/>
          <w:sz w:val="24"/>
          <w:szCs w:val="20"/>
        </w:rPr>
        <w:t>感知数据覆盖率方面性能的优劣，</w:t>
      </w:r>
      <w:r w:rsidR="00543CE7">
        <w:rPr>
          <w:rFonts w:hint="eastAsia"/>
          <w:color w:val="000000"/>
          <w:sz w:val="24"/>
          <w:szCs w:val="20"/>
        </w:rPr>
        <w:t>并仿真对比了这四个算法执行时间，从而</w:t>
      </w:r>
      <w:r w:rsidRPr="00D27C8A">
        <w:rPr>
          <w:rFonts w:hint="eastAsia"/>
          <w:color w:val="000000"/>
          <w:sz w:val="24"/>
          <w:szCs w:val="20"/>
        </w:rPr>
        <w:t>验证了本文所设计算法的有效性。</w:t>
      </w:r>
    </w:p>
    <w:p w14:paraId="632094D7" w14:textId="77777777" w:rsidR="005E7054" w:rsidRPr="00105DAF" w:rsidRDefault="00434650" w:rsidP="0011672A">
      <w:pPr>
        <w:spacing w:line="400" w:lineRule="exact"/>
        <w:rPr>
          <w:color w:val="000000"/>
          <w:sz w:val="24"/>
          <w:szCs w:val="20"/>
        </w:rPr>
      </w:pPr>
      <w:r>
        <w:rPr>
          <w:color w:val="000000"/>
          <w:sz w:val="24"/>
          <w:szCs w:val="20"/>
        </w:rPr>
        <w:tab/>
      </w:r>
      <w:r w:rsidR="0011672A" w:rsidRPr="0011672A">
        <w:rPr>
          <w:rFonts w:hint="eastAsia"/>
          <w:color w:val="000000"/>
          <w:sz w:val="24"/>
          <w:szCs w:val="20"/>
        </w:rPr>
        <w:t>第</w:t>
      </w:r>
      <w:r w:rsidR="00947564" w:rsidRPr="00291FD5">
        <w:rPr>
          <w:rFonts w:ascii="Times New Roman" w:hAnsi="Times New Roman" w:cs="Times New Roman" w:hint="eastAsia"/>
          <w:color w:val="000000"/>
          <w:sz w:val="24"/>
          <w:szCs w:val="20"/>
        </w:rPr>
        <w:t>5</w:t>
      </w:r>
      <w:r w:rsidR="0011672A" w:rsidRPr="0011672A">
        <w:rPr>
          <w:rFonts w:hint="eastAsia"/>
          <w:color w:val="000000"/>
          <w:sz w:val="24"/>
          <w:szCs w:val="20"/>
        </w:rPr>
        <w:t>章对全文进行了总结，指出了本文存在的不足，并探讨了</w:t>
      </w:r>
      <w:r w:rsidR="00822A36">
        <w:rPr>
          <w:rFonts w:hint="eastAsia"/>
          <w:color w:val="000000"/>
          <w:sz w:val="24"/>
          <w:szCs w:val="20"/>
        </w:rPr>
        <w:t>车载移动群体感知</w:t>
      </w:r>
      <w:r w:rsidR="0011672A" w:rsidRPr="0011672A">
        <w:rPr>
          <w:rFonts w:hint="eastAsia"/>
          <w:color w:val="000000"/>
          <w:sz w:val="24"/>
          <w:szCs w:val="20"/>
        </w:rPr>
        <w:t>未来研究趋势。</w:t>
      </w:r>
    </w:p>
    <w:p w14:paraId="73FAE1A1" w14:textId="77777777" w:rsidR="00855220" w:rsidRDefault="00902797" w:rsidP="00855220">
      <w:pPr>
        <w:widowControl/>
        <w:jc w:val="left"/>
        <w:rPr>
          <w:rFonts w:ascii="宋体" w:eastAsia="宋体" w:hAnsi="宋体"/>
          <w:sz w:val="24"/>
          <w:szCs w:val="24"/>
        </w:rPr>
        <w:sectPr w:rsidR="00855220" w:rsidSect="00277549">
          <w:headerReference w:type="default" r:id="rId15"/>
          <w:footerReference w:type="even" r:id="rId16"/>
          <w:footerReference w:type="default" r:id="rId17"/>
          <w:pgSz w:w="11906" w:h="16838"/>
          <w:pgMar w:top="1440" w:right="1800" w:bottom="1440" w:left="1800" w:header="851" w:footer="992" w:gutter="0"/>
          <w:pgNumType w:start="1"/>
          <w:cols w:space="425"/>
          <w:docGrid w:type="lines" w:linePitch="312"/>
        </w:sectPr>
      </w:pPr>
      <w:r>
        <w:rPr>
          <w:rFonts w:ascii="宋体" w:eastAsia="宋体" w:hAnsi="宋体"/>
          <w:sz w:val="24"/>
          <w:szCs w:val="24"/>
        </w:rPr>
        <w:br w:type="page"/>
      </w:r>
    </w:p>
    <w:p w14:paraId="7AAEE268" w14:textId="77777777" w:rsidR="00855220" w:rsidRPr="00843633" w:rsidRDefault="00843633" w:rsidP="00843633">
      <w:pPr>
        <w:pStyle w:val="1"/>
        <w:spacing w:beforeLines="100" w:before="312" w:afterLines="200" w:after="624" w:line="400" w:lineRule="exact"/>
        <w:jc w:val="center"/>
        <w:rPr>
          <w:rFonts w:eastAsia="黑体"/>
          <w:sz w:val="32"/>
        </w:rPr>
      </w:pPr>
      <w:bookmarkStart w:id="22" w:name="_Toc2282235"/>
      <w:r>
        <w:rPr>
          <w:rFonts w:eastAsia="黑体" w:hint="eastAsia"/>
          <w:sz w:val="32"/>
        </w:rPr>
        <w:lastRenderedPageBreak/>
        <w:t>第二章</w:t>
      </w:r>
      <w:r>
        <w:rPr>
          <w:rFonts w:eastAsia="黑体" w:hint="eastAsia"/>
          <w:sz w:val="32"/>
        </w:rPr>
        <w:t xml:space="preserve"> </w:t>
      </w:r>
      <w:r>
        <w:rPr>
          <w:rFonts w:eastAsia="黑体"/>
          <w:sz w:val="32"/>
        </w:rPr>
        <w:t xml:space="preserve"> </w:t>
      </w:r>
      <w:r w:rsidR="00855220" w:rsidRPr="00843633">
        <w:rPr>
          <w:rFonts w:eastAsia="黑体" w:hint="eastAsia"/>
          <w:sz w:val="32"/>
        </w:rPr>
        <w:t>移动群体感知技术概述</w:t>
      </w:r>
      <w:bookmarkEnd w:id="22"/>
    </w:p>
    <w:p w14:paraId="2230B8FA" w14:textId="77777777" w:rsidR="00806E70" w:rsidRDefault="000838C4" w:rsidP="00855220">
      <w:pPr>
        <w:spacing w:line="400" w:lineRule="exact"/>
        <w:ind w:firstLine="420"/>
        <w:rPr>
          <w:rFonts w:ascii="宋体" w:eastAsia="宋体" w:hAnsi="宋体"/>
          <w:sz w:val="24"/>
          <w:szCs w:val="24"/>
        </w:rPr>
      </w:pPr>
      <w:r>
        <w:rPr>
          <w:rFonts w:ascii="宋体" w:eastAsia="宋体" w:hAnsi="宋体"/>
          <w:sz w:val="24"/>
          <w:szCs w:val="24"/>
        </w:rPr>
        <w:t>上一章阐述了在建设智慧城市的大背景下</w:t>
      </w:r>
      <w:r>
        <w:rPr>
          <w:rFonts w:ascii="宋体" w:eastAsia="宋体" w:hAnsi="宋体" w:hint="eastAsia"/>
          <w:sz w:val="24"/>
          <w:szCs w:val="24"/>
        </w:rPr>
        <w:t>，</w:t>
      </w:r>
      <w:r>
        <w:rPr>
          <w:rFonts w:ascii="宋体" w:eastAsia="宋体" w:hAnsi="宋体"/>
          <w:sz w:val="24"/>
          <w:szCs w:val="24"/>
        </w:rPr>
        <w:t>建设城市感知网络的重要性</w:t>
      </w:r>
      <w:r>
        <w:rPr>
          <w:rFonts w:ascii="宋体" w:eastAsia="宋体" w:hAnsi="宋体" w:hint="eastAsia"/>
          <w:sz w:val="24"/>
          <w:szCs w:val="24"/>
        </w:rPr>
        <w:t>。</w:t>
      </w:r>
      <w:r>
        <w:rPr>
          <w:rFonts w:ascii="宋体" w:eastAsia="宋体" w:hAnsi="宋体"/>
          <w:sz w:val="24"/>
          <w:szCs w:val="24"/>
        </w:rPr>
        <w:t>通过对比无线传感器网络和移动群体感知网络</w:t>
      </w:r>
      <w:r>
        <w:rPr>
          <w:rFonts w:ascii="宋体" w:eastAsia="宋体" w:hAnsi="宋体" w:hint="eastAsia"/>
          <w:sz w:val="24"/>
          <w:szCs w:val="24"/>
        </w:rPr>
        <w:t>，</w:t>
      </w:r>
      <w:r w:rsidR="0055055F">
        <w:rPr>
          <w:rFonts w:ascii="宋体" w:eastAsia="宋体" w:hAnsi="宋体" w:hint="eastAsia"/>
          <w:sz w:val="24"/>
          <w:szCs w:val="24"/>
        </w:rPr>
        <w:t>分析</w:t>
      </w:r>
      <w:r>
        <w:rPr>
          <w:rFonts w:ascii="宋体" w:eastAsia="宋体" w:hAnsi="宋体" w:hint="eastAsia"/>
          <w:sz w:val="24"/>
          <w:szCs w:val="24"/>
        </w:rPr>
        <w:t>出移动群体感知网络对于建设城市感知的优势</w:t>
      </w:r>
      <w:r w:rsidR="0055055F">
        <w:rPr>
          <w:rFonts w:ascii="宋体" w:eastAsia="宋体" w:hAnsi="宋体" w:hint="eastAsia"/>
          <w:sz w:val="24"/>
          <w:szCs w:val="24"/>
        </w:rPr>
        <w:t>，</w:t>
      </w:r>
      <w:r>
        <w:rPr>
          <w:rFonts w:ascii="宋体" w:eastAsia="宋体" w:hAnsi="宋体" w:hint="eastAsia"/>
          <w:sz w:val="24"/>
          <w:szCs w:val="24"/>
        </w:rPr>
        <w:t>针对国内外对移动群体感知相关技术的研究进行了回顾</w:t>
      </w:r>
      <w:r w:rsidR="0055055F">
        <w:rPr>
          <w:rFonts w:ascii="宋体" w:eastAsia="宋体" w:hAnsi="宋体" w:hint="eastAsia"/>
          <w:sz w:val="24"/>
          <w:szCs w:val="24"/>
        </w:rPr>
        <w:t>。本章</w:t>
      </w:r>
      <w:r w:rsidR="00BE2C8C">
        <w:rPr>
          <w:rFonts w:ascii="宋体" w:eastAsia="宋体" w:hAnsi="宋体" w:hint="eastAsia"/>
          <w:sz w:val="24"/>
          <w:szCs w:val="24"/>
        </w:rPr>
        <w:t>主要介绍移动群体感知系统相关内容</w:t>
      </w:r>
      <w:r w:rsidR="00A71CC5">
        <w:rPr>
          <w:rFonts w:ascii="宋体" w:eastAsia="宋体" w:hAnsi="宋体" w:hint="eastAsia"/>
          <w:sz w:val="24"/>
          <w:szCs w:val="24"/>
        </w:rPr>
        <w:t>以及</w:t>
      </w:r>
      <w:r w:rsidR="0055055F">
        <w:rPr>
          <w:rFonts w:ascii="宋体" w:eastAsia="宋体" w:hAnsi="宋体" w:hint="eastAsia"/>
          <w:sz w:val="24"/>
          <w:szCs w:val="24"/>
        </w:rPr>
        <w:t>车载移动群体感知的</w:t>
      </w:r>
      <w:r w:rsidR="00B4728F">
        <w:rPr>
          <w:rFonts w:ascii="宋体" w:eastAsia="宋体" w:hAnsi="宋体" w:hint="eastAsia"/>
          <w:sz w:val="24"/>
          <w:szCs w:val="24"/>
        </w:rPr>
        <w:t>信息</w:t>
      </w:r>
      <w:r w:rsidR="0055055F">
        <w:rPr>
          <w:rFonts w:ascii="宋体" w:eastAsia="宋体" w:hAnsi="宋体" w:hint="eastAsia"/>
          <w:sz w:val="24"/>
          <w:szCs w:val="24"/>
        </w:rPr>
        <w:t>接入技术</w:t>
      </w:r>
      <w:r w:rsidR="00A71CC5">
        <w:rPr>
          <w:rFonts w:ascii="宋体" w:eastAsia="宋体" w:hAnsi="宋体" w:hint="eastAsia"/>
          <w:sz w:val="24"/>
          <w:szCs w:val="24"/>
        </w:rPr>
        <w:t>。</w:t>
      </w:r>
    </w:p>
    <w:p w14:paraId="423518C6" w14:textId="77777777" w:rsidR="00806E70" w:rsidRPr="00806E70" w:rsidRDefault="00806E70" w:rsidP="00855220">
      <w:pPr>
        <w:pStyle w:val="a3"/>
        <w:numPr>
          <w:ilvl w:val="1"/>
          <w:numId w:val="4"/>
        </w:numPr>
        <w:spacing w:beforeLines="50" w:before="156" w:afterLines="50" w:after="156" w:line="400" w:lineRule="exact"/>
        <w:ind w:left="621" w:hangingChars="221" w:hanging="621"/>
        <w:outlineLvl w:val="1"/>
        <w:rPr>
          <w:rFonts w:ascii="黑体" w:eastAsia="黑体" w:hAnsi="黑体"/>
          <w:b/>
          <w:sz w:val="28"/>
          <w:szCs w:val="28"/>
        </w:rPr>
      </w:pPr>
      <w:bookmarkStart w:id="23" w:name="_Toc533947049"/>
      <w:bookmarkStart w:id="24" w:name="_Toc2282236"/>
      <w:r w:rsidRPr="00806E70">
        <w:rPr>
          <w:rFonts w:ascii="黑体" w:eastAsia="黑体" w:hAnsi="黑体"/>
          <w:b/>
          <w:sz w:val="28"/>
          <w:szCs w:val="28"/>
        </w:rPr>
        <w:t>引言</w:t>
      </w:r>
      <w:bookmarkEnd w:id="23"/>
      <w:bookmarkEnd w:id="24"/>
    </w:p>
    <w:p w14:paraId="0A04487D" w14:textId="77777777" w:rsidR="003A51B5" w:rsidRPr="003A51B5" w:rsidRDefault="00F7499B" w:rsidP="003A51B5">
      <w:pPr>
        <w:pStyle w:val="a3"/>
        <w:spacing w:line="400" w:lineRule="exact"/>
        <w:ind w:firstLine="480"/>
        <w:rPr>
          <w:rFonts w:ascii="宋体" w:eastAsia="宋体" w:hAnsi="宋体"/>
          <w:sz w:val="24"/>
          <w:szCs w:val="24"/>
        </w:rPr>
      </w:pPr>
      <w:r>
        <w:rPr>
          <w:rFonts w:ascii="宋体" w:eastAsia="宋体" w:hAnsi="宋体"/>
          <w:sz w:val="24"/>
          <w:szCs w:val="24"/>
        </w:rPr>
        <w:t>传感器技术</w:t>
      </w:r>
      <w:r>
        <w:rPr>
          <w:rFonts w:ascii="宋体" w:eastAsia="宋体" w:hAnsi="宋体" w:hint="eastAsia"/>
          <w:sz w:val="24"/>
          <w:szCs w:val="24"/>
        </w:rPr>
        <w:t>、</w:t>
      </w:r>
      <w:r>
        <w:rPr>
          <w:rFonts w:ascii="宋体" w:eastAsia="宋体" w:hAnsi="宋体"/>
          <w:sz w:val="24"/>
          <w:szCs w:val="24"/>
        </w:rPr>
        <w:t>通信技术</w:t>
      </w:r>
      <w:r>
        <w:rPr>
          <w:rFonts w:ascii="宋体" w:eastAsia="宋体" w:hAnsi="宋体" w:hint="eastAsia"/>
          <w:sz w:val="24"/>
          <w:szCs w:val="24"/>
        </w:rPr>
        <w:t>（如</w:t>
      </w:r>
      <w:r w:rsidRPr="00E9047C">
        <w:rPr>
          <w:rFonts w:ascii="Times New Roman" w:hAnsi="Times New Roman" w:cs="Times New Roman"/>
          <w:sz w:val="24"/>
          <w:szCs w:val="24"/>
        </w:rPr>
        <w:t>3G</w:t>
      </w:r>
      <w:r w:rsidRPr="00E9047C">
        <w:rPr>
          <w:rFonts w:ascii="Times New Roman" w:hAnsi="Times New Roman" w:cs="Times New Roman" w:hint="eastAsia"/>
          <w:sz w:val="24"/>
          <w:szCs w:val="24"/>
        </w:rPr>
        <w:t>/</w:t>
      </w:r>
      <w:r w:rsidRPr="00E9047C">
        <w:rPr>
          <w:rFonts w:ascii="Times New Roman" w:hAnsi="Times New Roman" w:cs="Times New Roman"/>
          <w:sz w:val="24"/>
          <w:szCs w:val="24"/>
        </w:rPr>
        <w:t>4G/5G/ZigBee</w:t>
      </w:r>
      <w:r>
        <w:rPr>
          <w:rFonts w:ascii="宋体" w:eastAsia="宋体" w:hAnsi="宋体"/>
          <w:sz w:val="24"/>
          <w:szCs w:val="24"/>
        </w:rPr>
        <w:t>）及互联网等技术的飞速发展</w:t>
      </w:r>
      <w:r>
        <w:rPr>
          <w:rFonts w:ascii="宋体" w:eastAsia="宋体" w:hAnsi="宋体" w:hint="eastAsia"/>
          <w:sz w:val="24"/>
          <w:szCs w:val="24"/>
        </w:rPr>
        <w:t>，移动智能终端（如</w:t>
      </w:r>
      <w:r w:rsidRPr="00E9047C">
        <w:rPr>
          <w:rFonts w:ascii="Times New Roman" w:hAnsi="Times New Roman" w:cs="Times New Roman" w:hint="eastAsia"/>
          <w:sz w:val="24"/>
          <w:szCs w:val="24"/>
        </w:rPr>
        <w:t>Android</w:t>
      </w:r>
      <w:r>
        <w:rPr>
          <w:rFonts w:ascii="宋体" w:eastAsia="宋体" w:hAnsi="宋体"/>
          <w:sz w:val="24"/>
          <w:szCs w:val="24"/>
        </w:rPr>
        <w:t>手机</w:t>
      </w:r>
      <w:r>
        <w:rPr>
          <w:rFonts w:ascii="宋体" w:eastAsia="宋体" w:hAnsi="宋体" w:hint="eastAsia"/>
          <w:sz w:val="24"/>
          <w:szCs w:val="24"/>
        </w:rPr>
        <w:t>，</w:t>
      </w:r>
      <w:r w:rsidRPr="00E9047C">
        <w:rPr>
          <w:rFonts w:ascii="Times New Roman" w:hAnsi="Times New Roman" w:cs="Times New Roman"/>
          <w:sz w:val="24"/>
          <w:szCs w:val="24"/>
        </w:rPr>
        <w:t>iPhone</w:t>
      </w:r>
      <w:r>
        <w:rPr>
          <w:rFonts w:ascii="宋体" w:eastAsia="宋体" w:hAnsi="宋体"/>
          <w:sz w:val="24"/>
          <w:szCs w:val="24"/>
        </w:rPr>
        <w:t>手机</w:t>
      </w:r>
      <w:r>
        <w:rPr>
          <w:rFonts w:ascii="宋体" w:eastAsia="宋体" w:hAnsi="宋体" w:hint="eastAsia"/>
          <w:sz w:val="24"/>
          <w:szCs w:val="24"/>
        </w:rPr>
        <w:t>，小米手环等）的硬件配置和软件性能有了飞跃性发展，并已成为人们工作，生活的必需品，在人们的日常生活中扮演着越来越重要的角色。通信技术，移动互联网技术的发展，使智能终端能够快速接入互联网中，随时随地获取服务。此外，智能终端装配各种各样的传感器，如</w:t>
      </w:r>
      <w:r w:rsidRPr="00E9047C">
        <w:rPr>
          <w:rFonts w:ascii="Times New Roman" w:hAnsi="Times New Roman" w:cs="Times New Roman" w:hint="eastAsia"/>
          <w:sz w:val="24"/>
          <w:szCs w:val="24"/>
        </w:rPr>
        <w:t>GPS</w:t>
      </w:r>
      <w:r>
        <w:rPr>
          <w:rFonts w:ascii="宋体" w:eastAsia="宋体" w:hAnsi="宋体"/>
          <w:sz w:val="24"/>
          <w:szCs w:val="24"/>
        </w:rPr>
        <w:t>传感器</w:t>
      </w:r>
      <w:r>
        <w:rPr>
          <w:rFonts w:ascii="宋体" w:eastAsia="宋体" w:hAnsi="宋体" w:hint="eastAsia"/>
          <w:sz w:val="24"/>
          <w:szCs w:val="24"/>
        </w:rPr>
        <w:t>，</w:t>
      </w:r>
      <w:r>
        <w:rPr>
          <w:rFonts w:ascii="宋体" w:eastAsia="宋体" w:hAnsi="宋体"/>
          <w:sz w:val="24"/>
          <w:szCs w:val="24"/>
        </w:rPr>
        <w:t>温度传感器</w:t>
      </w:r>
      <w:r>
        <w:rPr>
          <w:rFonts w:ascii="宋体" w:eastAsia="宋体" w:hAnsi="宋体" w:hint="eastAsia"/>
          <w:sz w:val="24"/>
          <w:szCs w:val="24"/>
        </w:rPr>
        <w:t>，</w:t>
      </w:r>
      <w:r>
        <w:rPr>
          <w:rFonts w:ascii="宋体" w:eastAsia="宋体" w:hAnsi="宋体"/>
          <w:sz w:val="24"/>
          <w:szCs w:val="24"/>
        </w:rPr>
        <w:t>气体检测传感器等等</w:t>
      </w:r>
      <w:r>
        <w:rPr>
          <w:rFonts w:ascii="宋体" w:eastAsia="宋体" w:hAnsi="宋体" w:hint="eastAsia"/>
          <w:sz w:val="24"/>
          <w:szCs w:val="24"/>
        </w:rPr>
        <w:t>，相比于庞大的</w:t>
      </w:r>
      <w:r w:rsidRPr="00E9047C">
        <w:rPr>
          <w:rFonts w:ascii="Times New Roman" w:hAnsi="Times New Roman" w:cs="Times New Roman" w:hint="eastAsia"/>
          <w:sz w:val="24"/>
          <w:szCs w:val="24"/>
        </w:rPr>
        <w:t>PC</w:t>
      </w:r>
      <w:proofErr w:type="gramStart"/>
      <w:r>
        <w:rPr>
          <w:rFonts w:ascii="宋体" w:eastAsia="宋体" w:hAnsi="宋体"/>
          <w:sz w:val="24"/>
          <w:szCs w:val="24"/>
        </w:rPr>
        <w:t>端或者</w:t>
      </w:r>
      <w:proofErr w:type="gramEnd"/>
      <w:r>
        <w:rPr>
          <w:rFonts w:ascii="宋体" w:eastAsia="宋体" w:hAnsi="宋体"/>
          <w:sz w:val="24"/>
          <w:szCs w:val="24"/>
        </w:rPr>
        <w:t>服务器</w:t>
      </w:r>
      <w:r>
        <w:rPr>
          <w:rFonts w:ascii="宋体" w:eastAsia="宋体" w:hAnsi="宋体" w:hint="eastAsia"/>
          <w:sz w:val="24"/>
          <w:szCs w:val="24"/>
        </w:rPr>
        <w:t>，移动</w:t>
      </w:r>
      <w:r>
        <w:rPr>
          <w:rFonts w:ascii="宋体" w:eastAsia="宋体" w:hAnsi="宋体"/>
          <w:sz w:val="24"/>
          <w:szCs w:val="24"/>
        </w:rPr>
        <w:t>智能终端能够利用装配在其自身的各种各样的传感器随时随地感知周围信息</w:t>
      </w:r>
      <w:r>
        <w:rPr>
          <w:rFonts w:ascii="宋体" w:eastAsia="宋体" w:hAnsi="宋体" w:hint="eastAsia"/>
          <w:sz w:val="24"/>
          <w:szCs w:val="24"/>
        </w:rPr>
        <w:t>，</w:t>
      </w:r>
      <w:r>
        <w:rPr>
          <w:rFonts w:ascii="宋体" w:eastAsia="宋体" w:hAnsi="宋体"/>
          <w:sz w:val="24"/>
          <w:szCs w:val="24"/>
        </w:rPr>
        <w:t>并能够广播信息</w:t>
      </w:r>
      <w:r>
        <w:rPr>
          <w:rFonts w:ascii="宋体" w:eastAsia="宋体" w:hAnsi="宋体" w:hint="eastAsia"/>
          <w:sz w:val="24"/>
          <w:szCs w:val="24"/>
        </w:rPr>
        <w:t>，</w:t>
      </w:r>
      <w:r>
        <w:rPr>
          <w:rFonts w:ascii="宋体" w:eastAsia="宋体" w:hAnsi="宋体"/>
          <w:sz w:val="24"/>
          <w:szCs w:val="24"/>
        </w:rPr>
        <w:t>为人们提供更好的信息服务</w:t>
      </w:r>
      <w:r>
        <w:rPr>
          <w:rFonts w:ascii="宋体" w:eastAsia="宋体" w:hAnsi="宋体" w:hint="eastAsia"/>
          <w:sz w:val="24"/>
          <w:szCs w:val="24"/>
        </w:rPr>
        <w:t>。</w:t>
      </w:r>
      <w:r>
        <w:rPr>
          <w:rFonts w:ascii="宋体" w:eastAsia="宋体" w:hAnsi="宋体"/>
          <w:sz w:val="24"/>
          <w:szCs w:val="24"/>
        </w:rPr>
        <w:t>大量装配有传感器的移动智能终端能够组成一个具有强大感知能力的感知网络</w:t>
      </w:r>
      <w:r>
        <w:rPr>
          <w:rFonts w:ascii="宋体" w:eastAsia="宋体" w:hAnsi="宋体" w:hint="eastAsia"/>
          <w:sz w:val="24"/>
          <w:szCs w:val="24"/>
        </w:rPr>
        <w:t>，</w:t>
      </w:r>
      <w:r>
        <w:rPr>
          <w:rFonts w:ascii="宋体" w:eastAsia="宋体" w:hAnsi="宋体"/>
          <w:sz w:val="24"/>
          <w:szCs w:val="24"/>
        </w:rPr>
        <w:t>从而扩大了人类感知世界的维度</w:t>
      </w:r>
      <w:r>
        <w:rPr>
          <w:rFonts w:ascii="宋体" w:eastAsia="宋体" w:hAnsi="宋体" w:hint="eastAsia"/>
          <w:sz w:val="24"/>
          <w:szCs w:val="24"/>
        </w:rPr>
        <w:t>。</w:t>
      </w:r>
    </w:p>
    <w:p w14:paraId="615D8DBE" w14:textId="77777777" w:rsidR="00DE73CD" w:rsidRPr="00254C5B" w:rsidRDefault="002C06B0" w:rsidP="00855220">
      <w:pPr>
        <w:pStyle w:val="a3"/>
        <w:numPr>
          <w:ilvl w:val="1"/>
          <w:numId w:val="4"/>
        </w:numPr>
        <w:spacing w:beforeLines="50" w:before="156" w:afterLines="50" w:after="156" w:line="400" w:lineRule="exact"/>
        <w:ind w:left="621" w:hangingChars="221" w:hanging="621"/>
        <w:outlineLvl w:val="1"/>
        <w:rPr>
          <w:rFonts w:ascii="黑体" w:eastAsia="黑体" w:hAnsi="黑体"/>
          <w:sz w:val="24"/>
          <w:szCs w:val="24"/>
        </w:rPr>
      </w:pPr>
      <w:bookmarkStart w:id="25" w:name="_Toc533947050"/>
      <w:bookmarkStart w:id="26" w:name="_Toc2282237"/>
      <w:r>
        <w:rPr>
          <w:rFonts w:ascii="黑体" w:eastAsia="黑体" w:hAnsi="黑体"/>
          <w:b/>
          <w:sz w:val="28"/>
          <w:szCs w:val="28"/>
        </w:rPr>
        <w:t>系统</w:t>
      </w:r>
      <w:bookmarkEnd w:id="25"/>
      <w:r w:rsidR="002112D1">
        <w:rPr>
          <w:rFonts w:ascii="黑体" w:eastAsia="黑体" w:hAnsi="黑体" w:hint="eastAsia"/>
          <w:b/>
          <w:sz w:val="28"/>
          <w:szCs w:val="28"/>
        </w:rPr>
        <w:t>概述</w:t>
      </w:r>
      <w:bookmarkEnd w:id="26"/>
    </w:p>
    <w:p w14:paraId="5D13A3EA" w14:textId="77777777" w:rsidR="00D66947" w:rsidRPr="00254C5B" w:rsidRDefault="00D66947" w:rsidP="00855220">
      <w:pPr>
        <w:spacing w:beforeLines="50" w:before="156" w:afterLines="50" w:after="156" w:line="400" w:lineRule="exact"/>
        <w:outlineLvl w:val="2"/>
        <w:rPr>
          <w:rFonts w:ascii="黑体" w:eastAsia="黑体" w:hAnsi="黑体"/>
          <w:b/>
          <w:sz w:val="24"/>
          <w:szCs w:val="24"/>
        </w:rPr>
      </w:pPr>
      <w:bookmarkStart w:id="27" w:name="_Toc533947052"/>
      <w:bookmarkStart w:id="28" w:name="_Toc533947051"/>
      <w:bookmarkStart w:id="29" w:name="_Toc2282238"/>
      <w:r w:rsidRPr="00F7499B">
        <w:rPr>
          <w:rFonts w:ascii="黑体" w:eastAsia="黑体" w:hAnsi="黑体" w:hint="eastAsia"/>
          <w:b/>
          <w:sz w:val="24"/>
          <w:szCs w:val="24"/>
        </w:rPr>
        <w:t>2.</w:t>
      </w:r>
      <w:r>
        <w:rPr>
          <w:rFonts w:ascii="黑体" w:eastAsia="黑体" w:hAnsi="黑体"/>
          <w:b/>
          <w:sz w:val="24"/>
          <w:szCs w:val="24"/>
        </w:rPr>
        <w:t>2</w:t>
      </w:r>
      <w:r w:rsidRPr="00F7499B">
        <w:rPr>
          <w:rFonts w:ascii="黑体" w:eastAsia="黑体" w:hAnsi="黑体"/>
          <w:b/>
          <w:sz w:val="24"/>
          <w:szCs w:val="24"/>
        </w:rPr>
        <w:t>.</w:t>
      </w:r>
      <w:r>
        <w:rPr>
          <w:rFonts w:ascii="黑体" w:eastAsia="黑体" w:hAnsi="黑体"/>
          <w:b/>
          <w:sz w:val="24"/>
          <w:szCs w:val="24"/>
        </w:rPr>
        <w:t>1</w:t>
      </w:r>
      <w:r w:rsidR="00C721FE">
        <w:rPr>
          <w:rFonts w:ascii="黑体" w:eastAsia="黑体" w:hAnsi="黑体"/>
          <w:b/>
          <w:sz w:val="24"/>
          <w:szCs w:val="24"/>
        </w:rPr>
        <w:t xml:space="preserve"> </w:t>
      </w:r>
      <w:r w:rsidRPr="00F7499B">
        <w:rPr>
          <w:rFonts w:ascii="黑体" w:eastAsia="黑体" w:hAnsi="黑体"/>
          <w:b/>
          <w:sz w:val="24"/>
          <w:szCs w:val="24"/>
        </w:rPr>
        <w:t>基本概念</w:t>
      </w:r>
      <w:bookmarkEnd w:id="27"/>
      <w:bookmarkEnd w:id="29"/>
    </w:p>
    <w:p w14:paraId="55842571" w14:textId="71145241" w:rsidR="00D66947" w:rsidRPr="00C3732A" w:rsidRDefault="00D66947" w:rsidP="00D66947">
      <w:pPr>
        <w:pStyle w:val="a3"/>
        <w:spacing w:line="400" w:lineRule="exact"/>
        <w:ind w:firstLine="480"/>
        <w:rPr>
          <w:rFonts w:ascii="宋体" w:eastAsia="宋体" w:hAnsi="宋体"/>
          <w:sz w:val="24"/>
          <w:szCs w:val="24"/>
        </w:rPr>
      </w:pPr>
      <w:r>
        <w:rPr>
          <w:rFonts w:ascii="宋体" w:eastAsia="宋体" w:hAnsi="宋体"/>
          <w:sz w:val="24"/>
          <w:szCs w:val="24"/>
        </w:rPr>
        <w:t>移动群体感知的基本概念可以描述为</w:t>
      </w:r>
      <w:r>
        <w:rPr>
          <w:rFonts w:ascii="宋体" w:eastAsia="宋体" w:hAnsi="宋体" w:hint="eastAsia"/>
          <w:sz w:val="24"/>
          <w:szCs w:val="24"/>
        </w:rPr>
        <w:t>：人们利用随身携带的移动智能终端，通过智能终端装备的传感器感知周围的环境信息，并将感知的信息通过互联网上传至数据中心，数据中心对感知数据进行融合处理，最终为用户提供可靠地信息服务</w:t>
      </w:r>
      <w:r w:rsidR="00B07440" w:rsidRPr="00B07440">
        <w:rPr>
          <w:rFonts w:ascii="宋体" w:eastAsia="宋体" w:hAnsi="宋体"/>
          <w:sz w:val="24"/>
          <w:szCs w:val="24"/>
          <w:vertAlign w:val="superscript"/>
        </w:rPr>
        <w:fldChar w:fldCharType="begin"/>
      </w:r>
      <w:r w:rsidR="00B07440" w:rsidRPr="00B07440">
        <w:rPr>
          <w:rFonts w:ascii="宋体" w:eastAsia="宋体" w:hAnsi="宋体"/>
          <w:sz w:val="24"/>
          <w:szCs w:val="24"/>
          <w:vertAlign w:val="superscript"/>
        </w:rPr>
        <w:instrText xml:space="preserve"> </w:instrText>
      </w:r>
      <w:r w:rsidR="00B07440" w:rsidRPr="00B07440">
        <w:rPr>
          <w:rFonts w:ascii="宋体" w:eastAsia="宋体" w:hAnsi="宋体" w:hint="eastAsia"/>
          <w:sz w:val="24"/>
          <w:szCs w:val="24"/>
          <w:vertAlign w:val="superscript"/>
        </w:rPr>
        <w:instrText>REF _Ref1909371 \r \h</w:instrText>
      </w:r>
      <w:r w:rsidR="00B07440" w:rsidRPr="00B07440">
        <w:rPr>
          <w:rFonts w:ascii="宋体" w:eastAsia="宋体" w:hAnsi="宋体"/>
          <w:sz w:val="24"/>
          <w:szCs w:val="24"/>
          <w:vertAlign w:val="superscript"/>
        </w:rPr>
        <w:instrText xml:space="preserve">  \* MERGEFORMAT </w:instrText>
      </w:r>
      <w:r w:rsidR="00B07440" w:rsidRPr="00B07440">
        <w:rPr>
          <w:rFonts w:ascii="宋体" w:eastAsia="宋体" w:hAnsi="宋体"/>
          <w:sz w:val="24"/>
          <w:szCs w:val="24"/>
          <w:vertAlign w:val="superscript"/>
        </w:rPr>
      </w:r>
      <w:r w:rsidR="00B07440" w:rsidRPr="00B07440">
        <w:rPr>
          <w:rFonts w:ascii="宋体" w:eastAsia="宋体" w:hAnsi="宋体"/>
          <w:sz w:val="24"/>
          <w:szCs w:val="24"/>
          <w:vertAlign w:val="superscript"/>
        </w:rPr>
        <w:fldChar w:fldCharType="separate"/>
      </w:r>
      <w:r w:rsidR="003E165B">
        <w:rPr>
          <w:rFonts w:ascii="宋体" w:eastAsia="宋体" w:hAnsi="宋体"/>
          <w:sz w:val="24"/>
          <w:szCs w:val="24"/>
          <w:vertAlign w:val="superscript"/>
        </w:rPr>
        <w:t>[1]</w:t>
      </w:r>
      <w:r w:rsidR="00B07440" w:rsidRPr="00B07440">
        <w:rPr>
          <w:rFonts w:ascii="宋体" w:eastAsia="宋体" w:hAnsi="宋体"/>
          <w:sz w:val="24"/>
          <w:szCs w:val="24"/>
          <w:vertAlign w:val="superscript"/>
        </w:rPr>
        <w:fldChar w:fldCharType="end"/>
      </w:r>
      <w:r w:rsidRPr="00B07440">
        <w:rPr>
          <w:rFonts w:ascii="宋体" w:eastAsia="宋体" w:hAnsi="宋体" w:hint="eastAsia"/>
          <w:sz w:val="24"/>
          <w:szCs w:val="24"/>
        </w:rPr>
        <w:t>。</w:t>
      </w:r>
      <w:r w:rsidRPr="00C3732A">
        <w:rPr>
          <w:rFonts w:ascii="宋体" w:eastAsia="宋体" w:hAnsi="宋体" w:hint="eastAsia"/>
          <w:sz w:val="24"/>
          <w:szCs w:val="24"/>
        </w:rPr>
        <w:t>移动群体感知主要是</w:t>
      </w:r>
      <w:r>
        <w:rPr>
          <w:rFonts w:ascii="宋体" w:eastAsia="宋体" w:hAnsi="宋体" w:hint="eastAsia"/>
          <w:sz w:val="24"/>
          <w:szCs w:val="24"/>
        </w:rPr>
        <w:t>通过移动</w:t>
      </w:r>
      <w:r>
        <w:rPr>
          <w:rFonts w:ascii="宋体" w:eastAsia="宋体" w:hAnsi="宋体"/>
          <w:sz w:val="24"/>
          <w:szCs w:val="24"/>
        </w:rPr>
        <w:t>人群携带的</w:t>
      </w:r>
      <w:r w:rsidRPr="00C3732A">
        <w:rPr>
          <w:rFonts w:ascii="宋体" w:eastAsia="宋体" w:hAnsi="宋体" w:hint="eastAsia"/>
          <w:sz w:val="24"/>
          <w:szCs w:val="24"/>
        </w:rPr>
        <w:t>移动智能终端</w:t>
      </w:r>
      <w:r>
        <w:rPr>
          <w:rFonts w:ascii="宋体" w:eastAsia="宋体" w:hAnsi="宋体" w:hint="eastAsia"/>
          <w:sz w:val="24"/>
          <w:szCs w:val="24"/>
        </w:rPr>
        <w:t>来参与</w:t>
      </w:r>
      <w:r w:rsidRPr="00C3732A">
        <w:rPr>
          <w:rFonts w:ascii="宋体" w:eastAsia="宋体" w:hAnsi="宋体" w:hint="eastAsia"/>
          <w:sz w:val="24"/>
          <w:szCs w:val="24"/>
        </w:rPr>
        <w:t>收集感知数据，在</w:t>
      </w:r>
      <w:r>
        <w:rPr>
          <w:rFonts w:ascii="宋体" w:eastAsia="宋体" w:hAnsi="宋体" w:hint="eastAsia"/>
          <w:sz w:val="24"/>
          <w:szCs w:val="24"/>
        </w:rPr>
        <w:t>移动</w:t>
      </w:r>
      <w:r>
        <w:rPr>
          <w:rFonts w:ascii="宋体" w:eastAsia="宋体" w:hAnsi="宋体"/>
          <w:sz w:val="24"/>
          <w:szCs w:val="24"/>
        </w:rPr>
        <w:t>群体</w:t>
      </w:r>
      <w:r w:rsidRPr="00C3732A">
        <w:rPr>
          <w:rFonts w:ascii="宋体" w:eastAsia="宋体" w:hAnsi="宋体" w:hint="eastAsia"/>
          <w:sz w:val="24"/>
          <w:szCs w:val="24"/>
        </w:rPr>
        <w:t>感知系统中将</w:t>
      </w:r>
      <w:r>
        <w:rPr>
          <w:rFonts w:ascii="宋体" w:eastAsia="宋体" w:hAnsi="宋体" w:hint="eastAsia"/>
          <w:sz w:val="24"/>
          <w:szCs w:val="24"/>
        </w:rPr>
        <w:t>携带</w:t>
      </w:r>
      <w:r>
        <w:rPr>
          <w:rFonts w:ascii="宋体" w:eastAsia="宋体" w:hAnsi="宋体"/>
          <w:sz w:val="24"/>
          <w:szCs w:val="24"/>
        </w:rPr>
        <w:t>移动智能终端并</w:t>
      </w:r>
      <w:r w:rsidRPr="00C3732A">
        <w:rPr>
          <w:rFonts w:ascii="宋体" w:eastAsia="宋体" w:hAnsi="宋体" w:hint="eastAsia"/>
          <w:sz w:val="24"/>
          <w:szCs w:val="24"/>
        </w:rPr>
        <w:t>收集感知数据的人称为感知节点。移动群体感知的主要特点有</w:t>
      </w:r>
      <w:r w:rsidRPr="00B07440">
        <w:rPr>
          <w:rFonts w:ascii="宋体" w:eastAsia="宋体" w:hAnsi="宋体"/>
          <w:sz w:val="24"/>
          <w:szCs w:val="24"/>
          <w:vertAlign w:val="superscript"/>
        </w:rPr>
        <w:fldChar w:fldCharType="begin"/>
      </w:r>
      <w:r w:rsidRPr="00B07440">
        <w:rPr>
          <w:rFonts w:ascii="宋体" w:eastAsia="宋体" w:hAnsi="宋体"/>
          <w:sz w:val="24"/>
          <w:szCs w:val="24"/>
          <w:vertAlign w:val="superscript"/>
        </w:rPr>
        <w:instrText xml:space="preserve"> </w:instrText>
      </w:r>
      <w:r w:rsidRPr="00B07440">
        <w:rPr>
          <w:rFonts w:ascii="宋体" w:eastAsia="宋体" w:hAnsi="宋体" w:hint="eastAsia"/>
          <w:sz w:val="24"/>
          <w:szCs w:val="24"/>
          <w:vertAlign w:val="superscript"/>
        </w:rPr>
        <w:instrText>REF _Ref534204956 \r \h</w:instrText>
      </w:r>
      <w:r w:rsidRPr="00B07440">
        <w:rPr>
          <w:rFonts w:ascii="宋体" w:eastAsia="宋体" w:hAnsi="宋体"/>
          <w:sz w:val="24"/>
          <w:szCs w:val="24"/>
          <w:vertAlign w:val="superscript"/>
        </w:rPr>
        <w:instrText xml:space="preserve"> </w:instrText>
      </w:r>
      <w:r w:rsidR="00B07440">
        <w:rPr>
          <w:rFonts w:ascii="宋体" w:eastAsia="宋体" w:hAnsi="宋体"/>
          <w:sz w:val="24"/>
          <w:szCs w:val="24"/>
          <w:vertAlign w:val="superscript"/>
        </w:rPr>
        <w:instrText xml:space="preserve"> \* MERGEFORMAT </w:instrText>
      </w:r>
      <w:r w:rsidRPr="00B07440">
        <w:rPr>
          <w:rFonts w:ascii="宋体" w:eastAsia="宋体" w:hAnsi="宋体"/>
          <w:sz w:val="24"/>
          <w:szCs w:val="24"/>
          <w:vertAlign w:val="superscript"/>
        </w:rPr>
      </w:r>
      <w:r w:rsidRPr="00B07440">
        <w:rPr>
          <w:rFonts w:ascii="宋体" w:eastAsia="宋体" w:hAnsi="宋体"/>
          <w:sz w:val="24"/>
          <w:szCs w:val="24"/>
          <w:vertAlign w:val="superscript"/>
        </w:rPr>
        <w:fldChar w:fldCharType="separate"/>
      </w:r>
      <w:r w:rsidR="003E165B">
        <w:rPr>
          <w:rFonts w:ascii="宋体" w:eastAsia="宋体" w:hAnsi="宋体"/>
          <w:sz w:val="24"/>
          <w:szCs w:val="24"/>
          <w:vertAlign w:val="superscript"/>
        </w:rPr>
        <w:t>[13]</w:t>
      </w:r>
      <w:r w:rsidRPr="00B07440">
        <w:rPr>
          <w:rFonts w:ascii="宋体" w:eastAsia="宋体" w:hAnsi="宋体"/>
          <w:sz w:val="24"/>
          <w:szCs w:val="24"/>
          <w:vertAlign w:val="superscript"/>
        </w:rPr>
        <w:fldChar w:fldCharType="end"/>
      </w:r>
      <w:r w:rsidRPr="00B07440">
        <w:rPr>
          <w:rFonts w:ascii="宋体" w:eastAsia="宋体" w:hAnsi="宋体"/>
          <w:sz w:val="24"/>
          <w:szCs w:val="24"/>
          <w:vertAlign w:val="superscript"/>
        </w:rPr>
        <w:fldChar w:fldCharType="begin"/>
      </w:r>
      <w:r w:rsidRPr="00B07440">
        <w:rPr>
          <w:rFonts w:ascii="宋体" w:eastAsia="宋体" w:hAnsi="宋体"/>
          <w:sz w:val="24"/>
          <w:szCs w:val="24"/>
          <w:vertAlign w:val="superscript"/>
        </w:rPr>
        <w:instrText xml:space="preserve"> </w:instrText>
      </w:r>
      <w:r w:rsidRPr="00B07440">
        <w:rPr>
          <w:rFonts w:ascii="宋体" w:eastAsia="宋体" w:hAnsi="宋体" w:hint="eastAsia"/>
          <w:sz w:val="24"/>
          <w:szCs w:val="24"/>
          <w:vertAlign w:val="superscript"/>
        </w:rPr>
        <w:instrText>REF _Ref534205119 \r \h</w:instrText>
      </w:r>
      <w:r w:rsidRPr="00B07440">
        <w:rPr>
          <w:rFonts w:ascii="宋体" w:eastAsia="宋体" w:hAnsi="宋体"/>
          <w:sz w:val="24"/>
          <w:szCs w:val="24"/>
          <w:vertAlign w:val="superscript"/>
        </w:rPr>
        <w:instrText xml:space="preserve"> </w:instrText>
      </w:r>
      <w:r w:rsidR="00B07440">
        <w:rPr>
          <w:rFonts w:ascii="宋体" w:eastAsia="宋体" w:hAnsi="宋体"/>
          <w:sz w:val="24"/>
          <w:szCs w:val="24"/>
          <w:vertAlign w:val="superscript"/>
        </w:rPr>
        <w:instrText xml:space="preserve"> \* MERGEFORMAT </w:instrText>
      </w:r>
      <w:r w:rsidRPr="00B07440">
        <w:rPr>
          <w:rFonts w:ascii="宋体" w:eastAsia="宋体" w:hAnsi="宋体"/>
          <w:sz w:val="24"/>
          <w:szCs w:val="24"/>
          <w:vertAlign w:val="superscript"/>
        </w:rPr>
      </w:r>
      <w:r w:rsidRPr="00B07440">
        <w:rPr>
          <w:rFonts w:ascii="宋体" w:eastAsia="宋体" w:hAnsi="宋体"/>
          <w:sz w:val="24"/>
          <w:szCs w:val="24"/>
          <w:vertAlign w:val="superscript"/>
        </w:rPr>
        <w:fldChar w:fldCharType="separate"/>
      </w:r>
      <w:r w:rsidR="003E165B">
        <w:rPr>
          <w:rFonts w:ascii="宋体" w:eastAsia="宋体" w:hAnsi="宋体"/>
          <w:sz w:val="24"/>
          <w:szCs w:val="24"/>
          <w:vertAlign w:val="superscript"/>
        </w:rPr>
        <w:t>[39]</w:t>
      </w:r>
      <w:r w:rsidRPr="00B07440">
        <w:rPr>
          <w:rFonts w:ascii="宋体" w:eastAsia="宋体" w:hAnsi="宋体"/>
          <w:sz w:val="24"/>
          <w:szCs w:val="24"/>
          <w:vertAlign w:val="superscript"/>
        </w:rPr>
        <w:fldChar w:fldCharType="end"/>
      </w:r>
      <w:r w:rsidRPr="00C3732A">
        <w:rPr>
          <w:rFonts w:ascii="宋体" w:eastAsia="宋体" w:hAnsi="宋体" w:hint="eastAsia"/>
          <w:sz w:val="24"/>
          <w:szCs w:val="24"/>
        </w:rPr>
        <w:t>：</w:t>
      </w:r>
      <w:r>
        <w:rPr>
          <w:rFonts w:ascii="宋体" w:eastAsia="宋体" w:hAnsi="宋体"/>
          <w:sz w:val="24"/>
          <w:szCs w:val="24"/>
        </w:rPr>
        <w:t>1</w:t>
      </w:r>
      <w:r w:rsidR="00291FD5">
        <w:rPr>
          <w:rFonts w:ascii="宋体" w:eastAsia="宋体" w:hAnsi="宋体" w:hint="eastAsia"/>
          <w:sz w:val="24"/>
          <w:szCs w:val="24"/>
        </w:rPr>
        <w:t>)</w:t>
      </w:r>
      <w:r>
        <w:rPr>
          <w:rFonts w:ascii="宋体" w:eastAsia="宋体" w:hAnsi="宋体"/>
          <w:sz w:val="24"/>
          <w:szCs w:val="24"/>
        </w:rPr>
        <w:t>、移动感知结点</w:t>
      </w:r>
      <w:r>
        <w:rPr>
          <w:rFonts w:ascii="宋体" w:eastAsia="宋体" w:hAnsi="宋体" w:hint="eastAsia"/>
          <w:sz w:val="24"/>
          <w:szCs w:val="24"/>
        </w:rPr>
        <w:t>机动</w:t>
      </w:r>
      <w:r>
        <w:rPr>
          <w:rFonts w:ascii="宋体" w:eastAsia="宋体" w:hAnsi="宋体"/>
          <w:sz w:val="24"/>
          <w:szCs w:val="24"/>
        </w:rPr>
        <w:t>性能比较好，一直处于移动状态而且</w:t>
      </w:r>
      <w:r w:rsidRPr="00C3732A">
        <w:rPr>
          <w:rFonts w:ascii="宋体" w:eastAsia="宋体" w:hAnsi="宋体" w:hint="eastAsia"/>
          <w:sz w:val="24"/>
          <w:szCs w:val="24"/>
        </w:rPr>
        <w:t>节点的分布</w:t>
      </w:r>
      <w:r>
        <w:rPr>
          <w:rFonts w:ascii="宋体" w:eastAsia="宋体" w:hAnsi="宋体" w:hint="eastAsia"/>
          <w:sz w:val="24"/>
          <w:szCs w:val="24"/>
        </w:rPr>
        <w:t>比较</w:t>
      </w:r>
      <w:r>
        <w:rPr>
          <w:rFonts w:ascii="宋体" w:eastAsia="宋体" w:hAnsi="宋体"/>
          <w:sz w:val="24"/>
          <w:szCs w:val="24"/>
        </w:rPr>
        <w:t>广泛且</w:t>
      </w:r>
      <w:r w:rsidRPr="00C3732A">
        <w:rPr>
          <w:rFonts w:ascii="宋体" w:eastAsia="宋体" w:hAnsi="宋体" w:hint="eastAsia"/>
          <w:sz w:val="24"/>
          <w:szCs w:val="24"/>
        </w:rPr>
        <w:t>具有随机性；</w:t>
      </w:r>
      <w:r>
        <w:rPr>
          <w:rFonts w:ascii="宋体" w:eastAsia="宋体" w:hAnsi="宋体"/>
          <w:sz w:val="24"/>
          <w:szCs w:val="24"/>
        </w:rPr>
        <w:t>2</w:t>
      </w:r>
      <w:r w:rsidR="00291FD5">
        <w:rPr>
          <w:rFonts w:ascii="宋体" w:eastAsia="宋体" w:hAnsi="宋体" w:hint="eastAsia"/>
          <w:sz w:val="24"/>
          <w:szCs w:val="24"/>
        </w:rPr>
        <w:t>)</w:t>
      </w:r>
      <w:r>
        <w:rPr>
          <w:rFonts w:ascii="宋体" w:eastAsia="宋体" w:hAnsi="宋体"/>
          <w:sz w:val="24"/>
          <w:szCs w:val="24"/>
        </w:rPr>
        <w:t>、移动感知</w:t>
      </w:r>
      <w:r w:rsidRPr="00C3732A">
        <w:rPr>
          <w:rFonts w:ascii="宋体" w:eastAsia="宋体" w:hAnsi="宋体" w:hint="eastAsia"/>
          <w:sz w:val="24"/>
          <w:szCs w:val="24"/>
        </w:rPr>
        <w:t>节点的</w:t>
      </w:r>
      <w:r>
        <w:rPr>
          <w:rFonts w:ascii="宋体" w:eastAsia="宋体" w:hAnsi="宋体" w:hint="eastAsia"/>
          <w:sz w:val="24"/>
          <w:szCs w:val="24"/>
        </w:rPr>
        <w:t>分布</w:t>
      </w:r>
      <w:r>
        <w:rPr>
          <w:rFonts w:ascii="宋体" w:eastAsia="宋体" w:hAnsi="宋体"/>
          <w:sz w:val="24"/>
          <w:szCs w:val="24"/>
        </w:rPr>
        <w:t>规模比</w:t>
      </w:r>
      <w:r>
        <w:rPr>
          <w:rFonts w:ascii="宋体" w:eastAsia="宋体" w:hAnsi="宋体" w:hint="eastAsia"/>
          <w:sz w:val="24"/>
          <w:szCs w:val="24"/>
        </w:rPr>
        <w:t>较</w:t>
      </w:r>
      <w:r>
        <w:rPr>
          <w:rFonts w:ascii="宋体" w:eastAsia="宋体" w:hAnsi="宋体"/>
          <w:sz w:val="24"/>
          <w:szCs w:val="24"/>
        </w:rPr>
        <w:t>大</w:t>
      </w:r>
      <w:r w:rsidRPr="00C3732A">
        <w:rPr>
          <w:rFonts w:ascii="宋体" w:eastAsia="宋体" w:hAnsi="宋体" w:hint="eastAsia"/>
          <w:sz w:val="24"/>
          <w:szCs w:val="24"/>
        </w:rPr>
        <w:t>，</w:t>
      </w:r>
      <w:r>
        <w:rPr>
          <w:rFonts w:ascii="宋体" w:eastAsia="宋体" w:hAnsi="宋体" w:hint="eastAsia"/>
          <w:sz w:val="24"/>
          <w:szCs w:val="24"/>
        </w:rPr>
        <w:t>任何</w:t>
      </w:r>
      <w:r>
        <w:rPr>
          <w:rFonts w:ascii="宋体" w:eastAsia="宋体" w:hAnsi="宋体"/>
          <w:sz w:val="24"/>
          <w:szCs w:val="24"/>
        </w:rPr>
        <w:t>一个携带终端的个体都能成为移动群体感知系统</w:t>
      </w:r>
      <w:r>
        <w:rPr>
          <w:rFonts w:ascii="宋体" w:eastAsia="宋体" w:hAnsi="宋体" w:hint="eastAsia"/>
          <w:sz w:val="24"/>
          <w:szCs w:val="24"/>
        </w:rPr>
        <w:t>的</w:t>
      </w:r>
      <w:r>
        <w:rPr>
          <w:rFonts w:ascii="宋体" w:eastAsia="宋体" w:hAnsi="宋体"/>
          <w:sz w:val="24"/>
          <w:szCs w:val="24"/>
        </w:rPr>
        <w:t>感知</w:t>
      </w:r>
      <w:r>
        <w:rPr>
          <w:rFonts w:ascii="宋体" w:eastAsia="宋体" w:hAnsi="宋体" w:hint="eastAsia"/>
          <w:sz w:val="24"/>
          <w:szCs w:val="24"/>
        </w:rPr>
        <w:t>结点</w:t>
      </w:r>
      <w:r w:rsidRPr="00C3732A">
        <w:rPr>
          <w:rFonts w:ascii="宋体" w:eastAsia="宋体" w:hAnsi="宋体" w:hint="eastAsia"/>
          <w:sz w:val="24"/>
          <w:szCs w:val="24"/>
        </w:rPr>
        <w:t>；</w:t>
      </w:r>
      <w:r>
        <w:rPr>
          <w:rFonts w:ascii="宋体" w:eastAsia="宋体" w:hAnsi="宋体"/>
          <w:sz w:val="24"/>
          <w:szCs w:val="24"/>
        </w:rPr>
        <w:t>3</w:t>
      </w:r>
      <w:r w:rsidR="00291FD5">
        <w:rPr>
          <w:rFonts w:ascii="宋体" w:eastAsia="宋体" w:hAnsi="宋体"/>
          <w:sz w:val="24"/>
          <w:szCs w:val="24"/>
        </w:rPr>
        <w:t>)</w:t>
      </w:r>
      <w:r>
        <w:rPr>
          <w:rFonts w:ascii="宋体" w:eastAsia="宋体" w:hAnsi="宋体"/>
          <w:sz w:val="24"/>
          <w:szCs w:val="24"/>
        </w:rPr>
        <w:t>、移动群体</w:t>
      </w:r>
      <w:r>
        <w:rPr>
          <w:rFonts w:ascii="宋体" w:eastAsia="宋体" w:hAnsi="宋体" w:hint="eastAsia"/>
          <w:sz w:val="24"/>
          <w:szCs w:val="24"/>
        </w:rPr>
        <w:t>感知系统</w:t>
      </w:r>
      <w:r w:rsidRPr="00C3732A">
        <w:rPr>
          <w:rFonts w:ascii="宋体" w:eastAsia="宋体" w:hAnsi="宋体" w:hint="eastAsia"/>
          <w:sz w:val="24"/>
          <w:szCs w:val="24"/>
        </w:rPr>
        <w:t>不依赖于</w:t>
      </w:r>
      <w:r w:rsidR="00A504AF">
        <w:rPr>
          <w:rFonts w:ascii="宋体" w:eastAsia="宋体" w:hAnsi="宋体" w:hint="eastAsia"/>
          <w:sz w:val="24"/>
          <w:szCs w:val="24"/>
        </w:rPr>
        <w:t>单个感知节点，</w:t>
      </w:r>
      <w:r>
        <w:rPr>
          <w:rFonts w:ascii="宋体" w:eastAsia="宋体" w:hAnsi="宋体" w:hint="eastAsia"/>
          <w:sz w:val="24"/>
          <w:szCs w:val="24"/>
        </w:rPr>
        <w:t>因此</w:t>
      </w:r>
      <w:r>
        <w:rPr>
          <w:rFonts w:ascii="宋体" w:eastAsia="宋体" w:hAnsi="宋体"/>
          <w:sz w:val="24"/>
          <w:szCs w:val="24"/>
        </w:rPr>
        <w:t>，</w:t>
      </w:r>
      <w:r>
        <w:rPr>
          <w:rFonts w:ascii="宋体" w:eastAsia="宋体" w:hAnsi="宋体" w:hint="eastAsia"/>
          <w:sz w:val="24"/>
          <w:szCs w:val="24"/>
        </w:rPr>
        <w:t>移动群体感知系统具有</w:t>
      </w:r>
      <w:r>
        <w:rPr>
          <w:rFonts w:ascii="宋体" w:eastAsia="宋体" w:hAnsi="宋体"/>
          <w:sz w:val="24"/>
          <w:szCs w:val="24"/>
        </w:rPr>
        <w:t>很强的健壮性</w:t>
      </w:r>
      <w:r w:rsidR="00A504AF">
        <w:rPr>
          <w:rFonts w:ascii="宋体" w:eastAsia="宋体" w:hAnsi="宋体" w:hint="eastAsia"/>
          <w:sz w:val="24"/>
          <w:szCs w:val="24"/>
        </w:rPr>
        <w:t>；4</w:t>
      </w:r>
      <w:r w:rsidR="00291FD5">
        <w:rPr>
          <w:rFonts w:ascii="宋体" w:eastAsia="宋体" w:hAnsi="宋体"/>
          <w:sz w:val="24"/>
          <w:szCs w:val="24"/>
        </w:rPr>
        <w:t>)</w:t>
      </w:r>
      <w:r w:rsidR="00A504AF">
        <w:rPr>
          <w:rFonts w:ascii="宋体" w:eastAsia="宋体" w:hAnsi="宋体" w:hint="eastAsia"/>
          <w:sz w:val="24"/>
          <w:szCs w:val="24"/>
        </w:rPr>
        <w:t>、</w:t>
      </w:r>
      <w:r w:rsidR="00A504AF">
        <w:rPr>
          <w:rFonts w:asciiTheme="minorEastAsia" w:hAnsiTheme="minorEastAsia" w:hint="eastAsia"/>
          <w:sz w:val="24"/>
          <w:szCs w:val="24"/>
        </w:rPr>
        <w:t>以人为中心，人在移动群体感知系统充当感知对象、设备管理者、数据源以及服务对象多种角色</w:t>
      </w:r>
      <w:r w:rsidRPr="00C3732A">
        <w:rPr>
          <w:rFonts w:ascii="宋体" w:eastAsia="宋体" w:hAnsi="宋体" w:hint="eastAsia"/>
          <w:sz w:val="24"/>
          <w:szCs w:val="24"/>
        </w:rPr>
        <w:t>。</w:t>
      </w:r>
    </w:p>
    <w:p w14:paraId="499D4D4C" w14:textId="4594615E" w:rsidR="00E9047C" w:rsidRPr="00E9047C" w:rsidRDefault="00D66947" w:rsidP="00E9047C">
      <w:pPr>
        <w:pStyle w:val="a3"/>
        <w:spacing w:afterLines="100" w:after="312" w:line="400" w:lineRule="exact"/>
        <w:ind w:firstLine="480"/>
        <w:rPr>
          <w:rFonts w:ascii="宋体" w:eastAsia="宋体" w:hAnsi="宋体"/>
          <w:sz w:val="24"/>
          <w:szCs w:val="24"/>
        </w:rPr>
      </w:pPr>
      <w:r>
        <w:rPr>
          <w:rFonts w:ascii="宋体" w:eastAsia="宋体" w:hAnsi="宋体"/>
          <w:sz w:val="24"/>
          <w:szCs w:val="24"/>
        </w:rPr>
        <w:t>移动群体感知使任何携带移动智能终端的用户都能够参与数据感知的过程</w:t>
      </w:r>
      <w:r>
        <w:rPr>
          <w:rFonts w:ascii="宋体" w:eastAsia="宋体" w:hAnsi="宋体" w:hint="eastAsia"/>
          <w:sz w:val="24"/>
          <w:szCs w:val="24"/>
        </w:rPr>
        <w:t>，</w:t>
      </w:r>
      <w:r>
        <w:rPr>
          <w:rFonts w:ascii="宋体" w:eastAsia="宋体" w:hAnsi="宋体" w:hint="eastAsia"/>
          <w:sz w:val="24"/>
          <w:szCs w:val="24"/>
        </w:rPr>
        <w:lastRenderedPageBreak/>
        <w:t>用户参与群体感知的方式分为参与式感知和机会式感知两种</w:t>
      </w:r>
      <w:r w:rsidRPr="00B07440">
        <w:rPr>
          <w:rFonts w:ascii="宋体" w:eastAsia="宋体" w:hAnsi="宋体"/>
          <w:sz w:val="24"/>
          <w:szCs w:val="24"/>
          <w:vertAlign w:val="superscript"/>
        </w:rPr>
        <w:fldChar w:fldCharType="begin"/>
      </w:r>
      <w:r w:rsidRPr="00B07440">
        <w:rPr>
          <w:rFonts w:ascii="宋体" w:eastAsia="宋体" w:hAnsi="宋体"/>
          <w:sz w:val="24"/>
          <w:szCs w:val="24"/>
          <w:vertAlign w:val="superscript"/>
        </w:rPr>
        <w:instrText xml:space="preserve"> </w:instrText>
      </w:r>
      <w:r w:rsidRPr="00B07440">
        <w:rPr>
          <w:rFonts w:ascii="宋体" w:eastAsia="宋体" w:hAnsi="宋体" w:hint="eastAsia"/>
          <w:sz w:val="24"/>
          <w:szCs w:val="24"/>
          <w:vertAlign w:val="superscript"/>
        </w:rPr>
        <w:instrText>REF _Ref534205333 \r \h</w:instrText>
      </w:r>
      <w:r w:rsidRPr="00B07440">
        <w:rPr>
          <w:rFonts w:ascii="宋体" w:eastAsia="宋体" w:hAnsi="宋体"/>
          <w:sz w:val="24"/>
          <w:szCs w:val="24"/>
          <w:vertAlign w:val="superscript"/>
        </w:rPr>
        <w:instrText xml:space="preserve"> </w:instrText>
      </w:r>
      <w:r w:rsidR="00B07440">
        <w:rPr>
          <w:rFonts w:ascii="宋体" w:eastAsia="宋体" w:hAnsi="宋体"/>
          <w:sz w:val="24"/>
          <w:szCs w:val="24"/>
          <w:vertAlign w:val="superscript"/>
        </w:rPr>
        <w:instrText xml:space="preserve"> \* MERGEFORMAT </w:instrText>
      </w:r>
      <w:r w:rsidRPr="00B07440">
        <w:rPr>
          <w:rFonts w:ascii="宋体" w:eastAsia="宋体" w:hAnsi="宋体"/>
          <w:sz w:val="24"/>
          <w:szCs w:val="24"/>
          <w:vertAlign w:val="superscript"/>
        </w:rPr>
      </w:r>
      <w:r w:rsidRPr="00B07440">
        <w:rPr>
          <w:rFonts w:ascii="宋体" w:eastAsia="宋体" w:hAnsi="宋体"/>
          <w:sz w:val="24"/>
          <w:szCs w:val="24"/>
          <w:vertAlign w:val="superscript"/>
        </w:rPr>
        <w:fldChar w:fldCharType="separate"/>
      </w:r>
      <w:r w:rsidR="003E165B">
        <w:rPr>
          <w:rFonts w:ascii="宋体" w:eastAsia="宋体" w:hAnsi="宋体"/>
          <w:sz w:val="24"/>
          <w:szCs w:val="24"/>
          <w:vertAlign w:val="superscript"/>
        </w:rPr>
        <w:t>[40]</w:t>
      </w:r>
      <w:r w:rsidRPr="00B07440">
        <w:rPr>
          <w:rFonts w:ascii="宋体" w:eastAsia="宋体" w:hAnsi="宋体"/>
          <w:sz w:val="24"/>
          <w:szCs w:val="24"/>
          <w:vertAlign w:val="superscript"/>
        </w:rPr>
        <w:fldChar w:fldCharType="end"/>
      </w:r>
      <w:r>
        <w:rPr>
          <w:rFonts w:ascii="宋体" w:eastAsia="宋体" w:hAnsi="宋体" w:hint="eastAsia"/>
          <w:sz w:val="24"/>
          <w:szCs w:val="24"/>
        </w:rPr>
        <w:t>。参与式感知是指主动参与感知过程，如针对某服务单位的发表评论，及用户使用高德地图时，能够实时看到其它用户针对某一路段拥塞信息的评论等等。机会</w:t>
      </w:r>
      <w:proofErr w:type="gramStart"/>
      <w:r>
        <w:rPr>
          <w:rFonts w:ascii="宋体" w:eastAsia="宋体" w:hAnsi="宋体" w:hint="eastAsia"/>
          <w:sz w:val="24"/>
          <w:szCs w:val="24"/>
        </w:rPr>
        <w:t>式参与指</w:t>
      </w:r>
      <w:proofErr w:type="gramEnd"/>
      <w:r>
        <w:rPr>
          <w:rFonts w:ascii="宋体" w:eastAsia="宋体" w:hAnsi="宋体" w:hint="eastAsia"/>
          <w:sz w:val="24"/>
          <w:szCs w:val="24"/>
        </w:rPr>
        <w:t>人能通过下载感知应用程序，应用程序通过后台运行的方式，利用智能终端传感器感知周围信息。不同的感知方式产生的感知效果也存在差异，机会式感知不需要人主动参与，因此降低了感知复杂度。但是，由于移动终端中能够后台执行感知任务的传感器有限，因此机会式感知获得的数据精度不高，类型不够广泛。此外，机会式感知需要获取移动终端相应权限，因此可能导致用户信息泄露这样的安全问题。表2</w:t>
      </w:r>
      <w:r w:rsidR="00E9047C">
        <w:noBreakHyphen/>
      </w:r>
      <w:r>
        <w:rPr>
          <w:rFonts w:ascii="宋体" w:eastAsia="宋体" w:hAnsi="宋体"/>
          <w:sz w:val="24"/>
          <w:szCs w:val="24"/>
        </w:rPr>
        <w:t>1对比了参与式感知和机会式感知在数据精度</w:t>
      </w:r>
      <w:r>
        <w:rPr>
          <w:rFonts w:ascii="宋体" w:eastAsia="宋体" w:hAnsi="宋体" w:hint="eastAsia"/>
          <w:sz w:val="24"/>
          <w:szCs w:val="24"/>
        </w:rPr>
        <w:t>、</w:t>
      </w:r>
      <w:r>
        <w:rPr>
          <w:rFonts w:ascii="宋体" w:eastAsia="宋体" w:hAnsi="宋体"/>
          <w:sz w:val="24"/>
          <w:szCs w:val="24"/>
        </w:rPr>
        <w:t>用户负担</w:t>
      </w:r>
      <w:r>
        <w:rPr>
          <w:rFonts w:ascii="宋体" w:eastAsia="宋体" w:hAnsi="宋体" w:hint="eastAsia"/>
          <w:sz w:val="24"/>
          <w:szCs w:val="24"/>
        </w:rPr>
        <w:t>，</w:t>
      </w:r>
      <w:r>
        <w:rPr>
          <w:rFonts w:ascii="宋体" w:eastAsia="宋体" w:hAnsi="宋体"/>
          <w:sz w:val="24"/>
          <w:szCs w:val="24"/>
        </w:rPr>
        <w:t>感知复杂度</w:t>
      </w:r>
      <w:r>
        <w:rPr>
          <w:rFonts w:ascii="宋体" w:eastAsia="宋体" w:hAnsi="宋体" w:hint="eastAsia"/>
          <w:sz w:val="24"/>
          <w:szCs w:val="24"/>
        </w:rPr>
        <w:t>、</w:t>
      </w:r>
      <w:r>
        <w:rPr>
          <w:rFonts w:ascii="宋体" w:eastAsia="宋体" w:hAnsi="宋体"/>
          <w:sz w:val="24"/>
          <w:szCs w:val="24"/>
        </w:rPr>
        <w:t>感知数据类型</w:t>
      </w:r>
      <w:r>
        <w:rPr>
          <w:rFonts w:ascii="宋体" w:eastAsia="宋体" w:hAnsi="宋体" w:hint="eastAsia"/>
          <w:sz w:val="24"/>
          <w:szCs w:val="24"/>
        </w:rPr>
        <w:t>、</w:t>
      </w:r>
      <w:r>
        <w:rPr>
          <w:rFonts w:ascii="宋体" w:eastAsia="宋体" w:hAnsi="宋体"/>
          <w:sz w:val="24"/>
          <w:szCs w:val="24"/>
        </w:rPr>
        <w:t>安全性等方面上的差异</w:t>
      </w:r>
      <w:r>
        <w:rPr>
          <w:rFonts w:ascii="宋体" w:eastAsia="宋体" w:hAnsi="宋体" w:hint="eastAsia"/>
          <w:sz w:val="24"/>
          <w:szCs w:val="24"/>
        </w:rPr>
        <w:t>。</w:t>
      </w:r>
    </w:p>
    <w:p w14:paraId="32AB3001" w14:textId="0B83918B" w:rsidR="00E9047C" w:rsidRPr="00E9047C" w:rsidRDefault="00E9047C" w:rsidP="00E9047C">
      <w:pPr>
        <w:pStyle w:val="a4"/>
        <w:keepNext/>
        <w:jc w:val="center"/>
        <w:rPr>
          <w:rFonts w:ascii="楷体" w:eastAsia="楷体" w:hAnsi="楷体"/>
          <w:sz w:val="21"/>
          <w:szCs w:val="21"/>
        </w:rPr>
      </w:pPr>
      <w:r w:rsidRPr="00E9047C">
        <w:rPr>
          <w:rFonts w:ascii="楷体" w:eastAsia="楷体" w:hAnsi="楷体" w:hint="eastAsia"/>
          <w:sz w:val="21"/>
          <w:szCs w:val="21"/>
        </w:rPr>
        <w:t xml:space="preserve">表 </w:t>
      </w:r>
      <w:r w:rsidRPr="00E9047C">
        <w:rPr>
          <w:rFonts w:ascii="楷体" w:eastAsia="楷体" w:hAnsi="楷体"/>
          <w:sz w:val="21"/>
          <w:szCs w:val="21"/>
        </w:rPr>
        <w:t>2</w:t>
      </w:r>
      <w:r w:rsidR="0046150A">
        <w:noBreakHyphen/>
      </w:r>
      <w:r w:rsidR="0046150A" w:rsidRPr="00082A55">
        <w:rPr>
          <w:rFonts w:ascii="楷体" w:eastAsia="楷体" w:hAnsi="楷体"/>
          <w:sz w:val="21"/>
          <w:szCs w:val="21"/>
        </w:rPr>
        <w:fldChar w:fldCharType="begin"/>
      </w:r>
      <w:r w:rsidR="0046150A" w:rsidRPr="00082A55">
        <w:rPr>
          <w:rFonts w:ascii="楷体" w:eastAsia="楷体" w:hAnsi="楷体"/>
          <w:sz w:val="21"/>
          <w:szCs w:val="21"/>
        </w:rPr>
        <w:instrText xml:space="preserve"> SEQ 图表 \* ARABIC \s 1 </w:instrText>
      </w:r>
      <w:r w:rsidR="0046150A" w:rsidRPr="00082A55">
        <w:rPr>
          <w:rFonts w:ascii="楷体" w:eastAsia="楷体" w:hAnsi="楷体"/>
          <w:sz w:val="21"/>
          <w:szCs w:val="21"/>
        </w:rPr>
        <w:fldChar w:fldCharType="separate"/>
      </w:r>
      <w:r w:rsidR="003E165B">
        <w:rPr>
          <w:rFonts w:ascii="楷体" w:eastAsia="楷体" w:hAnsi="楷体"/>
          <w:noProof/>
          <w:sz w:val="21"/>
          <w:szCs w:val="21"/>
        </w:rPr>
        <w:t>1</w:t>
      </w:r>
      <w:r w:rsidR="0046150A" w:rsidRPr="00082A55">
        <w:rPr>
          <w:rFonts w:ascii="楷体" w:eastAsia="楷体" w:hAnsi="楷体"/>
          <w:sz w:val="21"/>
          <w:szCs w:val="21"/>
        </w:rPr>
        <w:fldChar w:fldCharType="end"/>
      </w:r>
      <w:r w:rsidRPr="00E9047C">
        <w:rPr>
          <w:rFonts w:ascii="楷体" w:eastAsia="楷体" w:hAnsi="楷体" w:hint="eastAsia"/>
          <w:sz w:val="21"/>
          <w:szCs w:val="21"/>
        </w:rPr>
        <w:t>参与式感知与机会式感知的对比</w:t>
      </w:r>
    </w:p>
    <w:tbl>
      <w:tblPr>
        <w:tblStyle w:val="3"/>
        <w:tblpPr w:leftFromText="180" w:rightFromText="180" w:vertAnchor="page" w:horzAnchor="margin" w:tblpY="6317"/>
        <w:tblW w:w="0" w:type="auto"/>
        <w:tblLook w:val="04A0" w:firstRow="1" w:lastRow="0" w:firstColumn="1" w:lastColumn="0" w:noHBand="0" w:noVBand="1"/>
      </w:tblPr>
      <w:tblGrid>
        <w:gridCol w:w="2765"/>
        <w:gridCol w:w="2765"/>
        <w:gridCol w:w="2766"/>
      </w:tblGrid>
      <w:tr w:rsidR="00E9047C" w:rsidRPr="00070988" w14:paraId="76DE8DB8" w14:textId="77777777" w:rsidTr="00E904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14:paraId="6C5D7692" w14:textId="77777777" w:rsidR="00E9047C" w:rsidRPr="00070988" w:rsidRDefault="00E9047C" w:rsidP="00E9047C">
            <w:pPr>
              <w:jc w:val="center"/>
              <w:rPr>
                <w:rFonts w:ascii="宋体" w:eastAsia="宋体" w:hAnsi="宋体"/>
                <w:b w:val="0"/>
                <w:szCs w:val="21"/>
              </w:rPr>
            </w:pPr>
            <w:r w:rsidRPr="00070988">
              <w:rPr>
                <w:rFonts w:ascii="宋体" w:eastAsia="宋体" w:hAnsi="宋体"/>
                <w:b w:val="0"/>
                <w:szCs w:val="21"/>
              </w:rPr>
              <w:t>感知方式</w:t>
            </w:r>
          </w:p>
        </w:tc>
        <w:tc>
          <w:tcPr>
            <w:tcW w:w="2765" w:type="dxa"/>
          </w:tcPr>
          <w:p w14:paraId="589AA192" w14:textId="77777777" w:rsidR="00E9047C" w:rsidRPr="00070988" w:rsidRDefault="00E9047C" w:rsidP="00E9047C">
            <w:pPr>
              <w:tabs>
                <w:tab w:val="left" w:pos="240"/>
                <w:tab w:val="center" w:pos="1274"/>
              </w:tabs>
              <w:jc w:val="left"/>
              <w:cnfStyle w:val="100000000000" w:firstRow="1" w:lastRow="0" w:firstColumn="0" w:lastColumn="0" w:oddVBand="0" w:evenVBand="0" w:oddHBand="0" w:evenHBand="0" w:firstRowFirstColumn="0" w:firstRowLastColumn="0" w:lastRowFirstColumn="0" w:lastRowLastColumn="0"/>
              <w:rPr>
                <w:rFonts w:ascii="宋体" w:eastAsia="宋体" w:hAnsi="宋体"/>
                <w:b w:val="0"/>
                <w:szCs w:val="21"/>
              </w:rPr>
            </w:pPr>
            <w:r>
              <w:rPr>
                <w:rFonts w:ascii="宋体" w:eastAsia="宋体" w:hAnsi="宋体"/>
                <w:b w:val="0"/>
                <w:szCs w:val="21"/>
              </w:rPr>
              <w:tab/>
            </w:r>
            <w:r>
              <w:rPr>
                <w:rFonts w:ascii="宋体" w:eastAsia="宋体" w:hAnsi="宋体"/>
                <w:b w:val="0"/>
                <w:szCs w:val="21"/>
              </w:rPr>
              <w:tab/>
            </w:r>
            <w:r w:rsidRPr="00070988">
              <w:rPr>
                <w:rFonts w:ascii="宋体" w:eastAsia="宋体" w:hAnsi="宋体"/>
                <w:b w:val="0"/>
                <w:szCs w:val="21"/>
              </w:rPr>
              <w:t>参与式感知</w:t>
            </w:r>
          </w:p>
        </w:tc>
        <w:tc>
          <w:tcPr>
            <w:tcW w:w="2766" w:type="dxa"/>
          </w:tcPr>
          <w:p w14:paraId="3F35327C" w14:textId="77777777" w:rsidR="00E9047C" w:rsidRPr="00070988" w:rsidRDefault="00E9047C" w:rsidP="00E9047C">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Cs w:val="21"/>
              </w:rPr>
            </w:pPr>
            <w:r w:rsidRPr="00070988">
              <w:rPr>
                <w:rFonts w:ascii="宋体" w:eastAsia="宋体" w:hAnsi="宋体"/>
                <w:b w:val="0"/>
                <w:szCs w:val="21"/>
              </w:rPr>
              <w:t>机会式感知</w:t>
            </w:r>
          </w:p>
        </w:tc>
      </w:tr>
      <w:tr w:rsidR="00E9047C" w:rsidRPr="00070988" w14:paraId="241B84EF" w14:textId="77777777" w:rsidTr="00E90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2EFC168" w14:textId="77777777" w:rsidR="00E9047C" w:rsidRPr="00070988" w:rsidRDefault="00E9047C" w:rsidP="00E9047C">
            <w:pPr>
              <w:jc w:val="center"/>
              <w:rPr>
                <w:rFonts w:ascii="宋体" w:eastAsia="宋体" w:hAnsi="宋体"/>
                <w:b w:val="0"/>
                <w:szCs w:val="21"/>
              </w:rPr>
            </w:pPr>
            <w:r w:rsidRPr="00070988">
              <w:rPr>
                <w:rFonts w:ascii="宋体" w:eastAsia="宋体" w:hAnsi="宋体"/>
                <w:b w:val="0"/>
                <w:szCs w:val="21"/>
              </w:rPr>
              <w:t>数据精度</w:t>
            </w:r>
          </w:p>
        </w:tc>
        <w:tc>
          <w:tcPr>
            <w:tcW w:w="2765" w:type="dxa"/>
          </w:tcPr>
          <w:p w14:paraId="52DB8C78" w14:textId="77777777" w:rsidR="00E9047C" w:rsidRPr="00070988" w:rsidRDefault="00E9047C" w:rsidP="00E9047C">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高</w:t>
            </w:r>
          </w:p>
        </w:tc>
        <w:tc>
          <w:tcPr>
            <w:tcW w:w="2766" w:type="dxa"/>
          </w:tcPr>
          <w:p w14:paraId="4BA8C1B1" w14:textId="77777777" w:rsidR="00E9047C" w:rsidRPr="00070988" w:rsidRDefault="00E9047C" w:rsidP="00E9047C">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低</w:t>
            </w:r>
          </w:p>
        </w:tc>
      </w:tr>
      <w:tr w:rsidR="00E9047C" w:rsidRPr="00070988" w14:paraId="71F67376" w14:textId="77777777" w:rsidTr="00E9047C">
        <w:tc>
          <w:tcPr>
            <w:cnfStyle w:val="001000000000" w:firstRow="0" w:lastRow="0" w:firstColumn="1" w:lastColumn="0" w:oddVBand="0" w:evenVBand="0" w:oddHBand="0" w:evenHBand="0" w:firstRowFirstColumn="0" w:firstRowLastColumn="0" w:lastRowFirstColumn="0" w:lastRowLastColumn="0"/>
            <w:tcW w:w="2765" w:type="dxa"/>
          </w:tcPr>
          <w:p w14:paraId="4EC7924D" w14:textId="77777777" w:rsidR="00E9047C" w:rsidRPr="00070988" w:rsidRDefault="00E9047C" w:rsidP="00E9047C">
            <w:pPr>
              <w:jc w:val="center"/>
              <w:rPr>
                <w:rFonts w:ascii="宋体" w:eastAsia="宋体" w:hAnsi="宋体"/>
                <w:b w:val="0"/>
                <w:szCs w:val="21"/>
              </w:rPr>
            </w:pPr>
            <w:r w:rsidRPr="00070988">
              <w:rPr>
                <w:rFonts w:ascii="宋体" w:eastAsia="宋体" w:hAnsi="宋体"/>
                <w:b w:val="0"/>
                <w:szCs w:val="21"/>
              </w:rPr>
              <w:t>用户负担</w:t>
            </w:r>
          </w:p>
        </w:tc>
        <w:tc>
          <w:tcPr>
            <w:tcW w:w="2765" w:type="dxa"/>
          </w:tcPr>
          <w:p w14:paraId="594466C4" w14:textId="77777777" w:rsidR="00E9047C" w:rsidRPr="00070988" w:rsidRDefault="00E9047C" w:rsidP="00E9047C">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070988">
              <w:rPr>
                <w:rFonts w:ascii="宋体" w:eastAsia="宋体" w:hAnsi="宋体"/>
                <w:szCs w:val="21"/>
              </w:rPr>
              <w:t>高</w:t>
            </w:r>
          </w:p>
        </w:tc>
        <w:tc>
          <w:tcPr>
            <w:tcW w:w="2766" w:type="dxa"/>
          </w:tcPr>
          <w:p w14:paraId="30276264" w14:textId="77777777" w:rsidR="00E9047C" w:rsidRPr="00070988" w:rsidRDefault="00E9047C" w:rsidP="00E9047C">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070988">
              <w:rPr>
                <w:rFonts w:ascii="宋体" w:eastAsia="宋体" w:hAnsi="宋体"/>
                <w:szCs w:val="21"/>
              </w:rPr>
              <w:t>低</w:t>
            </w:r>
          </w:p>
        </w:tc>
      </w:tr>
      <w:tr w:rsidR="00E9047C" w:rsidRPr="00070988" w14:paraId="74B906D1" w14:textId="77777777" w:rsidTr="00E90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6B86D9B" w14:textId="77777777" w:rsidR="00E9047C" w:rsidRPr="00070988" w:rsidRDefault="00E9047C" w:rsidP="00E9047C">
            <w:pPr>
              <w:jc w:val="center"/>
              <w:rPr>
                <w:rFonts w:ascii="宋体" w:eastAsia="宋体" w:hAnsi="宋体"/>
                <w:b w:val="0"/>
                <w:szCs w:val="21"/>
              </w:rPr>
            </w:pPr>
            <w:r w:rsidRPr="00070988">
              <w:rPr>
                <w:rFonts w:ascii="宋体" w:eastAsia="宋体" w:hAnsi="宋体"/>
                <w:b w:val="0"/>
                <w:szCs w:val="21"/>
              </w:rPr>
              <w:t>感知复杂度</w:t>
            </w:r>
          </w:p>
        </w:tc>
        <w:tc>
          <w:tcPr>
            <w:tcW w:w="2765" w:type="dxa"/>
          </w:tcPr>
          <w:p w14:paraId="3C5190FA" w14:textId="77777777" w:rsidR="00E9047C" w:rsidRPr="00070988" w:rsidRDefault="00E9047C" w:rsidP="00E9047C">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小</w:t>
            </w:r>
          </w:p>
        </w:tc>
        <w:tc>
          <w:tcPr>
            <w:tcW w:w="2766" w:type="dxa"/>
          </w:tcPr>
          <w:p w14:paraId="20338D1B" w14:textId="77777777" w:rsidR="00E9047C" w:rsidRPr="00070988" w:rsidRDefault="00E9047C" w:rsidP="00E9047C">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大</w:t>
            </w:r>
          </w:p>
        </w:tc>
      </w:tr>
      <w:tr w:rsidR="00E9047C" w:rsidRPr="00070988" w14:paraId="62C276C0" w14:textId="77777777" w:rsidTr="00E9047C">
        <w:tc>
          <w:tcPr>
            <w:cnfStyle w:val="001000000000" w:firstRow="0" w:lastRow="0" w:firstColumn="1" w:lastColumn="0" w:oddVBand="0" w:evenVBand="0" w:oddHBand="0" w:evenHBand="0" w:firstRowFirstColumn="0" w:firstRowLastColumn="0" w:lastRowFirstColumn="0" w:lastRowLastColumn="0"/>
            <w:tcW w:w="2765" w:type="dxa"/>
          </w:tcPr>
          <w:p w14:paraId="79478119" w14:textId="77777777" w:rsidR="00E9047C" w:rsidRPr="00070988" w:rsidRDefault="00E9047C" w:rsidP="00E9047C">
            <w:pPr>
              <w:jc w:val="center"/>
              <w:rPr>
                <w:rFonts w:ascii="宋体" w:eastAsia="宋体" w:hAnsi="宋体"/>
                <w:b w:val="0"/>
                <w:szCs w:val="21"/>
              </w:rPr>
            </w:pPr>
            <w:r w:rsidRPr="00070988">
              <w:rPr>
                <w:rFonts w:ascii="宋体" w:eastAsia="宋体" w:hAnsi="宋体"/>
                <w:b w:val="0"/>
                <w:szCs w:val="21"/>
              </w:rPr>
              <w:t>感知数据类型</w:t>
            </w:r>
          </w:p>
        </w:tc>
        <w:tc>
          <w:tcPr>
            <w:tcW w:w="2765" w:type="dxa"/>
          </w:tcPr>
          <w:p w14:paraId="4730A1FB" w14:textId="77777777" w:rsidR="00E9047C" w:rsidRPr="00070988" w:rsidRDefault="00E9047C" w:rsidP="00E9047C">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070988">
              <w:rPr>
                <w:rFonts w:ascii="宋体" w:eastAsia="宋体" w:hAnsi="宋体"/>
                <w:szCs w:val="21"/>
              </w:rPr>
              <w:t>图片</w:t>
            </w:r>
            <w:r w:rsidRPr="00070988">
              <w:rPr>
                <w:rFonts w:ascii="宋体" w:eastAsia="宋体" w:hAnsi="宋体" w:hint="eastAsia"/>
                <w:szCs w:val="21"/>
              </w:rPr>
              <w:t>、</w:t>
            </w:r>
            <w:r w:rsidRPr="00070988">
              <w:rPr>
                <w:rFonts w:ascii="宋体" w:eastAsia="宋体" w:hAnsi="宋体"/>
                <w:szCs w:val="21"/>
              </w:rPr>
              <w:t>视频</w:t>
            </w:r>
            <w:r>
              <w:rPr>
                <w:rFonts w:ascii="宋体" w:eastAsia="宋体" w:hAnsi="宋体" w:hint="eastAsia"/>
                <w:szCs w:val="21"/>
              </w:rPr>
              <w:t>、文本</w:t>
            </w:r>
          </w:p>
        </w:tc>
        <w:tc>
          <w:tcPr>
            <w:tcW w:w="2766" w:type="dxa"/>
          </w:tcPr>
          <w:p w14:paraId="2FC2E470" w14:textId="77777777" w:rsidR="00E9047C" w:rsidRPr="00070988" w:rsidRDefault="00E9047C" w:rsidP="00E9047C">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szCs w:val="21"/>
              </w:rPr>
              <w:t>温度</w:t>
            </w:r>
            <w:r>
              <w:rPr>
                <w:rFonts w:ascii="宋体" w:eastAsia="宋体" w:hAnsi="宋体" w:hint="eastAsia"/>
                <w:szCs w:val="21"/>
              </w:rPr>
              <w:t>、位置d</w:t>
            </w:r>
          </w:p>
        </w:tc>
      </w:tr>
      <w:tr w:rsidR="00E9047C" w:rsidRPr="00070988" w14:paraId="4F09EA05" w14:textId="77777777" w:rsidTr="00E90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9528A53" w14:textId="77777777" w:rsidR="00E9047C" w:rsidRPr="00B2495C" w:rsidRDefault="00E9047C" w:rsidP="00E9047C">
            <w:pPr>
              <w:jc w:val="center"/>
              <w:rPr>
                <w:rFonts w:ascii="宋体" w:eastAsia="宋体" w:hAnsi="宋体"/>
                <w:b w:val="0"/>
                <w:szCs w:val="21"/>
              </w:rPr>
            </w:pPr>
            <w:r w:rsidRPr="00B2495C">
              <w:rPr>
                <w:rFonts w:ascii="宋体" w:eastAsia="宋体" w:hAnsi="宋体"/>
                <w:b w:val="0"/>
                <w:szCs w:val="21"/>
              </w:rPr>
              <w:t>安全性</w:t>
            </w:r>
          </w:p>
        </w:tc>
        <w:tc>
          <w:tcPr>
            <w:tcW w:w="2765" w:type="dxa"/>
          </w:tcPr>
          <w:p w14:paraId="4E91858B" w14:textId="77777777" w:rsidR="00E9047C" w:rsidRPr="00070988" w:rsidRDefault="00E9047C" w:rsidP="00E9047C">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szCs w:val="21"/>
              </w:rPr>
              <w:t>高</w:t>
            </w:r>
          </w:p>
        </w:tc>
        <w:tc>
          <w:tcPr>
            <w:tcW w:w="2766" w:type="dxa"/>
          </w:tcPr>
          <w:p w14:paraId="3FBCF4D8" w14:textId="77777777" w:rsidR="00E9047C" w:rsidRDefault="00E9047C" w:rsidP="00E9047C">
            <w:pPr>
              <w:keepNex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szCs w:val="21"/>
              </w:rPr>
              <w:t>低</w:t>
            </w:r>
          </w:p>
        </w:tc>
      </w:tr>
    </w:tbl>
    <w:p w14:paraId="4A639CB4" w14:textId="77777777" w:rsidR="00254C5B" w:rsidRPr="00254C5B" w:rsidRDefault="00254C5B" w:rsidP="00855220">
      <w:pPr>
        <w:spacing w:beforeLines="50" w:before="156" w:afterLines="50" w:after="156" w:line="400" w:lineRule="exact"/>
        <w:outlineLvl w:val="2"/>
        <w:rPr>
          <w:rFonts w:ascii="黑体" w:eastAsia="黑体" w:hAnsi="黑体"/>
          <w:b/>
          <w:sz w:val="24"/>
          <w:szCs w:val="24"/>
        </w:rPr>
      </w:pPr>
      <w:bookmarkStart w:id="30" w:name="_Toc2282239"/>
      <w:r w:rsidRPr="00254C5B">
        <w:rPr>
          <w:rFonts w:ascii="黑体" w:eastAsia="黑体" w:hAnsi="黑体" w:hint="eastAsia"/>
          <w:b/>
          <w:sz w:val="24"/>
          <w:szCs w:val="24"/>
        </w:rPr>
        <w:t>2</w:t>
      </w:r>
      <w:r w:rsidRPr="00254C5B">
        <w:rPr>
          <w:rFonts w:ascii="黑体" w:eastAsia="黑体" w:hAnsi="黑体"/>
          <w:b/>
          <w:sz w:val="24"/>
          <w:szCs w:val="24"/>
        </w:rPr>
        <w:t>.2.</w:t>
      </w:r>
      <w:r w:rsidR="00D66947">
        <w:rPr>
          <w:rFonts w:ascii="黑体" w:eastAsia="黑体" w:hAnsi="黑体"/>
          <w:b/>
          <w:sz w:val="24"/>
          <w:szCs w:val="24"/>
        </w:rPr>
        <w:t>2</w:t>
      </w:r>
      <w:r w:rsidR="00C721FE">
        <w:rPr>
          <w:rFonts w:ascii="黑体" w:eastAsia="黑体" w:hAnsi="黑体"/>
          <w:b/>
          <w:sz w:val="24"/>
          <w:szCs w:val="24"/>
        </w:rPr>
        <w:t xml:space="preserve"> </w:t>
      </w:r>
      <w:r w:rsidRPr="00254C5B">
        <w:rPr>
          <w:rFonts w:ascii="黑体" w:eastAsia="黑体" w:hAnsi="黑体"/>
          <w:b/>
          <w:sz w:val="24"/>
          <w:szCs w:val="24"/>
        </w:rPr>
        <w:t>系统组成</w:t>
      </w:r>
      <w:bookmarkEnd w:id="28"/>
      <w:bookmarkEnd w:id="30"/>
    </w:p>
    <w:p w14:paraId="6A7F8BE4" w14:textId="6CC4B970" w:rsidR="00254C5B" w:rsidRPr="00407BC3" w:rsidRDefault="00254C5B" w:rsidP="00407BC3">
      <w:pPr>
        <w:pStyle w:val="a3"/>
        <w:spacing w:line="400" w:lineRule="exact"/>
        <w:ind w:firstLineChars="0"/>
        <w:rPr>
          <w:rFonts w:ascii="宋体" w:eastAsia="宋体" w:hAnsi="宋体"/>
          <w:sz w:val="24"/>
          <w:szCs w:val="24"/>
        </w:rPr>
      </w:pPr>
      <w:r w:rsidRPr="00254C5B">
        <w:rPr>
          <w:rFonts w:ascii="宋体" w:eastAsia="宋体" w:hAnsi="宋体"/>
          <w:sz w:val="24"/>
          <w:szCs w:val="24"/>
        </w:rPr>
        <w:t>移动群体感知</w:t>
      </w:r>
      <w:r>
        <w:rPr>
          <w:rFonts w:ascii="宋体" w:eastAsia="宋体" w:hAnsi="宋体"/>
          <w:sz w:val="24"/>
          <w:szCs w:val="24"/>
        </w:rPr>
        <w:t>系统由数据处理中心</w:t>
      </w:r>
      <w:r>
        <w:rPr>
          <w:rFonts w:ascii="宋体" w:eastAsia="宋体" w:hAnsi="宋体" w:hint="eastAsia"/>
          <w:sz w:val="24"/>
          <w:szCs w:val="24"/>
        </w:rPr>
        <w:t>、</w:t>
      </w:r>
      <w:r>
        <w:rPr>
          <w:rFonts w:ascii="宋体" w:eastAsia="宋体" w:hAnsi="宋体"/>
          <w:sz w:val="24"/>
          <w:szCs w:val="24"/>
        </w:rPr>
        <w:t>感知参与者</w:t>
      </w:r>
      <w:r>
        <w:rPr>
          <w:rFonts w:ascii="宋体" w:eastAsia="宋体" w:hAnsi="宋体" w:hint="eastAsia"/>
          <w:sz w:val="24"/>
          <w:szCs w:val="24"/>
        </w:rPr>
        <w:t>（</w:t>
      </w:r>
      <w:r w:rsidR="00FD0233">
        <w:rPr>
          <w:rFonts w:ascii="宋体" w:eastAsia="宋体" w:hAnsi="宋体" w:hint="eastAsia"/>
          <w:sz w:val="24"/>
          <w:szCs w:val="24"/>
        </w:rPr>
        <w:t>移动</w:t>
      </w:r>
      <w:r>
        <w:rPr>
          <w:rFonts w:ascii="宋体" w:eastAsia="宋体" w:hAnsi="宋体" w:hint="eastAsia"/>
          <w:sz w:val="24"/>
          <w:szCs w:val="24"/>
        </w:rPr>
        <w:t>感知节点）、任务发起者三部分组成</w:t>
      </w:r>
      <w:r w:rsidR="00083CA9" w:rsidRPr="00D24009">
        <w:rPr>
          <w:rFonts w:ascii="宋体" w:eastAsia="宋体" w:hAnsi="宋体"/>
          <w:sz w:val="24"/>
          <w:szCs w:val="24"/>
          <w:vertAlign w:val="superscript"/>
        </w:rPr>
        <w:fldChar w:fldCharType="begin"/>
      </w:r>
      <w:r w:rsidR="00083CA9" w:rsidRPr="00D24009">
        <w:rPr>
          <w:rFonts w:ascii="宋体" w:eastAsia="宋体" w:hAnsi="宋体"/>
          <w:sz w:val="24"/>
          <w:szCs w:val="24"/>
          <w:vertAlign w:val="superscript"/>
        </w:rPr>
        <w:instrText xml:space="preserve"> </w:instrText>
      </w:r>
      <w:r w:rsidR="00083CA9" w:rsidRPr="00D24009">
        <w:rPr>
          <w:rFonts w:ascii="宋体" w:eastAsia="宋体" w:hAnsi="宋体" w:hint="eastAsia"/>
          <w:sz w:val="24"/>
          <w:szCs w:val="24"/>
          <w:vertAlign w:val="superscript"/>
        </w:rPr>
        <w:instrText>REF _Ref534204956 \r \h</w:instrText>
      </w:r>
      <w:r w:rsidR="00083CA9" w:rsidRPr="00D24009">
        <w:rPr>
          <w:rFonts w:ascii="宋体" w:eastAsia="宋体" w:hAnsi="宋体"/>
          <w:sz w:val="24"/>
          <w:szCs w:val="24"/>
          <w:vertAlign w:val="superscript"/>
        </w:rPr>
        <w:instrText xml:space="preserve"> </w:instrText>
      </w:r>
      <w:r w:rsidR="00D24009">
        <w:rPr>
          <w:rFonts w:ascii="宋体" w:eastAsia="宋体" w:hAnsi="宋体"/>
          <w:sz w:val="24"/>
          <w:szCs w:val="24"/>
          <w:vertAlign w:val="superscript"/>
        </w:rPr>
        <w:instrText xml:space="preserve"> \* MERGEFORMAT </w:instrText>
      </w:r>
      <w:r w:rsidR="00083CA9" w:rsidRPr="00D24009">
        <w:rPr>
          <w:rFonts w:ascii="宋体" w:eastAsia="宋体" w:hAnsi="宋体"/>
          <w:sz w:val="24"/>
          <w:szCs w:val="24"/>
          <w:vertAlign w:val="superscript"/>
        </w:rPr>
      </w:r>
      <w:r w:rsidR="00083CA9" w:rsidRPr="00D24009">
        <w:rPr>
          <w:rFonts w:ascii="宋体" w:eastAsia="宋体" w:hAnsi="宋体"/>
          <w:sz w:val="24"/>
          <w:szCs w:val="24"/>
          <w:vertAlign w:val="superscript"/>
        </w:rPr>
        <w:fldChar w:fldCharType="separate"/>
      </w:r>
      <w:r w:rsidR="003E165B">
        <w:rPr>
          <w:rFonts w:ascii="宋体" w:eastAsia="宋体" w:hAnsi="宋体"/>
          <w:sz w:val="24"/>
          <w:szCs w:val="24"/>
          <w:vertAlign w:val="superscript"/>
        </w:rPr>
        <w:t>[13]</w:t>
      </w:r>
      <w:r w:rsidR="00083CA9" w:rsidRPr="00D24009">
        <w:rPr>
          <w:rFonts w:ascii="宋体" w:eastAsia="宋体" w:hAnsi="宋体"/>
          <w:sz w:val="24"/>
          <w:szCs w:val="24"/>
          <w:vertAlign w:val="superscript"/>
        </w:rPr>
        <w:fldChar w:fldCharType="end"/>
      </w:r>
      <w:r>
        <w:rPr>
          <w:rFonts w:ascii="宋体" w:eastAsia="宋体" w:hAnsi="宋体" w:hint="eastAsia"/>
          <w:sz w:val="24"/>
          <w:szCs w:val="24"/>
        </w:rPr>
        <w:t>，如图</w:t>
      </w:r>
      <w:r w:rsidR="00B04D71">
        <w:rPr>
          <w:rFonts w:ascii="宋体" w:eastAsia="宋体" w:hAnsi="宋体" w:hint="eastAsia"/>
          <w:sz w:val="24"/>
          <w:szCs w:val="24"/>
        </w:rPr>
        <w:t>2</w:t>
      </w:r>
      <w:r w:rsidR="00E9047C">
        <w:noBreakHyphen/>
      </w:r>
      <w:r w:rsidR="00B04D71">
        <w:rPr>
          <w:rFonts w:ascii="宋体" w:eastAsia="宋体" w:hAnsi="宋体"/>
          <w:sz w:val="24"/>
          <w:szCs w:val="24"/>
        </w:rPr>
        <w:t>1</w:t>
      </w:r>
      <w:r w:rsidR="00B04D71">
        <w:rPr>
          <w:rFonts w:ascii="宋体" w:eastAsia="宋体" w:hAnsi="宋体" w:hint="eastAsia"/>
          <w:sz w:val="24"/>
          <w:szCs w:val="24"/>
        </w:rPr>
        <w:t>所示</w:t>
      </w:r>
      <w:r>
        <w:rPr>
          <w:rFonts w:ascii="宋体" w:eastAsia="宋体" w:hAnsi="宋体" w:hint="eastAsia"/>
          <w:sz w:val="24"/>
          <w:szCs w:val="24"/>
        </w:rPr>
        <w:t>。</w:t>
      </w:r>
      <w:r w:rsidR="000555D9">
        <w:rPr>
          <w:rFonts w:ascii="宋体" w:eastAsia="宋体" w:hAnsi="宋体"/>
          <w:sz w:val="24"/>
          <w:szCs w:val="24"/>
        </w:rPr>
        <w:t>数据处理中心主要负责</w:t>
      </w:r>
      <w:r w:rsidR="001A04D2">
        <w:rPr>
          <w:rFonts w:ascii="宋体" w:eastAsia="宋体" w:hAnsi="宋体"/>
          <w:sz w:val="24"/>
          <w:szCs w:val="24"/>
        </w:rPr>
        <w:t>响应任务发起者的数据请求</w:t>
      </w:r>
      <w:r w:rsidR="001A04D2">
        <w:rPr>
          <w:rFonts w:ascii="宋体" w:eastAsia="宋体" w:hAnsi="宋体" w:hint="eastAsia"/>
          <w:sz w:val="24"/>
          <w:szCs w:val="24"/>
        </w:rPr>
        <w:t>，通过参与者选择策略，选择最优的参与者集合执行感知任务，然后</w:t>
      </w:r>
      <w:r w:rsidR="001A04D2">
        <w:rPr>
          <w:rFonts w:ascii="宋体" w:eastAsia="宋体" w:hAnsi="宋体"/>
          <w:sz w:val="24"/>
          <w:szCs w:val="24"/>
        </w:rPr>
        <w:t>将任务发布给的感知参与者</w:t>
      </w:r>
      <w:r w:rsidR="001A04D2">
        <w:rPr>
          <w:rFonts w:ascii="宋体" w:eastAsia="宋体" w:hAnsi="宋体" w:hint="eastAsia"/>
          <w:sz w:val="24"/>
          <w:szCs w:val="24"/>
        </w:rPr>
        <w:t>，最后对感知参与者上传的数据进行融合处理并响应给任务发起者。</w:t>
      </w:r>
      <w:r w:rsidR="001A04D2">
        <w:rPr>
          <w:rFonts w:ascii="宋体" w:eastAsia="宋体" w:hAnsi="宋体"/>
          <w:sz w:val="24"/>
          <w:szCs w:val="24"/>
        </w:rPr>
        <w:t>感知参与者</w:t>
      </w:r>
      <w:r w:rsidR="001A04D2">
        <w:rPr>
          <w:rFonts w:ascii="宋体" w:eastAsia="宋体" w:hAnsi="宋体" w:hint="eastAsia"/>
          <w:sz w:val="24"/>
          <w:szCs w:val="24"/>
        </w:rPr>
        <w:t>，主要只携带智能终端设备的人或者搭载智能传感器的实体（比如公共交通）</w:t>
      </w:r>
      <w:r w:rsidR="001A04D2">
        <w:rPr>
          <w:rFonts w:ascii="宋体" w:eastAsia="宋体" w:hAnsi="宋体"/>
          <w:sz w:val="24"/>
          <w:szCs w:val="24"/>
        </w:rPr>
        <w:t>是移动群体感知系统数据采集的执行者</w:t>
      </w:r>
      <w:r w:rsidR="001A04D2">
        <w:rPr>
          <w:rFonts w:ascii="宋体" w:eastAsia="宋体" w:hAnsi="宋体" w:hint="eastAsia"/>
          <w:sz w:val="24"/>
          <w:szCs w:val="24"/>
        </w:rPr>
        <w:t>，</w:t>
      </w:r>
      <w:r w:rsidR="001A04D2">
        <w:rPr>
          <w:rFonts w:ascii="宋体" w:eastAsia="宋体" w:hAnsi="宋体"/>
          <w:sz w:val="24"/>
          <w:szCs w:val="24"/>
        </w:rPr>
        <w:t>感知参与者在执行感知任务时会产生一定的能耗</w:t>
      </w:r>
      <w:r w:rsidR="001A04D2">
        <w:rPr>
          <w:rFonts w:ascii="宋体" w:eastAsia="宋体" w:hAnsi="宋体" w:hint="eastAsia"/>
          <w:sz w:val="24"/>
          <w:szCs w:val="24"/>
        </w:rPr>
        <w:t>，</w:t>
      </w:r>
      <w:r w:rsidR="001A04D2">
        <w:rPr>
          <w:rFonts w:ascii="宋体" w:eastAsia="宋体" w:hAnsi="宋体"/>
          <w:sz w:val="24"/>
          <w:szCs w:val="24"/>
        </w:rPr>
        <w:t>为了激发参与者的感知积极性</w:t>
      </w:r>
      <w:r w:rsidR="001A04D2">
        <w:rPr>
          <w:rFonts w:ascii="宋体" w:eastAsia="宋体" w:hAnsi="宋体" w:hint="eastAsia"/>
          <w:sz w:val="24"/>
          <w:szCs w:val="24"/>
        </w:rPr>
        <w:t>，</w:t>
      </w:r>
      <w:r w:rsidR="001A04D2">
        <w:rPr>
          <w:rFonts w:ascii="宋体" w:eastAsia="宋体" w:hAnsi="宋体"/>
          <w:sz w:val="24"/>
          <w:szCs w:val="24"/>
        </w:rPr>
        <w:t>感知参与者如果参与完成感知任务将会获得相应的感知激励</w:t>
      </w:r>
      <w:r w:rsidR="001A04D2">
        <w:rPr>
          <w:rFonts w:ascii="宋体" w:eastAsia="宋体" w:hAnsi="宋体" w:hint="eastAsia"/>
          <w:sz w:val="24"/>
          <w:szCs w:val="24"/>
        </w:rPr>
        <w:t>。任务发起者，可以</w:t>
      </w:r>
      <w:r w:rsidR="00794A06">
        <w:rPr>
          <w:rFonts w:ascii="宋体" w:eastAsia="宋体" w:hAnsi="宋体" w:hint="eastAsia"/>
          <w:sz w:val="24"/>
          <w:szCs w:val="24"/>
        </w:rPr>
        <w:t>是</w:t>
      </w:r>
      <w:r w:rsidR="001A04D2">
        <w:rPr>
          <w:rFonts w:ascii="宋体" w:eastAsia="宋体" w:hAnsi="宋体" w:hint="eastAsia"/>
          <w:sz w:val="24"/>
          <w:szCs w:val="24"/>
        </w:rPr>
        <w:t>个人、企业、国家机关等等，任务发起者根据自身需求</w:t>
      </w:r>
      <w:r w:rsidR="00B11192">
        <w:rPr>
          <w:rFonts w:ascii="宋体" w:eastAsia="宋体" w:hAnsi="宋体" w:hint="eastAsia"/>
          <w:sz w:val="24"/>
          <w:szCs w:val="24"/>
        </w:rPr>
        <w:t>向数据处理中心发起数据请求，不同的任务发起者所能承受的感知成本存在差异。</w:t>
      </w:r>
    </w:p>
    <w:p w14:paraId="3A269640" w14:textId="77777777" w:rsidR="00DA680C" w:rsidRDefault="00407BC3" w:rsidP="00DA680C">
      <w:pPr>
        <w:pStyle w:val="a3"/>
        <w:keepNext/>
        <w:ind w:firstLineChars="0" w:firstLine="0"/>
      </w:pPr>
      <w:r>
        <w:rPr>
          <w:rFonts w:ascii="宋体" w:eastAsia="宋体" w:hAnsi="宋体"/>
          <w:noProof/>
          <w:sz w:val="24"/>
          <w:szCs w:val="24"/>
        </w:rPr>
        <w:lastRenderedPageBreak/>
        <w:drawing>
          <wp:inline distT="0" distB="0" distL="0" distR="0" wp14:anchorId="6FA55CC3" wp14:editId="35E49EAD">
            <wp:extent cx="5274310" cy="4852670"/>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852670"/>
                    </a:xfrm>
                    <a:prstGeom prst="rect">
                      <a:avLst/>
                    </a:prstGeom>
                  </pic:spPr>
                </pic:pic>
              </a:graphicData>
            </a:graphic>
          </wp:inline>
        </w:drawing>
      </w:r>
    </w:p>
    <w:p w14:paraId="755EE8B8" w14:textId="20A2464D" w:rsidR="00560B1F" w:rsidRPr="00DA680C" w:rsidRDefault="00DA680C" w:rsidP="00DA680C">
      <w:pPr>
        <w:pStyle w:val="a4"/>
        <w:jc w:val="center"/>
        <w:rPr>
          <w:rFonts w:ascii="楷体" w:eastAsia="楷体" w:hAnsi="楷体"/>
          <w:sz w:val="21"/>
          <w:szCs w:val="21"/>
        </w:rPr>
      </w:pPr>
      <w:r w:rsidRPr="00DA680C">
        <w:rPr>
          <w:rFonts w:ascii="楷体" w:eastAsia="楷体" w:hAnsi="楷体" w:hint="eastAsia"/>
          <w:sz w:val="21"/>
          <w:szCs w:val="21"/>
        </w:rPr>
        <w:t>图2</w:t>
      </w:r>
      <w:r w:rsidR="00E9047C">
        <w:noBreakHyphen/>
      </w:r>
      <w:r w:rsidRPr="00DA680C">
        <w:rPr>
          <w:rFonts w:ascii="楷体" w:eastAsia="楷体" w:hAnsi="楷体"/>
          <w:sz w:val="21"/>
          <w:szCs w:val="21"/>
        </w:rPr>
        <w:fldChar w:fldCharType="begin"/>
      </w:r>
      <w:r w:rsidRPr="00DA680C">
        <w:rPr>
          <w:rFonts w:ascii="楷体" w:eastAsia="楷体" w:hAnsi="楷体"/>
          <w:sz w:val="21"/>
          <w:szCs w:val="21"/>
        </w:rPr>
        <w:instrText xml:space="preserve"> </w:instrText>
      </w:r>
      <w:r w:rsidRPr="00DA680C">
        <w:rPr>
          <w:rFonts w:ascii="楷体" w:eastAsia="楷体" w:hAnsi="楷体" w:hint="eastAsia"/>
          <w:sz w:val="21"/>
          <w:szCs w:val="21"/>
        </w:rPr>
        <w:instrText>SEQ 图1.2 \* ARABIC</w:instrText>
      </w:r>
      <w:r w:rsidRPr="00DA680C">
        <w:rPr>
          <w:rFonts w:ascii="楷体" w:eastAsia="楷体" w:hAnsi="楷体"/>
          <w:sz w:val="21"/>
          <w:szCs w:val="21"/>
        </w:rPr>
        <w:instrText xml:space="preserve"> </w:instrText>
      </w:r>
      <w:r w:rsidRPr="00DA680C">
        <w:rPr>
          <w:rFonts w:ascii="楷体" w:eastAsia="楷体" w:hAnsi="楷体"/>
          <w:sz w:val="21"/>
          <w:szCs w:val="21"/>
        </w:rPr>
        <w:fldChar w:fldCharType="separate"/>
      </w:r>
      <w:r w:rsidR="003E165B">
        <w:rPr>
          <w:rFonts w:ascii="楷体" w:eastAsia="楷体" w:hAnsi="楷体"/>
          <w:noProof/>
          <w:sz w:val="21"/>
          <w:szCs w:val="21"/>
        </w:rPr>
        <w:t>1</w:t>
      </w:r>
      <w:r w:rsidRPr="00DA680C">
        <w:rPr>
          <w:rFonts w:ascii="楷体" w:eastAsia="楷体" w:hAnsi="楷体"/>
          <w:sz w:val="21"/>
          <w:szCs w:val="21"/>
        </w:rPr>
        <w:fldChar w:fldCharType="end"/>
      </w:r>
      <w:r w:rsidR="00E9047C">
        <w:rPr>
          <w:rFonts w:ascii="楷体" w:eastAsia="楷体" w:hAnsi="楷体"/>
          <w:sz w:val="21"/>
          <w:szCs w:val="21"/>
        </w:rPr>
        <w:t xml:space="preserve"> </w:t>
      </w:r>
      <w:r w:rsidRPr="00DA680C">
        <w:rPr>
          <w:rFonts w:ascii="楷体" w:eastAsia="楷体" w:hAnsi="楷体" w:hint="eastAsia"/>
          <w:sz w:val="21"/>
          <w:szCs w:val="21"/>
        </w:rPr>
        <w:t>移动群体感知系统结构</w:t>
      </w:r>
    </w:p>
    <w:p w14:paraId="5512C205" w14:textId="77777777" w:rsidR="007059F1" w:rsidRDefault="00794A06" w:rsidP="00443E96">
      <w:pPr>
        <w:pStyle w:val="a3"/>
        <w:spacing w:beforeLines="100" w:before="312" w:line="400" w:lineRule="exact"/>
        <w:ind w:firstLine="480"/>
        <w:rPr>
          <w:rFonts w:ascii="宋体" w:eastAsia="宋体" w:hAnsi="宋体"/>
          <w:sz w:val="24"/>
          <w:szCs w:val="24"/>
        </w:rPr>
      </w:pPr>
      <w:r>
        <w:rPr>
          <w:rFonts w:ascii="宋体" w:eastAsia="宋体" w:hAnsi="宋体" w:hint="eastAsia"/>
          <w:sz w:val="24"/>
          <w:szCs w:val="24"/>
        </w:rPr>
        <w:t>移动群体</w:t>
      </w:r>
      <w:r w:rsidR="007059F1">
        <w:rPr>
          <w:rFonts w:ascii="宋体" w:eastAsia="宋体" w:hAnsi="宋体"/>
          <w:sz w:val="24"/>
          <w:szCs w:val="24"/>
        </w:rPr>
        <w:t>感知规模描述了数据源的规模</w:t>
      </w:r>
      <w:r w:rsidR="007059F1">
        <w:rPr>
          <w:rFonts w:ascii="宋体" w:eastAsia="宋体" w:hAnsi="宋体" w:hint="eastAsia"/>
          <w:sz w:val="24"/>
          <w:szCs w:val="24"/>
        </w:rPr>
        <w:t>。</w:t>
      </w:r>
      <w:r w:rsidR="007059F1">
        <w:rPr>
          <w:rFonts w:ascii="宋体" w:eastAsia="宋体" w:hAnsi="宋体"/>
          <w:sz w:val="24"/>
          <w:szCs w:val="24"/>
        </w:rPr>
        <w:t>根据规模的大小</w:t>
      </w:r>
      <w:r w:rsidR="00B11192">
        <w:rPr>
          <w:rFonts w:ascii="宋体" w:eastAsia="宋体" w:hAnsi="宋体" w:hint="eastAsia"/>
          <w:sz w:val="24"/>
          <w:szCs w:val="24"/>
        </w:rPr>
        <w:t>，</w:t>
      </w:r>
      <w:r w:rsidR="007059F1">
        <w:rPr>
          <w:rFonts w:ascii="宋体" w:eastAsia="宋体" w:hAnsi="宋体" w:hint="eastAsia"/>
          <w:sz w:val="24"/>
          <w:szCs w:val="24"/>
        </w:rPr>
        <w:t>可以分为个体感知，群组感知以及群体感知，如图2</w:t>
      </w:r>
      <w:r w:rsidR="00E9047C">
        <w:noBreakHyphen/>
      </w:r>
      <w:r w:rsidR="00B04D71">
        <w:rPr>
          <w:rFonts w:ascii="宋体" w:eastAsia="宋体" w:hAnsi="宋体"/>
          <w:sz w:val="24"/>
          <w:szCs w:val="24"/>
        </w:rPr>
        <w:t>2</w:t>
      </w:r>
      <w:r w:rsidR="007059F1">
        <w:rPr>
          <w:rFonts w:ascii="宋体" w:eastAsia="宋体" w:hAnsi="宋体"/>
          <w:sz w:val="24"/>
          <w:szCs w:val="24"/>
        </w:rPr>
        <w:t>所示</w:t>
      </w:r>
      <w:r w:rsidR="007059F1">
        <w:rPr>
          <w:rFonts w:ascii="宋体" w:eastAsia="宋体" w:hAnsi="宋体" w:hint="eastAsia"/>
          <w:sz w:val="24"/>
          <w:szCs w:val="24"/>
        </w:rPr>
        <w:t>。</w:t>
      </w:r>
    </w:p>
    <w:p w14:paraId="4BAA184D" w14:textId="77777777" w:rsidR="00407BC3" w:rsidRDefault="00407BC3" w:rsidP="006F1DEB">
      <w:pPr>
        <w:pStyle w:val="a3"/>
        <w:spacing w:line="400" w:lineRule="exact"/>
        <w:ind w:firstLine="480"/>
        <w:rPr>
          <w:rFonts w:ascii="宋体" w:eastAsia="宋体" w:hAnsi="宋体"/>
          <w:noProof/>
          <w:sz w:val="24"/>
          <w:szCs w:val="24"/>
        </w:rPr>
      </w:pPr>
      <w:r>
        <w:rPr>
          <w:rFonts w:ascii="宋体" w:eastAsia="宋体" w:hAnsi="宋体"/>
          <w:noProof/>
          <w:sz w:val="24"/>
          <w:szCs w:val="24"/>
        </w:rPr>
        <w:t>个体感知主要是针对单个用户的群体感知应用</w:t>
      </w:r>
      <w:r>
        <w:rPr>
          <w:rFonts w:ascii="宋体" w:eastAsia="宋体" w:hAnsi="宋体" w:hint="eastAsia"/>
          <w:noProof/>
          <w:sz w:val="24"/>
          <w:szCs w:val="24"/>
        </w:rPr>
        <w:t>，</w:t>
      </w:r>
      <w:r>
        <w:rPr>
          <w:rFonts w:ascii="宋体" w:eastAsia="宋体" w:hAnsi="宋体"/>
          <w:noProof/>
          <w:sz w:val="24"/>
          <w:szCs w:val="24"/>
        </w:rPr>
        <w:t>移动个体通过自身携带的移动智能终端采集周围环境信息</w:t>
      </w:r>
      <w:r>
        <w:rPr>
          <w:rFonts w:ascii="宋体" w:eastAsia="宋体" w:hAnsi="宋体" w:hint="eastAsia"/>
          <w:noProof/>
          <w:sz w:val="24"/>
          <w:szCs w:val="24"/>
        </w:rPr>
        <w:t>，</w:t>
      </w:r>
      <w:r>
        <w:rPr>
          <w:rFonts w:ascii="宋体" w:eastAsia="宋体" w:hAnsi="宋体"/>
          <w:noProof/>
          <w:sz w:val="24"/>
          <w:szCs w:val="24"/>
        </w:rPr>
        <w:t>在终端中进行数据融合处理</w:t>
      </w:r>
      <w:r>
        <w:rPr>
          <w:rFonts w:ascii="宋体" w:eastAsia="宋体" w:hAnsi="宋体" w:hint="eastAsia"/>
          <w:noProof/>
          <w:sz w:val="24"/>
          <w:szCs w:val="24"/>
        </w:rPr>
        <w:t>，</w:t>
      </w:r>
      <w:r>
        <w:rPr>
          <w:rFonts w:ascii="宋体" w:eastAsia="宋体" w:hAnsi="宋体"/>
          <w:noProof/>
          <w:sz w:val="24"/>
          <w:szCs w:val="24"/>
        </w:rPr>
        <w:t>处理完的数据</w:t>
      </w:r>
      <w:r>
        <w:rPr>
          <w:rFonts w:ascii="宋体" w:eastAsia="宋体" w:hAnsi="宋体" w:hint="eastAsia"/>
          <w:noProof/>
          <w:sz w:val="24"/>
          <w:szCs w:val="24"/>
        </w:rPr>
        <w:t>仅</w:t>
      </w:r>
      <w:r>
        <w:rPr>
          <w:rFonts w:ascii="宋体" w:eastAsia="宋体" w:hAnsi="宋体"/>
          <w:noProof/>
          <w:sz w:val="24"/>
          <w:szCs w:val="24"/>
        </w:rPr>
        <w:t>供自己使用</w:t>
      </w:r>
      <w:r>
        <w:rPr>
          <w:rFonts w:ascii="宋体" w:eastAsia="宋体" w:hAnsi="宋体" w:hint="eastAsia"/>
          <w:noProof/>
          <w:sz w:val="24"/>
          <w:szCs w:val="24"/>
        </w:rPr>
        <w:t>。个体感知用户之间相互独立，彼此之间不会进行通信行为或者信息共享，因此个体感知采集的信息数据精度相对较低。典型的个体感知应用如微信运动小程序、华为体脂测试</w:t>
      </w:r>
      <w:r w:rsidRPr="00292A16">
        <w:rPr>
          <w:rFonts w:ascii="Times New Roman" w:eastAsia="宋体" w:hAnsi="Times New Roman" w:cs="Times New Roman"/>
          <w:noProof/>
          <w:sz w:val="24"/>
          <w:szCs w:val="24"/>
        </w:rPr>
        <w:t>APP</w:t>
      </w:r>
      <w:r>
        <w:rPr>
          <w:rFonts w:ascii="宋体" w:eastAsia="宋体" w:hAnsi="宋体"/>
          <w:noProof/>
          <w:sz w:val="24"/>
          <w:szCs w:val="24"/>
        </w:rPr>
        <w:t>等</w:t>
      </w:r>
      <w:r>
        <w:rPr>
          <w:rFonts w:ascii="宋体" w:eastAsia="宋体" w:hAnsi="宋体" w:hint="eastAsia"/>
          <w:noProof/>
          <w:sz w:val="24"/>
          <w:szCs w:val="24"/>
        </w:rPr>
        <w:t>，这些应用</w:t>
      </w:r>
      <w:r>
        <w:rPr>
          <w:rFonts w:ascii="宋体" w:eastAsia="宋体" w:hAnsi="宋体"/>
          <w:noProof/>
          <w:sz w:val="24"/>
          <w:szCs w:val="24"/>
        </w:rPr>
        <w:t>通过采集并分析用户的运动信息</w:t>
      </w:r>
      <w:r>
        <w:rPr>
          <w:rFonts w:ascii="宋体" w:eastAsia="宋体" w:hAnsi="宋体" w:hint="eastAsia"/>
          <w:noProof/>
          <w:sz w:val="24"/>
          <w:szCs w:val="24"/>
        </w:rPr>
        <w:t>或者健康指数来鼓励个人进行身体锻炼。</w:t>
      </w:r>
    </w:p>
    <w:p w14:paraId="57731DAF" w14:textId="77777777" w:rsidR="00407BC3" w:rsidRPr="00407BC3" w:rsidRDefault="00407BC3" w:rsidP="00407BC3">
      <w:pPr>
        <w:spacing w:line="400" w:lineRule="exact"/>
        <w:rPr>
          <w:rFonts w:ascii="宋体" w:eastAsia="宋体" w:hAnsi="宋体"/>
          <w:noProof/>
          <w:sz w:val="24"/>
          <w:szCs w:val="24"/>
        </w:rPr>
      </w:pPr>
      <w:r>
        <w:rPr>
          <w:rFonts w:ascii="宋体" w:eastAsia="宋体" w:hAnsi="宋体"/>
          <w:noProof/>
          <w:sz w:val="24"/>
          <w:szCs w:val="24"/>
        </w:rPr>
        <w:tab/>
        <w:t>群组感知主要针对具有相同兴趣的用户</w:t>
      </w:r>
      <w:r>
        <w:rPr>
          <w:rFonts w:ascii="宋体" w:eastAsia="宋体" w:hAnsi="宋体" w:hint="eastAsia"/>
          <w:noProof/>
          <w:sz w:val="24"/>
          <w:szCs w:val="24"/>
        </w:rPr>
        <w:t>。</w:t>
      </w:r>
      <w:r w:rsidRPr="00E92812">
        <w:rPr>
          <w:rFonts w:ascii="宋体" w:eastAsia="宋体" w:hAnsi="宋体" w:hint="eastAsia"/>
          <w:noProof/>
          <w:sz w:val="24"/>
          <w:szCs w:val="24"/>
        </w:rPr>
        <w:t>群组</w:t>
      </w:r>
      <w:r>
        <w:rPr>
          <w:rFonts w:ascii="宋体" w:eastAsia="宋体" w:hAnsi="宋体" w:hint="eastAsia"/>
          <w:noProof/>
          <w:sz w:val="24"/>
          <w:szCs w:val="24"/>
        </w:rPr>
        <w:t>的</w:t>
      </w:r>
      <w:r w:rsidRPr="00E92812">
        <w:rPr>
          <w:rFonts w:ascii="宋体" w:eastAsia="宋体" w:hAnsi="宋体" w:hint="eastAsia"/>
          <w:noProof/>
          <w:sz w:val="24"/>
          <w:szCs w:val="24"/>
        </w:rPr>
        <w:t>规模</w:t>
      </w:r>
      <w:r>
        <w:rPr>
          <w:rFonts w:ascii="宋体" w:eastAsia="宋体" w:hAnsi="宋体" w:hint="eastAsia"/>
          <w:noProof/>
          <w:sz w:val="24"/>
          <w:szCs w:val="24"/>
        </w:rPr>
        <w:t>一般不是特别庞大，</w:t>
      </w:r>
      <w:r w:rsidRPr="00E92812">
        <w:rPr>
          <w:rFonts w:ascii="宋体" w:eastAsia="宋体" w:hAnsi="宋体" w:hint="eastAsia"/>
          <w:noProof/>
          <w:sz w:val="24"/>
          <w:szCs w:val="24"/>
        </w:rPr>
        <w:t>小于城市级</w:t>
      </w:r>
      <w:r>
        <w:rPr>
          <w:rFonts w:ascii="宋体" w:eastAsia="宋体" w:hAnsi="宋体" w:hint="eastAsia"/>
          <w:noProof/>
          <w:sz w:val="24"/>
          <w:szCs w:val="24"/>
        </w:rPr>
        <w:t>，</w:t>
      </w:r>
      <w:r w:rsidRPr="00E92812">
        <w:rPr>
          <w:rFonts w:ascii="宋体" w:eastAsia="宋体" w:hAnsi="宋体" w:hint="eastAsia"/>
          <w:noProof/>
          <w:sz w:val="24"/>
          <w:szCs w:val="24"/>
        </w:rPr>
        <w:t>群组内用户</w:t>
      </w:r>
      <w:r>
        <w:rPr>
          <w:rFonts w:ascii="宋体" w:eastAsia="宋体" w:hAnsi="宋体" w:hint="eastAsia"/>
          <w:noProof/>
          <w:sz w:val="24"/>
          <w:szCs w:val="24"/>
        </w:rPr>
        <w:t>能在保护自身的隐私的前提下，与群组内其它用户</w:t>
      </w:r>
      <w:r w:rsidRPr="00E92812">
        <w:rPr>
          <w:rFonts w:ascii="宋体" w:eastAsia="宋体" w:hAnsi="宋体" w:hint="eastAsia"/>
          <w:noProof/>
          <w:sz w:val="24"/>
          <w:szCs w:val="24"/>
        </w:rPr>
        <w:t>共享自身的相关信息。</w:t>
      </w:r>
      <w:r>
        <w:rPr>
          <w:rFonts w:ascii="宋体" w:eastAsia="宋体" w:hAnsi="宋体" w:hint="eastAsia"/>
          <w:noProof/>
          <w:sz w:val="24"/>
          <w:szCs w:val="24"/>
        </w:rPr>
        <w:t>群组中的移动个体通过携带的智能终端</w:t>
      </w:r>
      <w:r w:rsidRPr="00E92812">
        <w:rPr>
          <w:rFonts w:ascii="宋体" w:eastAsia="宋体" w:hAnsi="宋体" w:hint="eastAsia"/>
          <w:noProof/>
          <w:sz w:val="24"/>
          <w:szCs w:val="24"/>
        </w:rPr>
        <w:t>收集和上传感知数据，感知数据在服务端进行</w:t>
      </w:r>
      <w:r>
        <w:rPr>
          <w:rFonts w:ascii="宋体" w:eastAsia="宋体" w:hAnsi="宋体" w:hint="eastAsia"/>
          <w:noProof/>
          <w:sz w:val="24"/>
          <w:szCs w:val="24"/>
        </w:rPr>
        <w:t>数据</w:t>
      </w:r>
      <w:r w:rsidRPr="00E92812">
        <w:rPr>
          <w:rFonts w:ascii="宋体" w:eastAsia="宋体" w:hAnsi="宋体" w:hint="eastAsia"/>
          <w:noProof/>
          <w:sz w:val="24"/>
          <w:szCs w:val="24"/>
        </w:rPr>
        <w:t>处理</w:t>
      </w:r>
      <w:r>
        <w:rPr>
          <w:rFonts w:ascii="宋体" w:eastAsia="宋体" w:hAnsi="宋体" w:hint="eastAsia"/>
          <w:noProof/>
          <w:sz w:val="24"/>
          <w:szCs w:val="24"/>
        </w:rPr>
        <w:t>及数据融合。最后，服务端将完成处理的数据反馈到群组内的用户终端。典型的群组感知应用有</w:t>
      </w:r>
      <w:proofErr w:type="spellStart"/>
      <w:r w:rsidRPr="0046150A">
        <w:rPr>
          <w:rFonts w:ascii="Times New Roman" w:hAnsi="Times New Roman" w:cs="Times New Roman" w:hint="eastAsia"/>
          <w:sz w:val="24"/>
          <w:szCs w:val="24"/>
        </w:rPr>
        <w:t>Bike</w:t>
      </w:r>
      <w:r w:rsidRPr="0046150A">
        <w:rPr>
          <w:rFonts w:ascii="Times New Roman" w:hAnsi="Times New Roman" w:cs="Times New Roman"/>
          <w:sz w:val="24"/>
          <w:szCs w:val="24"/>
        </w:rPr>
        <w:t>Net</w:t>
      </w:r>
      <w:proofErr w:type="spellEnd"/>
      <w:r>
        <w:rPr>
          <w:rFonts w:ascii="宋体" w:eastAsia="宋体" w:hAnsi="宋体" w:hint="eastAsia"/>
          <w:noProof/>
          <w:sz w:val="24"/>
          <w:szCs w:val="24"/>
        </w:rPr>
        <w:t>，</w:t>
      </w:r>
      <w:r>
        <w:rPr>
          <w:rFonts w:ascii="宋体" w:eastAsia="宋体" w:hAnsi="宋体"/>
          <w:noProof/>
          <w:sz w:val="24"/>
          <w:szCs w:val="24"/>
        </w:rPr>
        <w:t>是一款面向骑行的爱好</w:t>
      </w:r>
      <w:r>
        <w:rPr>
          <w:rFonts w:ascii="宋体" w:eastAsia="宋体" w:hAnsi="宋体"/>
          <w:noProof/>
          <w:sz w:val="24"/>
          <w:szCs w:val="24"/>
        </w:rPr>
        <w:lastRenderedPageBreak/>
        <w:t>者而开发的应用</w:t>
      </w:r>
      <w:r>
        <w:rPr>
          <w:rFonts w:ascii="宋体" w:eastAsia="宋体" w:hAnsi="宋体" w:hint="eastAsia"/>
          <w:noProof/>
          <w:sz w:val="24"/>
          <w:szCs w:val="24"/>
        </w:rPr>
        <w:t>，骑行爱好者之间共享各自采集的信息，比如交通状况，天气状况等等。</w:t>
      </w:r>
    </w:p>
    <w:p w14:paraId="7646A900" w14:textId="77777777" w:rsidR="00DA680C" w:rsidRDefault="00407BC3" w:rsidP="00DA680C">
      <w:pPr>
        <w:keepNext/>
        <w:jc w:val="center"/>
      </w:pPr>
      <w:r>
        <w:rPr>
          <w:noProof/>
        </w:rPr>
        <w:drawing>
          <wp:inline distT="0" distB="0" distL="0" distR="0" wp14:anchorId="1EA813D0" wp14:editId="310CD88C">
            <wp:extent cx="3727938" cy="4133676"/>
            <wp:effectExtent l="0" t="0" r="635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2.png"/>
                    <pic:cNvPicPr/>
                  </pic:nvPicPr>
                  <pic:blipFill>
                    <a:blip r:embed="rId19">
                      <a:extLst>
                        <a:ext uri="{28A0092B-C50C-407E-A947-70E740481C1C}">
                          <a14:useLocalDpi xmlns:a14="http://schemas.microsoft.com/office/drawing/2010/main" val="0"/>
                        </a:ext>
                      </a:extLst>
                    </a:blip>
                    <a:stretch>
                      <a:fillRect/>
                    </a:stretch>
                  </pic:blipFill>
                  <pic:spPr>
                    <a:xfrm>
                      <a:off x="0" y="0"/>
                      <a:ext cx="3737919" cy="4144744"/>
                    </a:xfrm>
                    <a:prstGeom prst="rect">
                      <a:avLst/>
                    </a:prstGeom>
                  </pic:spPr>
                </pic:pic>
              </a:graphicData>
            </a:graphic>
          </wp:inline>
        </w:drawing>
      </w:r>
    </w:p>
    <w:p w14:paraId="0FCE4A75" w14:textId="55B2F0F5" w:rsidR="007059F1" w:rsidRPr="00DA680C" w:rsidRDefault="00DA680C" w:rsidP="00DA680C">
      <w:pPr>
        <w:pStyle w:val="a4"/>
        <w:jc w:val="center"/>
        <w:rPr>
          <w:rFonts w:ascii="楷体" w:eastAsia="楷体" w:hAnsi="楷体"/>
          <w:noProof/>
          <w:sz w:val="21"/>
          <w:szCs w:val="21"/>
        </w:rPr>
      </w:pPr>
      <w:r w:rsidRPr="00DA680C">
        <w:rPr>
          <w:rFonts w:ascii="楷体" w:eastAsia="楷体" w:hAnsi="楷体" w:hint="eastAsia"/>
          <w:sz w:val="21"/>
          <w:szCs w:val="21"/>
        </w:rPr>
        <w:t>图2</w:t>
      </w:r>
      <w:r w:rsidR="00E9047C">
        <w:noBreakHyphen/>
      </w:r>
      <w:r w:rsidRPr="00DA680C">
        <w:rPr>
          <w:rFonts w:ascii="楷体" w:eastAsia="楷体" w:hAnsi="楷体"/>
          <w:sz w:val="21"/>
          <w:szCs w:val="21"/>
        </w:rPr>
        <w:fldChar w:fldCharType="begin"/>
      </w:r>
      <w:r w:rsidRPr="00DA680C">
        <w:rPr>
          <w:rFonts w:ascii="楷体" w:eastAsia="楷体" w:hAnsi="楷体"/>
          <w:sz w:val="21"/>
          <w:szCs w:val="21"/>
        </w:rPr>
        <w:instrText xml:space="preserve"> </w:instrText>
      </w:r>
      <w:r w:rsidRPr="00DA680C">
        <w:rPr>
          <w:rFonts w:ascii="楷体" w:eastAsia="楷体" w:hAnsi="楷体" w:hint="eastAsia"/>
          <w:sz w:val="21"/>
          <w:szCs w:val="21"/>
        </w:rPr>
        <w:instrText>SEQ 图1.2 \* ARABIC</w:instrText>
      </w:r>
      <w:r w:rsidRPr="00DA680C">
        <w:rPr>
          <w:rFonts w:ascii="楷体" w:eastAsia="楷体" w:hAnsi="楷体"/>
          <w:sz w:val="21"/>
          <w:szCs w:val="21"/>
        </w:rPr>
        <w:instrText xml:space="preserve"> </w:instrText>
      </w:r>
      <w:r w:rsidRPr="00DA680C">
        <w:rPr>
          <w:rFonts w:ascii="楷体" w:eastAsia="楷体" w:hAnsi="楷体"/>
          <w:sz w:val="21"/>
          <w:szCs w:val="21"/>
        </w:rPr>
        <w:fldChar w:fldCharType="separate"/>
      </w:r>
      <w:r w:rsidR="003E165B">
        <w:rPr>
          <w:rFonts w:ascii="楷体" w:eastAsia="楷体" w:hAnsi="楷体"/>
          <w:noProof/>
          <w:sz w:val="21"/>
          <w:szCs w:val="21"/>
        </w:rPr>
        <w:t>2</w:t>
      </w:r>
      <w:r w:rsidRPr="00DA680C">
        <w:rPr>
          <w:rFonts w:ascii="楷体" w:eastAsia="楷体" w:hAnsi="楷体"/>
          <w:sz w:val="21"/>
          <w:szCs w:val="21"/>
        </w:rPr>
        <w:fldChar w:fldCharType="end"/>
      </w:r>
      <w:r w:rsidR="00E9047C">
        <w:rPr>
          <w:rFonts w:ascii="楷体" w:eastAsia="楷体" w:hAnsi="楷体"/>
          <w:sz w:val="21"/>
          <w:szCs w:val="21"/>
        </w:rPr>
        <w:t xml:space="preserve"> </w:t>
      </w:r>
      <w:r w:rsidRPr="00DA680C">
        <w:rPr>
          <w:rFonts w:ascii="楷体" w:eastAsia="楷体" w:hAnsi="楷体" w:hint="eastAsia"/>
          <w:sz w:val="21"/>
          <w:szCs w:val="21"/>
        </w:rPr>
        <w:t>感知规模</w:t>
      </w:r>
    </w:p>
    <w:p w14:paraId="780B1BE1" w14:textId="77777777" w:rsidR="00DA680C" w:rsidRDefault="00E92812" w:rsidP="00E9047C">
      <w:pPr>
        <w:spacing w:beforeLines="100" w:before="312" w:line="400" w:lineRule="exact"/>
        <w:rPr>
          <w:rFonts w:ascii="宋体" w:eastAsia="宋体" w:hAnsi="宋体"/>
          <w:noProof/>
          <w:sz w:val="24"/>
          <w:szCs w:val="24"/>
        </w:rPr>
      </w:pPr>
      <w:r>
        <w:rPr>
          <w:rFonts w:ascii="宋体" w:eastAsia="宋体" w:hAnsi="宋体"/>
          <w:noProof/>
          <w:sz w:val="24"/>
          <w:szCs w:val="24"/>
        </w:rPr>
        <w:tab/>
        <w:t>群体感知</w:t>
      </w:r>
      <w:r w:rsidR="00257133">
        <w:rPr>
          <w:rFonts w:ascii="宋体" w:eastAsia="宋体" w:hAnsi="宋体" w:hint="eastAsia"/>
          <w:noProof/>
          <w:sz w:val="24"/>
          <w:szCs w:val="24"/>
        </w:rPr>
        <w:t>面向的用户规模十分庞大，群体感知的用户数量是群组感知用户数量级的数倍，它</w:t>
      </w:r>
      <w:r w:rsidR="00794A06">
        <w:rPr>
          <w:rFonts w:ascii="宋体" w:eastAsia="宋体" w:hAnsi="宋体" w:hint="eastAsia"/>
          <w:noProof/>
          <w:sz w:val="24"/>
          <w:szCs w:val="24"/>
        </w:rPr>
        <w:t>的</w:t>
      </w:r>
      <w:r w:rsidR="00257133">
        <w:rPr>
          <w:rFonts w:ascii="宋体" w:eastAsia="宋体" w:hAnsi="宋体" w:hint="eastAsia"/>
          <w:noProof/>
          <w:sz w:val="24"/>
          <w:szCs w:val="24"/>
        </w:rPr>
        <w:t>用户规模能达到社区级，城市级，甚至是全球级。群体感知的个体既可以是具有相同兴趣的群体，也可以是具有不同兴趣的用户，它们通过互联网社交媒介或其它途径建立联系，分享</w:t>
      </w:r>
      <w:r w:rsidR="00B31070">
        <w:rPr>
          <w:rFonts w:ascii="宋体" w:eastAsia="宋体" w:hAnsi="宋体" w:hint="eastAsia"/>
          <w:noProof/>
          <w:sz w:val="24"/>
          <w:szCs w:val="24"/>
        </w:rPr>
        <w:t>各自</w:t>
      </w:r>
      <w:r w:rsidR="00794A06">
        <w:rPr>
          <w:rFonts w:ascii="宋体" w:eastAsia="宋体" w:hAnsi="宋体" w:hint="eastAsia"/>
          <w:noProof/>
          <w:sz w:val="24"/>
          <w:szCs w:val="24"/>
        </w:rPr>
        <w:t>感知</w:t>
      </w:r>
      <w:r w:rsidR="00257133">
        <w:rPr>
          <w:rFonts w:ascii="宋体" w:eastAsia="宋体" w:hAnsi="宋体" w:hint="eastAsia"/>
          <w:noProof/>
          <w:sz w:val="24"/>
          <w:szCs w:val="24"/>
        </w:rPr>
        <w:t>的数据。群体感知的用户规模</w:t>
      </w:r>
      <w:r w:rsidR="00B31070">
        <w:rPr>
          <w:rFonts w:ascii="宋体" w:eastAsia="宋体" w:hAnsi="宋体" w:hint="eastAsia"/>
          <w:noProof/>
          <w:sz w:val="24"/>
          <w:szCs w:val="24"/>
        </w:rPr>
        <w:t>庞</w:t>
      </w:r>
      <w:r w:rsidR="00257133">
        <w:rPr>
          <w:rFonts w:ascii="宋体" w:eastAsia="宋体" w:hAnsi="宋体" w:hint="eastAsia"/>
          <w:noProof/>
          <w:sz w:val="24"/>
          <w:szCs w:val="24"/>
        </w:rPr>
        <w:t>大，感知的信息比较复</w:t>
      </w:r>
      <w:bookmarkStart w:id="31" w:name="_GoBack"/>
      <w:bookmarkEnd w:id="31"/>
      <w:r w:rsidR="00257133">
        <w:rPr>
          <w:rFonts w:ascii="宋体" w:eastAsia="宋体" w:hAnsi="宋体" w:hint="eastAsia"/>
          <w:noProof/>
          <w:sz w:val="24"/>
          <w:szCs w:val="24"/>
        </w:rPr>
        <w:t>杂，用户的实时请求</w:t>
      </w:r>
      <w:r w:rsidR="00B31070">
        <w:rPr>
          <w:rFonts w:ascii="宋体" w:eastAsia="宋体" w:hAnsi="宋体" w:hint="eastAsia"/>
          <w:noProof/>
          <w:sz w:val="24"/>
          <w:szCs w:val="24"/>
        </w:rPr>
        <w:t>也十分</w:t>
      </w:r>
      <w:r w:rsidR="00257133">
        <w:rPr>
          <w:rFonts w:ascii="宋体" w:eastAsia="宋体" w:hAnsi="宋体" w:hint="eastAsia"/>
          <w:noProof/>
          <w:sz w:val="24"/>
          <w:szCs w:val="24"/>
        </w:rPr>
        <w:t>频繁，因此服务器的数据处理压力较大，一般</w:t>
      </w:r>
      <w:r w:rsidR="00E25AE0">
        <w:rPr>
          <w:rFonts w:ascii="宋体" w:eastAsia="宋体" w:hAnsi="宋体" w:hint="eastAsia"/>
          <w:noProof/>
          <w:sz w:val="24"/>
          <w:szCs w:val="24"/>
        </w:rPr>
        <w:t>可以</w:t>
      </w:r>
      <w:r w:rsidR="00257133">
        <w:rPr>
          <w:rFonts w:ascii="宋体" w:eastAsia="宋体" w:hAnsi="宋体" w:hint="eastAsia"/>
          <w:noProof/>
          <w:sz w:val="24"/>
          <w:szCs w:val="24"/>
        </w:rPr>
        <w:t>通过分布式服务或者云服务的方式缓解服务器的压力。</w:t>
      </w:r>
      <w:r w:rsidR="00E25AE0">
        <w:rPr>
          <w:rFonts w:ascii="宋体" w:eastAsia="宋体" w:hAnsi="宋体"/>
          <w:noProof/>
          <w:sz w:val="24"/>
          <w:szCs w:val="24"/>
        </w:rPr>
        <w:t>通过数据源规模</w:t>
      </w:r>
      <w:r w:rsidR="00E25AE0">
        <w:rPr>
          <w:rFonts w:ascii="宋体" w:eastAsia="宋体" w:hAnsi="宋体" w:hint="eastAsia"/>
          <w:noProof/>
          <w:sz w:val="24"/>
          <w:szCs w:val="24"/>
        </w:rPr>
        <w:t>、数据精度等方面对比</w:t>
      </w:r>
      <w:r w:rsidR="00E25AE0">
        <w:rPr>
          <w:rFonts w:ascii="宋体" w:eastAsia="宋体" w:hAnsi="宋体"/>
          <w:noProof/>
          <w:sz w:val="24"/>
          <w:szCs w:val="24"/>
        </w:rPr>
        <w:t>个体感知</w:t>
      </w:r>
      <w:r w:rsidR="00E25AE0">
        <w:rPr>
          <w:rFonts w:ascii="宋体" w:eastAsia="宋体" w:hAnsi="宋体" w:hint="eastAsia"/>
          <w:noProof/>
          <w:sz w:val="24"/>
          <w:szCs w:val="24"/>
        </w:rPr>
        <w:t>、</w:t>
      </w:r>
      <w:r w:rsidR="00E25AE0">
        <w:rPr>
          <w:rFonts w:ascii="宋体" w:eastAsia="宋体" w:hAnsi="宋体"/>
          <w:noProof/>
          <w:sz w:val="24"/>
          <w:szCs w:val="24"/>
        </w:rPr>
        <w:t>群组感知以及群体感知</w:t>
      </w:r>
      <w:r w:rsidR="00E25AE0">
        <w:rPr>
          <w:rFonts w:ascii="宋体" w:eastAsia="宋体" w:hAnsi="宋体" w:hint="eastAsia"/>
          <w:noProof/>
          <w:sz w:val="24"/>
          <w:szCs w:val="24"/>
        </w:rPr>
        <w:t>，</w:t>
      </w:r>
      <w:r w:rsidR="00E25AE0">
        <w:rPr>
          <w:rFonts w:ascii="宋体" w:eastAsia="宋体" w:hAnsi="宋体"/>
          <w:noProof/>
          <w:sz w:val="24"/>
          <w:szCs w:val="24"/>
        </w:rPr>
        <w:t>它们的</w:t>
      </w:r>
      <w:r w:rsidR="00DA680C">
        <w:rPr>
          <w:rFonts w:ascii="宋体" w:eastAsia="宋体" w:hAnsi="宋体" w:hint="eastAsia"/>
          <w:noProof/>
          <w:sz w:val="24"/>
          <w:szCs w:val="24"/>
        </w:rPr>
        <w:t>区别</w:t>
      </w:r>
      <w:r w:rsidR="00E25AE0">
        <w:rPr>
          <w:rFonts w:ascii="宋体" w:eastAsia="宋体" w:hAnsi="宋体" w:hint="eastAsia"/>
          <w:noProof/>
          <w:sz w:val="24"/>
          <w:szCs w:val="24"/>
        </w:rPr>
        <w:t>如表2</w:t>
      </w:r>
      <w:r w:rsidR="00E9047C">
        <w:noBreakHyphen/>
      </w:r>
      <w:r w:rsidR="00E25AE0">
        <w:rPr>
          <w:rFonts w:ascii="宋体" w:eastAsia="宋体" w:hAnsi="宋体"/>
          <w:noProof/>
          <w:sz w:val="24"/>
          <w:szCs w:val="24"/>
        </w:rPr>
        <w:t>2所示</w:t>
      </w:r>
      <w:r w:rsidR="00E25AE0">
        <w:rPr>
          <w:rFonts w:ascii="宋体" w:eastAsia="宋体" w:hAnsi="宋体" w:hint="eastAsia"/>
          <w:noProof/>
          <w:sz w:val="24"/>
          <w:szCs w:val="24"/>
        </w:rPr>
        <w:t>。</w:t>
      </w:r>
    </w:p>
    <w:p w14:paraId="5D397B7A" w14:textId="543E5413" w:rsidR="00945C6E" w:rsidRPr="00945C6E" w:rsidRDefault="00945C6E" w:rsidP="00945C6E">
      <w:pPr>
        <w:pStyle w:val="a4"/>
        <w:framePr w:hSpace="180" w:wrap="around" w:vAnchor="text" w:hAnchor="page" w:x="4211" w:y="272"/>
        <w:jc w:val="center"/>
        <w:rPr>
          <w:rFonts w:ascii="楷体" w:eastAsia="楷体" w:hAnsi="楷体"/>
          <w:sz w:val="21"/>
          <w:szCs w:val="21"/>
        </w:rPr>
      </w:pPr>
      <w:r w:rsidRPr="00945C6E">
        <w:rPr>
          <w:rFonts w:ascii="楷体" w:eastAsia="楷体" w:hAnsi="楷体" w:hint="eastAsia"/>
          <w:sz w:val="21"/>
          <w:szCs w:val="21"/>
        </w:rPr>
        <w:t xml:space="preserve">表 </w:t>
      </w:r>
      <w:r w:rsidR="007B2353">
        <w:rPr>
          <w:rFonts w:ascii="楷体" w:eastAsia="楷体" w:hAnsi="楷体" w:hint="eastAsia"/>
          <w:sz w:val="21"/>
          <w:szCs w:val="21"/>
        </w:rPr>
        <w:t>2</w:t>
      </w:r>
      <w:r w:rsidR="0046150A">
        <w:noBreakHyphen/>
      </w:r>
      <w:r w:rsidR="0046150A" w:rsidRPr="007B2353">
        <w:rPr>
          <w:rFonts w:ascii="楷体" w:eastAsia="楷体" w:hAnsi="楷体"/>
          <w:sz w:val="21"/>
          <w:szCs w:val="21"/>
        </w:rPr>
        <w:fldChar w:fldCharType="begin"/>
      </w:r>
      <w:r w:rsidR="0046150A" w:rsidRPr="007B2353">
        <w:rPr>
          <w:rFonts w:ascii="楷体" w:eastAsia="楷体" w:hAnsi="楷体"/>
          <w:sz w:val="21"/>
          <w:szCs w:val="21"/>
        </w:rPr>
        <w:instrText xml:space="preserve"> SEQ 图表 \* ARABIC \s 1 </w:instrText>
      </w:r>
      <w:r w:rsidR="0046150A" w:rsidRPr="007B2353">
        <w:rPr>
          <w:rFonts w:ascii="楷体" w:eastAsia="楷体" w:hAnsi="楷体"/>
          <w:sz w:val="21"/>
          <w:szCs w:val="21"/>
        </w:rPr>
        <w:fldChar w:fldCharType="separate"/>
      </w:r>
      <w:r w:rsidR="003E165B">
        <w:rPr>
          <w:rFonts w:ascii="楷体" w:eastAsia="楷体" w:hAnsi="楷体"/>
          <w:noProof/>
          <w:sz w:val="21"/>
          <w:szCs w:val="21"/>
        </w:rPr>
        <w:t>2</w:t>
      </w:r>
      <w:r w:rsidR="0046150A" w:rsidRPr="007B2353">
        <w:rPr>
          <w:rFonts w:ascii="楷体" w:eastAsia="楷体" w:hAnsi="楷体"/>
          <w:sz w:val="21"/>
          <w:szCs w:val="21"/>
        </w:rPr>
        <w:fldChar w:fldCharType="end"/>
      </w:r>
      <w:r w:rsidRPr="00945C6E">
        <w:rPr>
          <w:rFonts w:ascii="楷体" w:eastAsia="楷体" w:hAnsi="楷体"/>
          <w:sz w:val="21"/>
          <w:szCs w:val="21"/>
        </w:rPr>
        <w:t xml:space="preserve"> 不同感知规模的对比</w:t>
      </w:r>
    </w:p>
    <w:p w14:paraId="0142D12A" w14:textId="77777777" w:rsidR="00DA680C" w:rsidRDefault="00DA680C" w:rsidP="00DA680C">
      <w:pPr>
        <w:rPr>
          <w:rFonts w:ascii="宋体" w:eastAsia="宋体" w:hAnsi="宋体"/>
          <w:noProof/>
          <w:sz w:val="24"/>
          <w:szCs w:val="24"/>
        </w:rPr>
      </w:pPr>
    </w:p>
    <w:tbl>
      <w:tblPr>
        <w:tblStyle w:val="5"/>
        <w:tblpPr w:leftFromText="180" w:rightFromText="180" w:vertAnchor="text" w:horzAnchor="margin" w:tblpY="342"/>
        <w:tblW w:w="0" w:type="auto"/>
        <w:tblLook w:val="04A0" w:firstRow="1" w:lastRow="0" w:firstColumn="1" w:lastColumn="0" w:noHBand="0" w:noVBand="1"/>
      </w:tblPr>
      <w:tblGrid>
        <w:gridCol w:w="2074"/>
        <w:gridCol w:w="2074"/>
        <w:gridCol w:w="2074"/>
        <w:gridCol w:w="2074"/>
      </w:tblGrid>
      <w:tr w:rsidR="00DA680C" w:rsidRPr="00E25AE0" w14:paraId="7151E804" w14:textId="77777777" w:rsidTr="00945C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14:paraId="7B5EE390" w14:textId="77777777" w:rsidR="00DA680C" w:rsidRPr="00E25AE0" w:rsidRDefault="00DA680C" w:rsidP="00945C6E">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感知规模</w:t>
            </w:r>
          </w:p>
        </w:tc>
        <w:tc>
          <w:tcPr>
            <w:tcW w:w="2074" w:type="dxa"/>
          </w:tcPr>
          <w:p w14:paraId="024D0B12" w14:textId="77777777" w:rsidR="00DA680C" w:rsidRPr="00E25AE0" w:rsidRDefault="00DA680C" w:rsidP="00945C6E">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noProof/>
                <w:sz w:val="21"/>
                <w:szCs w:val="21"/>
              </w:rPr>
            </w:pPr>
            <w:r w:rsidRPr="00E25AE0">
              <w:rPr>
                <w:rFonts w:ascii="宋体" w:eastAsia="宋体" w:hAnsi="宋体" w:hint="eastAsia"/>
                <w:i w:val="0"/>
                <w:noProof/>
                <w:sz w:val="21"/>
                <w:szCs w:val="21"/>
              </w:rPr>
              <w:t>个体感知</w:t>
            </w:r>
          </w:p>
        </w:tc>
        <w:tc>
          <w:tcPr>
            <w:tcW w:w="2074" w:type="dxa"/>
          </w:tcPr>
          <w:p w14:paraId="60AE6503" w14:textId="77777777" w:rsidR="00DA680C" w:rsidRPr="00E25AE0" w:rsidRDefault="00DA680C" w:rsidP="00945C6E">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noProof/>
                <w:sz w:val="21"/>
                <w:szCs w:val="21"/>
              </w:rPr>
            </w:pPr>
            <w:r w:rsidRPr="00E25AE0">
              <w:rPr>
                <w:rFonts w:ascii="宋体" w:eastAsia="宋体" w:hAnsi="宋体"/>
                <w:i w:val="0"/>
                <w:noProof/>
                <w:sz w:val="21"/>
                <w:szCs w:val="21"/>
              </w:rPr>
              <w:t>群组感知</w:t>
            </w:r>
          </w:p>
        </w:tc>
        <w:tc>
          <w:tcPr>
            <w:tcW w:w="2074" w:type="dxa"/>
          </w:tcPr>
          <w:p w14:paraId="1D661C21" w14:textId="77777777" w:rsidR="00DA680C" w:rsidRPr="00E25AE0" w:rsidRDefault="00DA680C" w:rsidP="00945C6E">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noProof/>
                <w:sz w:val="21"/>
                <w:szCs w:val="21"/>
              </w:rPr>
            </w:pPr>
            <w:r w:rsidRPr="00E25AE0">
              <w:rPr>
                <w:rFonts w:ascii="宋体" w:eastAsia="宋体" w:hAnsi="宋体" w:hint="eastAsia"/>
                <w:i w:val="0"/>
                <w:noProof/>
                <w:sz w:val="21"/>
                <w:szCs w:val="21"/>
              </w:rPr>
              <w:t>群体感知</w:t>
            </w:r>
          </w:p>
        </w:tc>
      </w:tr>
      <w:tr w:rsidR="00DA680C" w:rsidRPr="00E25AE0" w14:paraId="03A288FB" w14:textId="77777777" w:rsidTr="00945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6E3ECCF9" w14:textId="77777777" w:rsidR="00DA680C" w:rsidRPr="00E25AE0" w:rsidRDefault="00DA680C" w:rsidP="00945C6E">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数据源</w:t>
            </w:r>
            <w:r>
              <w:rPr>
                <w:rFonts w:ascii="宋体" w:eastAsia="宋体" w:hAnsi="宋体" w:hint="eastAsia"/>
                <w:i w:val="0"/>
                <w:noProof/>
                <w:sz w:val="21"/>
                <w:szCs w:val="21"/>
              </w:rPr>
              <w:t>规模</w:t>
            </w:r>
          </w:p>
        </w:tc>
        <w:tc>
          <w:tcPr>
            <w:tcW w:w="2074" w:type="dxa"/>
          </w:tcPr>
          <w:p w14:paraId="7A4A5F78" w14:textId="77777777" w:rsidR="00DA680C" w:rsidRPr="00E25AE0" w:rsidRDefault="00DA680C" w:rsidP="00945C6E">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小</w:t>
            </w:r>
          </w:p>
        </w:tc>
        <w:tc>
          <w:tcPr>
            <w:tcW w:w="2074" w:type="dxa"/>
          </w:tcPr>
          <w:p w14:paraId="123D77E8" w14:textId="77777777" w:rsidR="00DA680C" w:rsidRPr="00E25AE0" w:rsidRDefault="00DA680C" w:rsidP="00945C6E">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中</w:t>
            </w:r>
          </w:p>
        </w:tc>
        <w:tc>
          <w:tcPr>
            <w:tcW w:w="2074" w:type="dxa"/>
          </w:tcPr>
          <w:p w14:paraId="5B2DB5C1" w14:textId="77777777" w:rsidR="00DA680C" w:rsidRPr="00E25AE0" w:rsidRDefault="00DA680C" w:rsidP="00945C6E">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大</w:t>
            </w:r>
          </w:p>
        </w:tc>
      </w:tr>
      <w:tr w:rsidR="00DA680C" w:rsidRPr="00E25AE0" w14:paraId="668F235E" w14:textId="77777777" w:rsidTr="00945C6E">
        <w:tc>
          <w:tcPr>
            <w:cnfStyle w:val="001000000000" w:firstRow="0" w:lastRow="0" w:firstColumn="1" w:lastColumn="0" w:oddVBand="0" w:evenVBand="0" w:oddHBand="0" w:evenHBand="0" w:firstRowFirstColumn="0" w:firstRowLastColumn="0" w:lastRowFirstColumn="0" w:lastRowLastColumn="0"/>
            <w:tcW w:w="2074" w:type="dxa"/>
          </w:tcPr>
          <w:p w14:paraId="0D6DACD3" w14:textId="77777777" w:rsidR="00DA680C" w:rsidRPr="00E25AE0" w:rsidRDefault="00DA680C" w:rsidP="00945C6E">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感知精度</w:t>
            </w:r>
          </w:p>
        </w:tc>
        <w:tc>
          <w:tcPr>
            <w:tcW w:w="2074" w:type="dxa"/>
          </w:tcPr>
          <w:p w14:paraId="438BD180" w14:textId="77777777" w:rsidR="00DA680C" w:rsidRPr="00E25AE0" w:rsidRDefault="00DA680C" w:rsidP="00945C6E">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低</w:t>
            </w:r>
          </w:p>
        </w:tc>
        <w:tc>
          <w:tcPr>
            <w:tcW w:w="2074" w:type="dxa"/>
          </w:tcPr>
          <w:p w14:paraId="65F0F3D7" w14:textId="77777777" w:rsidR="00DA680C" w:rsidRPr="00E25AE0" w:rsidRDefault="00DA680C" w:rsidP="00945C6E">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一般</w:t>
            </w:r>
          </w:p>
        </w:tc>
        <w:tc>
          <w:tcPr>
            <w:tcW w:w="2074" w:type="dxa"/>
          </w:tcPr>
          <w:p w14:paraId="67C75EDD" w14:textId="77777777" w:rsidR="00DA680C" w:rsidRPr="00E25AE0" w:rsidRDefault="00DA680C" w:rsidP="00945C6E">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高</w:t>
            </w:r>
          </w:p>
        </w:tc>
      </w:tr>
      <w:tr w:rsidR="00DA680C" w:rsidRPr="00E25AE0" w14:paraId="4FB0A414" w14:textId="77777777" w:rsidTr="00945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1C4CBA3F" w14:textId="77777777" w:rsidR="00DA680C" w:rsidRPr="00E25AE0" w:rsidRDefault="00DA680C" w:rsidP="00945C6E">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数据处理复杂度</w:t>
            </w:r>
          </w:p>
        </w:tc>
        <w:tc>
          <w:tcPr>
            <w:tcW w:w="2074" w:type="dxa"/>
          </w:tcPr>
          <w:p w14:paraId="4691C858" w14:textId="77777777" w:rsidR="00DA680C" w:rsidRPr="00E25AE0" w:rsidRDefault="00DA680C" w:rsidP="00945C6E">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简单</w:t>
            </w:r>
          </w:p>
        </w:tc>
        <w:tc>
          <w:tcPr>
            <w:tcW w:w="2074" w:type="dxa"/>
          </w:tcPr>
          <w:p w14:paraId="61BFC06B" w14:textId="77777777" w:rsidR="00DA680C" w:rsidRPr="00E25AE0" w:rsidRDefault="00DA680C" w:rsidP="00945C6E">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一般</w:t>
            </w:r>
          </w:p>
        </w:tc>
        <w:tc>
          <w:tcPr>
            <w:tcW w:w="2074" w:type="dxa"/>
          </w:tcPr>
          <w:p w14:paraId="1445AAA8" w14:textId="77777777" w:rsidR="00DA680C" w:rsidRPr="00E25AE0" w:rsidRDefault="00DA680C" w:rsidP="00945C6E">
            <w:pPr>
              <w:keepNext/>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复杂</w:t>
            </w:r>
          </w:p>
        </w:tc>
      </w:tr>
    </w:tbl>
    <w:p w14:paraId="4693842F" w14:textId="77777777" w:rsidR="000C535C" w:rsidRPr="000C535C" w:rsidRDefault="00B11192" w:rsidP="00855220">
      <w:pPr>
        <w:spacing w:beforeLines="50" w:before="156" w:afterLines="50" w:after="156" w:line="400" w:lineRule="exact"/>
        <w:outlineLvl w:val="2"/>
        <w:rPr>
          <w:rFonts w:ascii="黑体" w:eastAsia="黑体" w:hAnsi="黑体"/>
          <w:b/>
          <w:sz w:val="24"/>
          <w:szCs w:val="24"/>
        </w:rPr>
      </w:pPr>
      <w:bookmarkStart w:id="32" w:name="_Toc533947054"/>
      <w:bookmarkStart w:id="33" w:name="_Toc2282240"/>
      <w:r>
        <w:rPr>
          <w:rFonts w:ascii="黑体" w:eastAsia="黑体" w:hAnsi="黑体" w:hint="eastAsia"/>
          <w:b/>
          <w:sz w:val="24"/>
          <w:szCs w:val="24"/>
        </w:rPr>
        <w:lastRenderedPageBreak/>
        <w:t>2.</w:t>
      </w:r>
      <w:r>
        <w:rPr>
          <w:rFonts w:ascii="黑体" w:eastAsia="黑体" w:hAnsi="黑体"/>
          <w:b/>
          <w:sz w:val="24"/>
          <w:szCs w:val="24"/>
        </w:rPr>
        <w:t>2.</w:t>
      </w:r>
      <w:r w:rsidR="000F5EDB">
        <w:rPr>
          <w:rFonts w:ascii="黑体" w:eastAsia="黑体" w:hAnsi="黑体"/>
          <w:b/>
          <w:sz w:val="24"/>
          <w:szCs w:val="24"/>
        </w:rPr>
        <w:t>3</w:t>
      </w:r>
      <w:r w:rsidR="00C721FE">
        <w:rPr>
          <w:rFonts w:ascii="黑体" w:eastAsia="黑体" w:hAnsi="黑体"/>
          <w:b/>
          <w:sz w:val="24"/>
          <w:szCs w:val="24"/>
        </w:rPr>
        <w:t xml:space="preserve"> </w:t>
      </w:r>
      <w:r w:rsidR="000C535C" w:rsidRPr="000C535C">
        <w:rPr>
          <w:rFonts w:ascii="黑体" w:eastAsia="黑体" w:hAnsi="黑体"/>
          <w:b/>
          <w:sz w:val="24"/>
          <w:szCs w:val="24"/>
        </w:rPr>
        <w:t>典型应用</w:t>
      </w:r>
      <w:bookmarkEnd w:id="32"/>
      <w:bookmarkEnd w:id="33"/>
    </w:p>
    <w:p w14:paraId="2442CEA6" w14:textId="1D4A9A03" w:rsidR="000C535C" w:rsidRDefault="000C535C" w:rsidP="000C535C">
      <w:pPr>
        <w:spacing w:line="400" w:lineRule="exact"/>
        <w:rPr>
          <w:rFonts w:ascii="宋体" w:eastAsia="宋体" w:hAnsi="宋体"/>
          <w:noProof/>
          <w:sz w:val="24"/>
          <w:szCs w:val="24"/>
        </w:rPr>
      </w:pPr>
      <w:r>
        <w:rPr>
          <w:rFonts w:ascii="宋体" w:eastAsia="宋体" w:hAnsi="宋体"/>
          <w:noProof/>
          <w:sz w:val="24"/>
          <w:szCs w:val="24"/>
        </w:rPr>
        <w:tab/>
      </w:r>
      <w:r>
        <w:rPr>
          <w:rFonts w:ascii="宋体" w:eastAsia="宋体" w:hAnsi="宋体" w:hint="eastAsia"/>
          <w:noProof/>
          <w:sz w:val="24"/>
          <w:szCs w:val="24"/>
        </w:rPr>
        <w:t>移动</w:t>
      </w:r>
      <w:r>
        <w:rPr>
          <w:rFonts w:ascii="宋体" w:eastAsia="宋体" w:hAnsi="宋体"/>
          <w:noProof/>
          <w:sz w:val="24"/>
          <w:szCs w:val="24"/>
        </w:rPr>
        <w:t>群体</w:t>
      </w:r>
      <w:r>
        <w:rPr>
          <w:rFonts w:ascii="宋体" w:eastAsia="宋体" w:hAnsi="宋体" w:hint="eastAsia"/>
          <w:noProof/>
          <w:sz w:val="24"/>
          <w:szCs w:val="24"/>
        </w:rPr>
        <w:t>感知</w:t>
      </w:r>
      <w:r w:rsidR="00CD3E91">
        <w:rPr>
          <w:rFonts w:ascii="宋体" w:eastAsia="宋体" w:hAnsi="宋体" w:hint="eastAsia"/>
          <w:noProof/>
          <w:sz w:val="24"/>
          <w:szCs w:val="24"/>
        </w:rPr>
        <w:t>的</w:t>
      </w:r>
      <w:r w:rsidR="00CD3E91">
        <w:rPr>
          <w:rFonts w:ascii="宋体" w:eastAsia="宋体" w:hAnsi="宋体"/>
          <w:noProof/>
          <w:sz w:val="24"/>
          <w:szCs w:val="24"/>
        </w:rPr>
        <w:t>概念</w:t>
      </w:r>
      <w:r>
        <w:rPr>
          <w:rFonts w:ascii="宋体" w:eastAsia="宋体" w:hAnsi="宋体"/>
          <w:noProof/>
          <w:sz w:val="24"/>
          <w:szCs w:val="24"/>
        </w:rPr>
        <w:t>被提出</w:t>
      </w:r>
      <w:r>
        <w:rPr>
          <w:rFonts w:ascii="宋体" w:eastAsia="宋体" w:hAnsi="宋体" w:hint="eastAsia"/>
          <w:noProof/>
          <w:sz w:val="24"/>
          <w:szCs w:val="24"/>
        </w:rPr>
        <w:t>后</w:t>
      </w:r>
      <w:r>
        <w:rPr>
          <w:rFonts w:ascii="宋体" w:eastAsia="宋体" w:hAnsi="宋体"/>
          <w:noProof/>
          <w:sz w:val="24"/>
          <w:szCs w:val="24"/>
        </w:rPr>
        <w:t>，国内外许多学者针对这一概念下的技术进行了广泛的研究，因此</w:t>
      </w:r>
      <w:r w:rsidR="00CD3E91">
        <w:rPr>
          <w:rFonts w:ascii="宋体" w:eastAsia="宋体" w:hAnsi="宋体" w:hint="eastAsia"/>
          <w:noProof/>
          <w:sz w:val="24"/>
          <w:szCs w:val="24"/>
        </w:rPr>
        <w:t>各种各样</w:t>
      </w:r>
      <w:r>
        <w:rPr>
          <w:rFonts w:ascii="宋体" w:eastAsia="宋体" w:hAnsi="宋体"/>
          <w:noProof/>
          <w:sz w:val="24"/>
          <w:szCs w:val="24"/>
        </w:rPr>
        <w:t>基于移动群体感知的应用</w:t>
      </w:r>
      <w:r w:rsidR="00CD3E91">
        <w:rPr>
          <w:rFonts w:ascii="宋体" w:eastAsia="宋体" w:hAnsi="宋体" w:hint="eastAsia"/>
          <w:noProof/>
          <w:sz w:val="24"/>
          <w:szCs w:val="24"/>
        </w:rPr>
        <w:t>大量涌出</w:t>
      </w:r>
      <w:r w:rsidR="00CD3E91">
        <w:rPr>
          <w:rFonts w:ascii="宋体" w:eastAsia="宋体" w:hAnsi="宋体"/>
          <w:noProof/>
          <w:sz w:val="24"/>
          <w:szCs w:val="24"/>
        </w:rPr>
        <w:t>。</w:t>
      </w:r>
      <w:r w:rsidR="00CD3E91">
        <w:rPr>
          <w:rFonts w:ascii="宋体" w:eastAsia="宋体" w:hAnsi="宋体" w:hint="eastAsia"/>
          <w:noProof/>
          <w:sz w:val="24"/>
          <w:szCs w:val="24"/>
        </w:rPr>
        <w:t>移动</w:t>
      </w:r>
      <w:r w:rsidR="00CD3E91">
        <w:rPr>
          <w:rFonts w:ascii="宋体" w:eastAsia="宋体" w:hAnsi="宋体"/>
          <w:noProof/>
          <w:sz w:val="24"/>
          <w:szCs w:val="24"/>
        </w:rPr>
        <w:t>群体感知技术可以广泛应用于医疗设施、环境监控</w:t>
      </w:r>
      <w:r w:rsidR="00CD3E91">
        <w:rPr>
          <w:rFonts w:ascii="宋体" w:eastAsia="宋体" w:hAnsi="宋体" w:hint="eastAsia"/>
          <w:noProof/>
          <w:sz w:val="24"/>
          <w:szCs w:val="24"/>
        </w:rPr>
        <w:t>、</w:t>
      </w:r>
      <w:r w:rsidR="00CD3E91">
        <w:rPr>
          <w:rFonts w:ascii="宋体" w:eastAsia="宋体" w:hAnsi="宋体"/>
          <w:noProof/>
          <w:sz w:val="24"/>
          <w:szCs w:val="24"/>
        </w:rPr>
        <w:t>交通管理</w:t>
      </w:r>
      <w:r w:rsidR="00CD3E91">
        <w:rPr>
          <w:rFonts w:ascii="宋体" w:eastAsia="宋体" w:hAnsi="宋体" w:hint="eastAsia"/>
          <w:noProof/>
          <w:sz w:val="24"/>
          <w:szCs w:val="24"/>
        </w:rPr>
        <w:t>、网络</w:t>
      </w:r>
      <w:r w:rsidR="00CD3E91">
        <w:rPr>
          <w:rFonts w:ascii="宋体" w:eastAsia="宋体" w:hAnsi="宋体"/>
          <w:noProof/>
          <w:sz w:val="24"/>
          <w:szCs w:val="24"/>
        </w:rPr>
        <w:t>社交等各个领域。</w:t>
      </w:r>
      <w:r w:rsidR="00CD3E91">
        <w:rPr>
          <w:rFonts w:ascii="宋体" w:eastAsia="宋体" w:hAnsi="宋体" w:hint="eastAsia"/>
          <w:noProof/>
          <w:sz w:val="24"/>
          <w:szCs w:val="24"/>
        </w:rPr>
        <w:t>有学者</w:t>
      </w:r>
      <w:r w:rsidR="00CD3E91">
        <w:rPr>
          <w:rFonts w:ascii="宋体" w:eastAsia="宋体" w:hAnsi="宋体"/>
          <w:noProof/>
          <w:sz w:val="24"/>
          <w:szCs w:val="24"/>
        </w:rPr>
        <w:t>将移动群体感知</w:t>
      </w:r>
      <w:r w:rsidR="00B31070">
        <w:rPr>
          <w:rFonts w:ascii="宋体" w:eastAsia="宋体" w:hAnsi="宋体" w:hint="eastAsia"/>
          <w:noProof/>
          <w:sz w:val="24"/>
          <w:szCs w:val="24"/>
        </w:rPr>
        <w:t>的应用</w:t>
      </w:r>
      <w:r w:rsidR="00CD3E91">
        <w:rPr>
          <w:rFonts w:ascii="宋体" w:eastAsia="宋体" w:hAnsi="宋体" w:hint="eastAsia"/>
          <w:noProof/>
          <w:sz w:val="24"/>
          <w:szCs w:val="24"/>
        </w:rPr>
        <w:t>归纳</w:t>
      </w:r>
      <w:r w:rsidR="00CD3E91">
        <w:rPr>
          <w:rFonts w:ascii="宋体" w:eastAsia="宋体" w:hAnsi="宋体"/>
          <w:noProof/>
          <w:sz w:val="24"/>
          <w:szCs w:val="24"/>
        </w:rPr>
        <w:t>为</w:t>
      </w:r>
      <w:r w:rsidR="00CD3E91">
        <w:rPr>
          <w:rFonts w:ascii="宋体" w:eastAsia="宋体" w:hAnsi="宋体" w:hint="eastAsia"/>
          <w:noProof/>
          <w:sz w:val="24"/>
          <w:szCs w:val="24"/>
        </w:rPr>
        <w:t>3个</w:t>
      </w:r>
      <w:r w:rsidR="00CD3E91">
        <w:rPr>
          <w:rFonts w:ascii="宋体" w:eastAsia="宋体" w:hAnsi="宋体"/>
          <w:noProof/>
          <w:sz w:val="24"/>
          <w:szCs w:val="24"/>
        </w:rPr>
        <w:t>主要</w:t>
      </w:r>
      <w:r w:rsidR="00CD3E91">
        <w:rPr>
          <w:rFonts w:ascii="宋体" w:eastAsia="宋体" w:hAnsi="宋体" w:hint="eastAsia"/>
          <w:noProof/>
          <w:sz w:val="24"/>
          <w:szCs w:val="24"/>
        </w:rPr>
        <w:t>的</w:t>
      </w:r>
      <w:r w:rsidR="00CD3E91">
        <w:rPr>
          <w:rFonts w:ascii="宋体" w:eastAsia="宋体" w:hAnsi="宋体"/>
          <w:noProof/>
          <w:sz w:val="24"/>
          <w:szCs w:val="24"/>
        </w:rPr>
        <w:t>领域：环境感知、基础</w:t>
      </w:r>
      <w:r w:rsidR="00CD3E91">
        <w:rPr>
          <w:rFonts w:ascii="宋体" w:eastAsia="宋体" w:hAnsi="宋体" w:hint="eastAsia"/>
          <w:noProof/>
          <w:sz w:val="24"/>
          <w:szCs w:val="24"/>
        </w:rPr>
        <w:t>设施</w:t>
      </w:r>
      <w:r w:rsidR="00CD3E91">
        <w:rPr>
          <w:rFonts w:ascii="宋体" w:eastAsia="宋体" w:hAnsi="宋体"/>
          <w:noProof/>
          <w:sz w:val="24"/>
          <w:szCs w:val="24"/>
        </w:rPr>
        <w:t>感知</w:t>
      </w:r>
      <w:r w:rsidR="00CD3E91">
        <w:rPr>
          <w:rFonts w:ascii="宋体" w:eastAsia="宋体" w:hAnsi="宋体" w:hint="eastAsia"/>
          <w:noProof/>
          <w:sz w:val="24"/>
          <w:szCs w:val="24"/>
        </w:rPr>
        <w:t>、</w:t>
      </w:r>
      <w:r w:rsidR="00CD3E91">
        <w:rPr>
          <w:rFonts w:ascii="宋体" w:eastAsia="宋体" w:hAnsi="宋体"/>
          <w:noProof/>
          <w:sz w:val="24"/>
          <w:szCs w:val="24"/>
        </w:rPr>
        <w:t>社会感知</w:t>
      </w:r>
      <w:r w:rsidR="00EC3ACC" w:rsidRPr="00D24009">
        <w:rPr>
          <w:rFonts w:ascii="宋体" w:eastAsia="宋体" w:hAnsi="宋体"/>
          <w:noProof/>
          <w:sz w:val="24"/>
          <w:szCs w:val="24"/>
          <w:vertAlign w:val="superscript"/>
        </w:rPr>
        <w:fldChar w:fldCharType="begin"/>
      </w:r>
      <w:r w:rsidR="00EC3ACC" w:rsidRPr="00D24009">
        <w:rPr>
          <w:rFonts w:ascii="宋体" w:eastAsia="宋体" w:hAnsi="宋体"/>
          <w:noProof/>
          <w:sz w:val="24"/>
          <w:szCs w:val="24"/>
          <w:vertAlign w:val="superscript"/>
        </w:rPr>
        <w:instrText xml:space="preserve"> REF _Ref534204956 \r \h </w:instrText>
      </w:r>
      <w:r w:rsidR="00D24009">
        <w:rPr>
          <w:rFonts w:ascii="宋体" w:eastAsia="宋体" w:hAnsi="宋体"/>
          <w:noProof/>
          <w:sz w:val="24"/>
          <w:szCs w:val="24"/>
          <w:vertAlign w:val="superscript"/>
        </w:rPr>
        <w:instrText xml:space="preserve"> \* MERGEFORMAT </w:instrText>
      </w:r>
      <w:r w:rsidR="00EC3ACC" w:rsidRPr="00D24009">
        <w:rPr>
          <w:rFonts w:ascii="宋体" w:eastAsia="宋体" w:hAnsi="宋体"/>
          <w:noProof/>
          <w:sz w:val="24"/>
          <w:szCs w:val="24"/>
          <w:vertAlign w:val="superscript"/>
        </w:rPr>
      </w:r>
      <w:r w:rsidR="00EC3ACC" w:rsidRPr="00D24009">
        <w:rPr>
          <w:rFonts w:ascii="宋体" w:eastAsia="宋体" w:hAnsi="宋体"/>
          <w:noProof/>
          <w:sz w:val="24"/>
          <w:szCs w:val="24"/>
          <w:vertAlign w:val="superscript"/>
        </w:rPr>
        <w:fldChar w:fldCharType="separate"/>
      </w:r>
      <w:r w:rsidR="003E165B">
        <w:rPr>
          <w:rFonts w:ascii="宋体" w:eastAsia="宋体" w:hAnsi="宋体"/>
          <w:noProof/>
          <w:sz w:val="24"/>
          <w:szCs w:val="24"/>
          <w:vertAlign w:val="superscript"/>
        </w:rPr>
        <w:t>[13]</w:t>
      </w:r>
      <w:r w:rsidR="00EC3ACC" w:rsidRPr="00D24009">
        <w:rPr>
          <w:rFonts w:ascii="宋体" w:eastAsia="宋体" w:hAnsi="宋体"/>
          <w:noProof/>
          <w:sz w:val="24"/>
          <w:szCs w:val="24"/>
          <w:vertAlign w:val="superscript"/>
        </w:rPr>
        <w:fldChar w:fldCharType="end"/>
      </w:r>
      <w:r w:rsidR="00CD3E91">
        <w:rPr>
          <w:rFonts w:ascii="宋体" w:eastAsia="宋体" w:hAnsi="宋体" w:hint="eastAsia"/>
          <w:noProof/>
          <w:sz w:val="24"/>
          <w:szCs w:val="24"/>
        </w:rPr>
        <w:t>，</w:t>
      </w:r>
      <w:r w:rsidR="00CD3E91">
        <w:rPr>
          <w:rFonts w:ascii="宋体" w:eastAsia="宋体" w:hAnsi="宋体"/>
          <w:noProof/>
          <w:sz w:val="24"/>
          <w:szCs w:val="24"/>
        </w:rPr>
        <w:t>如图</w:t>
      </w:r>
      <w:r w:rsidR="00CD3E91">
        <w:rPr>
          <w:rFonts w:ascii="宋体" w:eastAsia="宋体" w:hAnsi="宋体" w:hint="eastAsia"/>
          <w:noProof/>
          <w:sz w:val="24"/>
          <w:szCs w:val="24"/>
        </w:rPr>
        <w:t>2</w:t>
      </w:r>
      <w:r w:rsidR="0046150A">
        <w:noBreakHyphen/>
      </w:r>
      <w:r w:rsidR="00093F60">
        <w:rPr>
          <w:rFonts w:ascii="宋体" w:eastAsia="宋体" w:hAnsi="宋体"/>
          <w:noProof/>
          <w:sz w:val="24"/>
          <w:szCs w:val="24"/>
        </w:rPr>
        <w:t>3</w:t>
      </w:r>
      <w:r w:rsidR="00CD3E91">
        <w:rPr>
          <w:rFonts w:ascii="宋体" w:eastAsia="宋体" w:hAnsi="宋体" w:hint="eastAsia"/>
          <w:noProof/>
          <w:sz w:val="24"/>
          <w:szCs w:val="24"/>
        </w:rPr>
        <w:t>所示</w:t>
      </w:r>
      <w:r w:rsidR="00CD3E91">
        <w:rPr>
          <w:rFonts w:ascii="宋体" w:eastAsia="宋体" w:hAnsi="宋体"/>
          <w:noProof/>
          <w:sz w:val="24"/>
          <w:szCs w:val="24"/>
        </w:rPr>
        <w:t>。</w:t>
      </w:r>
      <w:r w:rsidR="003C354C">
        <w:rPr>
          <w:rFonts w:ascii="宋体" w:eastAsia="宋体" w:hAnsi="宋体" w:hint="eastAsia"/>
          <w:noProof/>
          <w:sz w:val="24"/>
          <w:szCs w:val="24"/>
        </w:rPr>
        <w:t>下面</w:t>
      </w:r>
      <w:r w:rsidR="00F075DA">
        <w:rPr>
          <w:rFonts w:ascii="宋体" w:eastAsia="宋体" w:hAnsi="宋体" w:hint="eastAsia"/>
          <w:noProof/>
          <w:sz w:val="24"/>
          <w:szCs w:val="24"/>
        </w:rPr>
        <w:t>针对</w:t>
      </w:r>
      <w:r w:rsidR="00F075DA">
        <w:rPr>
          <w:rFonts w:ascii="宋体" w:eastAsia="宋体" w:hAnsi="宋体"/>
          <w:noProof/>
          <w:sz w:val="24"/>
          <w:szCs w:val="24"/>
        </w:rPr>
        <w:t>这三个领域对典型的移动群体感知应用进行描述与分析。</w:t>
      </w:r>
    </w:p>
    <w:p w14:paraId="31FE8C66" w14:textId="0BDBC16F" w:rsidR="00F075DA" w:rsidRPr="00BB0E78" w:rsidRDefault="003C354C" w:rsidP="00BB0E78">
      <w:pPr>
        <w:pStyle w:val="a3"/>
        <w:numPr>
          <w:ilvl w:val="0"/>
          <w:numId w:val="12"/>
        </w:numPr>
        <w:spacing w:line="400" w:lineRule="exact"/>
        <w:ind w:firstLineChars="0"/>
        <w:rPr>
          <w:rFonts w:ascii="宋体" w:eastAsia="宋体" w:hAnsi="宋体"/>
          <w:noProof/>
          <w:sz w:val="24"/>
          <w:szCs w:val="24"/>
        </w:rPr>
      </w:pPr>
      <w:r w:rsidRPr="00BB0E78">
        <w:rPr>
          <w:rFonts w:ascii="宋体" w:eastAsia="宋体" w:hAnsi="宋体"/>
          <w:noProof/>
          <w:sz w:val="24"/>
          <w:szCs w:val="24"/>
        </w:rPr>
        <w:t>环境感知</w:t>
      </w:r>
    </w:p>
    <w:p w14:paraId="0D5CF395" w14:textId="5D08B661" w:rsidR="0020548A" w:rsidRDefault="003C354C" w:rsidP="00945C6E">
      <w:pPr>
        <w:spacing w:line="400" w:lineRule="exact"/>
        <w:rPr>
          <w:rFonts w:ascii="宋体" w:eastAsia="宋体" w:hAnsi="宋体"/>
          <w:noProof/>
          <w:sz w:val="24"/>
          <w:szCs w:val="24"/>
        </w:rPr>
      </w:pPr>
      <w:r>
        <w:rPr>
          <w:rFonts w:ascii="宋体" w:eastAsia="宋体" w:hAnsi="宋体"/>
          <w:noProof/>
          <w:sz w:val="24"/>
          <w:szCs w:val="24"/>
        </w:rPr>
        <w:tab/>
      </w:r>
      <w:r>
        <w:rPr>
          <w:rFonts w:ascii="宋体" w:eastAsia="宋体" w:hAnsi="宋体" w:hint="eastAsia"/>
          <w:noProof/>
          <w:sz w:val="24"/>
          <w:szCs w:val="24"/>
        </w:rPr>
        <w:t>环境</w:t>
      </w:r>
      <w:r>
        <w:rPr>
          <w:rFonts w:ascii="宋体" w:eastAsia="宋体" w:hAnsi="宋体"/>
          <w:noProof/>
          <w:sz w:val="24"/>
          <w:szCs w:val="24"/>
        </w:rPr>
        <w:t>感知</w:t>
      </w:r>
      <w:r w:rsidR="0098676A">
        <w:rPr>
          <w:rFonts w:ascii="宋体" w:eastAsia="宋体" w:hAnsi="宋体" w:hint="eastAsia"/>
          <w:noProof/>
          <w:sz w:val="24"/>
          <w:szCs w:val="24"/>
        </w:rPr>
        <w:t>的</w:t>
      </w:r>
      <w:r w:rsidR="0098676A">
        <w:rPr>
          <w:rFonts w:ascii="宋体" w:eastAsia="宋体" w:hAnsi="宋体"/>
          <w:noProof/>
          <w:sz w:val="24"/>
          <w:szCs w:val="24"/>
        </w:rPr>
        <w:t>感知对象主要为动物和自然环境。</w:t>
      </w:r>
      <w:r w:rsidR="00EC3ACC" w:rsidRPr="0046150A">
        <w:rPr>
          <w:rFonts w:ascii="Times New Roman" w:hAnsi="Times New Roman" w:cs="Times New Roman"/>
          <w:sz w:val="24"/>
          <w:szCs w:val="24"/>
        </w:rPr>
        <w:t>The Movement Data</w:t>
      </w:r>
      <w:r w:rsidR="00EC3ACC" w:rsidRPr="00D24009">
        <w:rPr>
          <w:rFonts w:ascii="宋体" w:eastAsia="宋体" w:hAnsi="宋体"/>
          <w:noProof/>
          <w:sz w:val="24"/>
          <w:szCs w:val="24"/>
          <w:vertAlign w:val="superscript"/>
        </w:rPr>
        <w:fldChar w:fldCharType="begin"/>
      </w:r>
      <w:r w:rsidR="00EC3ACC" w:rsidRPr="00D24009">
        <w:rPr>
          <w:rFonts w:ascii="宋体" w:eastAsia="宋体" w:hAnsi="宋体"/>
          <w:noProof/>
          <w:sz w:val="24"/>
          <w:szCs w:val="24"/>
          <w:vertAlign w:val="superscript"/>
        </w:rPr>
        <w:instrText xml:space="preserve"> REF _Ref534205668 \r \h </w:instrText>
      </w:r>
      <w:r w:rsidR="00D24009">
        <w:rPr>
          <w:rFonts w:ascii="宋体" w:eastAsia="宋体" w:hAnsi="宋体"/>
          <w:noProof/>
          <w:sz w:val="24"/>
          <w:szCs w:val="24"/>
          <w:vertAlign w:val="superscript"/>
        </w:rPr>
        <w:instrText xml:space="preserve"> \* MERGEFORMAT </w:instrText>
      </w:r>
      <w:r w:rsidR="00EC3ACC" w:rsidRPr="00D24009">
        <w:rPr>
          <w:rFonts w:ascii="宋体" w:eastAsia="宋体" w:hAnsi="宋体"/>
          <w:noProof/>
          <w:sz w:val="24"/>
          <w:szCs w:val="24"/>
          <w:vertAlign w:val="superscript"/>
        </w:rPr>
      </w:r>
      <w:r w:rsidR="00EC3ACC" w:rsidRPr="00D24009">
        <w:rPr>
          <w:rFonts w:ascii="宋体" w:eastAsia="宋体" w:hAnsi="宋体"/>
          <w:noProof/>
          <w:sz w:val="24"/>
          <w:szCs w:val="24"/>
          <w:vertAlign w:val="superscript"/>
        </w:rPr>
        <w:fldChar w:fldCharType="separate"/>
      </w:r>
      <w:r w:rsidR="003E165B">
        <w:rPr>
          <w:rFonts w:ascii="宋体" w:eastAsia="宋体" w:hAnsi="宋体"/>
          <w:noProof/>
          <w:sz w:val="24"/>
          <w:szCs w:val="24"/>
          <w:vertAlign w:val="superscript"/>
        </w:rPr>
        <w:t>[41]</w:t>
      </w:r>
      <w:r w:rsidR="00EC3ACC" w:rsidRPr="00D24009">
        <w:rPr>
          <w:rFonts w:ascii="宋体" w:eastAsia="宋体" w:hAnsi="宋体"/>
          <w:noProof/>
          <w:sz w:val="24"/>
          <w:szCs w:val="24"/>
          <w:vertAlign w:val="superscript"/>
        </w:rPr>
        <w:fldChar w:fldCharType="end"/>
      </w:r>
      <w:r w:rsidR="0098676A">
        <w:rPr>
          <w:rFonts w:ascii="宋体" w:eastAsia="宋体" w:hAnsi="宋体" w:hint="eastAsia"/>
          <w:noProof/>
          <w:sz w:val="24"/>
          <w:szCs w:val="24"/>
        </w:rPr>
        <w:t>是</w:t>
      </w:r>
      <w:r w:rsidR="0098676A">
        <w:rPr>
          <w:rFonts w:ascii="宋体" w:eastAsia="宋体" w:hAnsi="宋体"/>
          <w:noProof/>
          <w:sz w:val="24"/>
          <w:szCs w:val="24"/>
        </w:rPr>
        <w:t>一个典型的动物轨迹追踪</w:t>
      </w:r>
      <w:r w:rsidR="0098676A">
        <w:rPr>
          <w:rFonts w:ascii="宋体" w:eastAsia="宋体" w:hAnsi="宋体" w:hint="eastAsia"/>
          <w:noProof/>
          <w:sz w:val="24"/>
          <w:szCs w:val="24"/>
        </w:rPr>
        <w:t>的</w:t>
      </w:r>
      <w:r w:rsidR="0098676A">
        <w:rPr>
          <w:rFonts w:ascii="宋体" w:eastAsia="宋体" w:hAnsi="宋体"/>
          <w:noProof/>
          <w:sz w:val="24"/>
          <w:szCs w:val="24"/>
        </w:rPr>
        <w:t>数据库。</w:t>
      </w:r>
      <w:r w:rsidR="0098676A" w:rsidRPr="0098676A">
        <w:rPr>
          <w:rFonts w:ascii="宋体" w:eastAsia="宋体" w:hAnsi="宋体" w:hint="eastAsia"/>
          <w:noProof/>
          <w:sz w:val="24"/>
          <w:szCs w:val="24"/>
        </w:rPr>
        <w:t>随着跟踪技术</w:t>
      </w:r>
      <w:r w:rsidR="0098676A">
        <w:rPr>
          <w:rFonts w:ascii="宋体" w:eastAsia="宋体" w:hAnsi="宋体" w:hint="eastAsia"/>
          <w:noProof/>
          <w:sz w:val="24"/>
          <w:szCs w:val="24"/>
        </w:rPr>
        <w:t>的</w:t>
      </w:r>
      <w:r w:rsidR="0098676A">
        <w:rPr>
          <w:rFonts w:ascii="宋体" w:eastAsia="宋体" w:hAnsi="宋体"/>
          <w:noProof/>
          <w:sz w:val="24"/>
          <w:szCs w:val="24"/>
        </w:rPr>
        <w:t>发展，通过</w:t>
      </w:r>
      <w:r w:rsidR="00B31070">
        <w:rPr>
          <w:rFonts w:ascii="宋体" w:eastAsia="宋体" w:hAnsi="宋体" w:hint="eastAsia"/>
          <w:noProof/>
          <w:sz w:val="24"/>
          <w:szCs w:val="24"/>
        </w:rPr>
        <w:t>跟踪</w:t>
      </w:r>
      <w:r w:rsidR="0098676A">
        <w:rPr>
          <w:rFonts w:ascii="宋体" w:eastAsia="宋体" w:hAnsi="宋体"/>
          <w:noProof/>
          <w:sz w:val="24"/>
          <w:szCs w:val="24"/>
        </w:rPr>
        <w:t>技术</w:t>
      </w:r>
      <w:r w:rsidR="0098676A">
        <w:rPr>
          <w:rFonts w:ascii="宋体" w:eastAsia="宋体" w:hAnsi="宋体" w:hint="eastAsia"/>
          <w:noProof/>
          <w:sz w:val="24"/>
          <w:szCs w:val="24"/>
        </w:rPr>
        <w:t>可以收集各种各样</w:t>
      </w:r>
      <w:r w:rsidR="0098676A">
        <w:rPr>
          <w:rFonts w:ascii="宋体" w:eastAsia="宋体" w:hAnsi="宋体"/>
          <w:noProof/>
          <w:sz w:val="24"/>
          <w:szCs w:val="24"/>
        </w:rPr>
        <w:t>的动物轨迹</w:t>
      </w:r>
      <w:r w:rsidR="0098676A">
        <w:rPr>
          <w:rFonts w:ascii="宋体" w:eastAsia="宋体" w:hAnsi="宋体" w:hint="eastAsia"/>
          <w:noProof/>
          <w:sz w:val="24"/>
          <w:szCs w:val="24"/>
        </w:rPr>
        <w:t>数据。</w:t>
      </w:r>
      <w:r w:rsidR="0098676A">
        <w:rPr>
          <w:rFonts w:ascii="宋体" w:eastAsia="宋体" w:hAnsi="宋体"/>
          <w:noProof/>
          <w:sz w:val="24"/>
          <w:szCs w:val="24"/>
        </w:rPr>
        <w:t>近些</w:t>
      </w:r>
      <w:r w:rsidR="0098676A">
        <w:rPr>
          <w:rFonts w:ascii="宋体" w:eastAsia="宋体" w:hAnsi="宋体" w:hint="eastAsia"/>
          <w:noProof/>
          <w:sz w:val="24"/>
          <w:szCs w:val="24"/>
        </w:rPr>
        <w:t>年</w:t>
      </w:r>
      <w:r w:rsidR="0098676A">
        <w:rPr>
          <w:rFonts w:ascii="宋体" w:eastAsia="宋体" w:hAnsi="宋体"/>
          <w:noProof/>
          <w:sz w:val="24"/>
          <w:szCs w:val="24"/>
        </w:rPr>
        <w:t>，由于环境对动物</w:t>
      </w:r>
      <w:r w:rsidR="00B31070">
        <w:rPr>
          <w:rFonts w:ascii="宋体" w:eastAsia="宋体" w:hAnsi="宋体" w:hint="eastAsia"/>
          <w:noProof/>
          <w:sz w:val="24"/>
          <w:szCs w:val="24"/>
        </w:rPr>
        <w:t>生活</w:t>
      </w:r>
      <w:r w:rsidR="0098676A">
        <w:rPr>
          <w:rFonts w:ascii="宋体" w:eastAsia="宋体" w:hAnsi="宋体"/>
          <w:noProof/>
          <w:sz w:val="24"/>
          <w:szCs w:val="24"/>
        </w:rPr>
        <w:t>习性的影响，</w:t>
      </w:r>
      <w:r w:rsidR="0098676A" w:rsidRPr="0098676A">
        <w:rPr>
          <w:rFonts w:ascii="宋体" w:eastAsia="宋体" w:hAnsi="宋体" w:hint="eastAsia"/>
          <w:noProof/>
          <w:sz w:val="24"/>
          <w:szCs w:val="24"/>
        </w:rPr>
        <w:t>对动物运动的研究正在迅速增加。跨地点，时间或物种的动物运动比较是</w:t>
      </w:r>
      <w:r w:rsidR="0098676A">
        <w:rPr>
          <w:rFonts w:ascii="宋体" w:eastAsia="宋体" w:hAnsi="宋体" w:hint="eastAsia"/>
          <w:noProof/>
          <w:sz w:val="24"/>
          <w:szCs w:val="24"/>
        </w:rPr>
        <w:t>研究</w:t>
      </w:r>
      <w:r w:rsidR="0098676A" w:rsidRPr="0098676A">
        <w:rPr>
          <w:rFonts w:ascii="宋体" w:eastAsia="宋体" w:hAnsi="宋体" w:hint="eastAsia"/>
          <w:noProof/>
          <w:sz w:val="24"/>
          <w:szCs w:val="24"/>
        </w:rPr>
        <w:t>动物</w:t>
      </w:r>
      <w:r w:rsidR="0098676A">
        <w:rPr>
          <w:rFonts w:ascii="宋体" w:eastAsia="宋体" w:hAnsi="宋体" w:hint="eastAsia"/>
          <w:noProof/>
          <w:sz w:val="24"/>
          <w:szCs w:val="24"/>
        </w:rPr>
        <w:t>对气候和土地的</w:t>
      </w:r>
      <w:r w:rsidR="0098676A" w:rsidRPr="0098676A">
        <w:rPr>
          <w:rFonts w:ascii="宋体" w:eastAsia="宋体" w:hAnsi="宋体" w:hint="eastAsia"/>
          <w:noProof/>
          <w:sz w:val="24"/>
          <w:szCs w:val="24"/>
        </w:rPr>
        <w:t>适应</w:t>
      </w:r>
      <w:r w:rsidR="0098676A">
        <w:rPr>
          <w:rFonts w:ascii="宋体" w:eastAsia="宋体" w:hAnsi="宋体" w:hint="eastAsia"/>
          <w:noProof/>
          <w:sz w:val="24"/>
          <w:szCs w:val="24"/>
        </w:rPr>
        <w:t>性</w:t>
      </w:r>
      <w:r w:rsidR="0098676A" w:rsidRPr="0098676A">
        <w:rPr>
          <w:rFonts w:ascii="宋体" w:eastAsia="宋体" w:hAnsi="宋体" w:hint="eastAsia"/>
          <w:noProof/>
          <w:sz w:val="24"/>
          <w:szCs w:val="24"/>
        </w:rPr>
        <w:t>的关键</w:t>
      </w:r>
      <w:r w:rsidR="0098676A">
        <w:rPr>
          <w:rFonts w:ascii="宋体" w:eastAsia="宋体" w:hAnsi="宋体" w:hint="eastAsia"/>
          <w:noProof/>
          <w:sz w:val="24"/>
          <w:szCs w:val="24"/>
        </w:rPr>
        <w:t>。</w:t>
      </w:r>
      <w:r w:rsidR="0098676A" w:rsidRPr="0098676A">
        <w:rPr>
          <w:rFonts w:ascii="宋体" w:eastAsia="宋体" w:hAnsi="宋体" w:hint="eastAsia"/>
          <w:noProof/>
          <w:sz w:val="24"/>
          <w:szCs w:val="24"/>
        </w:rPr>
        <w:t>通过共享和交换动物跟踪数据</w:t>
      </w:r>
      <w:r w:rsidR="0098676A">
        <w:rPr>
          <w:rFonts w:ascii="宋体" w:eastAsia="宋体" w:hAnsi="宋体" w:hint="eastAsia"/>
          <w:noProof/>
          <w:sz w:val="24"/>
          <w:szCs w:val="24"/>
        </w:rPr>
        <w:t>，方便</w:t>
      </w:r>
      <w:r w:rsidR="0098676A">
        <w:rPr>
          <w:rFonts w:ascii="宋体" w:eastAsia="宋体" w:hAnsi="宋体"/>
          <w:noProof/>
          <w:sz w:val="24"/>
          <w:szCs w:val="24"/>
        </w:rPr>
        <w:t>科研人员进行交流</w:t>
      </w:r>
      <w:r w:rsidR="0098676A">
        <w:rPr>
          <w:rFonts w:ascii="宋体" w:eastAsia="宋体" w:hAnsi="宋体" w:hint="eastAsia"/>
          <w:noProof/>
          <w:sz w:val="24"/>
          <w:szCs w:val="24"/>
        </w:rPr>
        <w:t>，</w:t>
      </w:r>
      <w:r w:rsidR="0098676A">
        <w:rPr>
          <w:rFonts w:ascii="宋体" w:eastAsia="宋体" w:hAnsi="宋体"/>
          <w:noProof/>
          <w:sz w:val="24"/>
          <w:szCs w:val="24"/>
        </w:rPr>
        <w:t>有利于针对动物相关项目顺利进行</w:t>
      </w:r>
      <w:r w:rsidR="0098676A" w:rsidRPr="0098676A">
        <w:rPr>
          <w:rFonts w:ascii="宋体" w:eastAsia="宋体" w:hAnsi="宋体" w:hint="eastAsia"/>
          <w:noProof/>
          <w:sz w:val="24"/>
          <w:szCs w:val="24"/>
        </w:rPr>
        <w:t>。</w:t>
      </w:r>
    </w:p>
    <w:p w14:paraId="41F95C64" w14:textId="4B22D455" w:rsidR="00551707" w:rsidRDefault="0020548A" w:rsidP="00945C6E">
      <w:pPr>
        <w:spacing w:line="400" w:lineRule="exact"/>
        <w:ind w:firstLine="420"/>
        <w:rPr>
          <w:rFonts w:ascii="宋体" w:eastAsia="宋体" w:hAnsi="宋体"/>
          <w:noProof/>
          <w:sz w:val="24"/>
          <w:szCs w:val="24"/>
        </w:rPr>
      </w:pPr>
      <w:r>
        <w:rPr>
          <w:rFonts w:ascii="宋体" w:eastAsia="宋体" w:hAnsi="宋体" w:hint="eastAsia"/>
          <w:noProof/>
          <w:sz w:val="24"/>
          <w:szCs w:val="24"/>
        </w:rPr>
        <w:t>自然环境</w:t>
      </w:r>
      <w:r>
        <w:rPr>
          <w:rFonts w:ascii="宋体" w:eastAsia="宋体" w:hAnsi="宋体"/>
          <w:noProof/>
          <w:sz w:val="24"/>
          <w:szCs w:val="24"/>
        </w:rPr>
        <w:t>监测方面，</w:t>
      </w:r>
      <w:r w:rsidRPr="0046150A">
        <w:rPr>
          <w:rFonts w:ascii="Times New Roman" w:hAnsi="Times New Roman" w:cs="Times New Roman" w:hint="eastAsia"/>
          <w:sz w:val="24"/>
          <w:szCs w:val="24"/>
        </w:rPr>
        <w:t xml:space="preserve">Dutta </w:t>
      </w:r>
      <w:r w:rsidRPr="0046150A">
        <w:rPr>
          <w:rFonts w:ascii="Times New Roman" w:hAnsi="Times New Roman" w:cs="Times New Roman"/>
          <w:sz w:val="24"/>
          <w:szCs w:val="24"/>
        </w:rPr>
        <w:t>P</w:t>
      </w:r>
      <w:r>
        <w:rPr>
          <w:rFonts w:ascii="宋体" w:eastAsia="宋体" w:hAnsi="宋体"/>
          <w:noProof/>
          <w:sz w:val="24"/>
          <w:szCs w:val="24"/>
        </w:rPr>
        <w:t>等人研究的</w:t>
      </w:r>
      <w:r w:rsidRPr="0046150A">
        <w:rPr>
          <w:rFonts w:ascii="Times New Roman" w:hAnsi="Times New Roman" w:cs="Times New Roman" w:hint="eastAsia"/>
          <w:sz w:val="24"/>
          <w:szCs w:val="24"/>
        </w:rPr>
        <w:t>Common</w:t>
      </w:r>
      <w:r w:rsidRPr="0046150A">
        <w:rPr>
          <w:rFonts w:ascii="Times New Roman" w:hAnsi="Times New Roman" w:cs="Times New Roman"/>
          <w:sz w:val="24"/>
          <w:szCs w:val="24"/>
        </w:rPr>
        <w:t xml:space="preserve"> Sense</w:t>
      </w:r>
      <w:r>
        <w:rPr>
          <w:rFonts w:ascii="宋体" w:eastAsia="宋体" w:hAnsi="宋体" w:hint="eastAsia"/>
          <w:noProof/>
          <w:sz w:val="24"/>
          <w:szCs w:val="24"/>
        </w:rPr>
        <w:t>项目</w:t>
      </w:r>
      <w:r w:rsidR="00EC3ACC" w:rsidRPr="00D24009">
        <w:rPr>
          <w:rFonts w:ascii="宋体" w:eastAsia="宋体" w:hAnsi="宋体"/>
          <w:noProof/>
          <w:sz w:val="24"/>
          <w:szCs w:val="24"/>
          <w:vertAlign w:val="superscript"/>
        </w:rPr>
        <w:fldChar w:fldCharType="begin"/>
      </w:r>
      <w:r w:rsidR="00EC3ACC" w:rsidRPr="00D24009">
        <w:rPr>
          <w:rFonts w:ascii="宋体" w:eastAsia="宋体" w:hAnsi="宋体"/>
          <w:noProof/>
          <w:sz w:val="24"/>
          <w:szCs w:val="24"/>
          <w:vertAlign w:val="superscript"/>
        </w:rPr>
        <w:instrText xml:space="preserve"> </w:instrText>
      </w:r>
      <w:r w:rsidR="00EC3ACC" w:rsidRPr="00D24009">
        <w:rPr>
          <w:rFonts w:ascii="宋体" w:eastAsia="宋体" w:hAnsi="宋体" w:hint="eastAsia"/>
          <w:noProof/>
          <w:sz w:val="24"/>
          <w:szCs w:val="24"/>
          <w:vertAlign w:val="superscript"/>
        </w:rPr>
        <w:instrText>REF _Ref534205991 \r \h</w:instrText>
      </w:r>
      <w:r w:rsidR="00EC3ACC" w:rsidRPr="00D24009">
        <w:rPr>
          <w:rFonts w:ascii="宋体" w:eastAsia="宋体" w:hAnsi="宋体"/>
          <w:noProof/>
          <w:sz w:val="24"/>
          <w:szCs w:val="24"/>
          <w:vertAlign w:val="superscript"/>
        </w:rPr>
        <w:instrText xml:space="preserve"> </w:instrText>
      </w:r>
      <w:r w:rsidR="00D24009">
        <w:rPr>
          <w:rFonts w:ascii="宋体" w:eastAsia="宋体" w:hAnsi="宋体"/>
          <w:noProof/>
          <w:sz w:val="24"/>
          <w:szCs w:val="24"/>
          <w:vertAlign w:val="superscript"/>
        </w:rPr>
        <w:instrText xml:space="preserve"> \* MERGEFORMAT </w:instrText>
      </w:r>
      <w:r w:rsidR="00EC3ACC" w:rsidRPr="00D24009">
        <w:rPr>
          <w:rFonts w:ascii="宋体" w:eastAsia="宋体" w:hAnsi="宋体"/>
          <w:noProof/>
          <w:sz w:val="24"/>
          <w:szCs w:val="24"/>
          <w:vertAlign w:val="superscript"/>
        </w:rPr>
      </w:r>
      <w:r w:rsidR="00EC3ACC" w:rsidRPr="00D24009">
        <w:rPr>
          <w:rFonts w:ascii="宋体" w:eastAsia="宋体" w:hAnsi="宋体"/>
          <w:noProof/>
          <w:sz w:val="24"/>
          <w:szCs w:val="24"/>
          <w:vertAlign w:val="superscript"/>
        </w:rPr>
        <w:fldChar w:fldCharType="separate"/>
      </w:r>
      <w:r w:rsidR="003E165B">
        <w:rPr>
          <w:rFonts w:ascii="宋体" w:eastAsia="宋体" w:hAnsi="宋体"/>
          <w:noProof/>
          <w:sz w:val="24"/>
          <w:szCs w:val="24"/>
          <w:vertAlign w:val="superscript"/>
        </w:rPr>
        <w:t>[42]</w:t>
      </w:r>
      <w:r w:rsidR="00EC3ACC" w:rsidRPr="00D24009">
        <w:rPr>
          <w:rFonts w:ascii="宋体" w:eastAsia="宋体" w:hAnsi="宋体"/>
          <w:noProof/>
          <w:sz w:val="24"/>
          <w:szCs w:val="24"/>
          <w:vertAlign w:val="superscript"/>
        </w:rPr>
        <w:fldChar w:fldCharType="end"/>
      </w:r>
      <w:r>
        <w:rPr>
          <w:rFonts w:ascii="宋体" w:eastAsia="宋体" w:hAnsi="宋体" w:hint="eastAsia"/>
          <w:noProof/>
          <w:sz w:val="24"/>
          <w:szCs w:val="24"/>
        </w:rPr>
        <w:t>用于监测</w:t>
      </w:r>
      <w:r>
        <w:rPr>
          <w:rFonts w:ascii="宋体" w:eastAsia="宋体" w:hAnsi="宋体"/>
          <w:noProof/>
          <w:sz w:val="24"/>
          <w:szCs w:val="24"/>
        </w:rPr>
        <w:t>空气质量，</w:t>
      </w:r>
      <w:r>
        <w:rPr>
          <w:rFonts w:ascii="宋体" w:eastAsia="宋体" w:hAnsi="宋体" w:hint="eastAsia"/>
          <w:noProof/>
          <w:sz w:val="24"/>
          <w:szCs w:val="24"/>
        </w:rPr>
        <w:t>参与</w:t>
      </w:r>
      <w:r>
        <w:rPr>
          <w:rFonts w:ascii="宋体" w:eastAsia="宋体" w:hAnsi="宋体"/>
          <w:noProof/>
          <w:sz w:val="24"/>
          <w:szCs w:val="24"/>
        </w:rPr>
        <w:t>者通过手持的环境气</w:t>
      </w:r>
      <w:r>
        <w:rPr>
          <w:rFonts w:ascii="宋体" w:eastAsia="宋体" w:hAnsi="宋体" w:hint="eastAsia"/>
          <w:noProof/>
          <w:sz w:val="24"/>
          <w:szCs w:val="24"/>
        </w:rPr>
        <w:t>体</w:t>
      </w:r>
      <w:r>
        <w:rPr>
          <w:rFonts w:ascii="宋体" w:eastAsia="宋体" w:hAnsi="宋体"/>
          <w:noProof/>
          <w:sz w:val="24"/>
          <w:szCs w:val="24"/>
        </w:rPr>
        <w:t>质量检测仪</w:t>
      </w:r>
      <w:r>
        <w:rPr>
          <w:rFonts w:ascii="宋体" w:eastAsia="宋体" w:hAnsi="宋体" w:hint="eastAsia"/>
          <w:noProof/>
          <w:sz w:val="24"/>
          <w:szCs w:val="24"/>
        </w:rPr>
        <w:t>收集</w:t>
      </w:r>
      <w:r>
        <w:rPr>
          <w:rFonts w:ascii="宋体" w:eastAsia="宋体" w:hAnsi="宋体"/>
          <w:noProof/>
          <w:sz w:val="24"/>
          <w:szCs w:val="24"/>
        </w:rPr>
        <w:t>空气质量</w:t>
      </w:r>
      <w:r>
        <w:rPr>
          <w:rFonts w:ascii="宋体" w:eastAsia="宋体" w:hAnsi="宋体" w:hint="eastAsia"/>
          <w:noProof/>
          <w:sz w:val="24"/>
          <w:szCs w:val="24"/>
        </w:rPr>
        <w:t>信息</w:t>
      </w:r>
      <w:r>
        <w:rPr>
          <w:rFonts w:ascii="宋体" w:eastAsia="宋体" w:hAnsi="宋体"/>
          <w:noProof/>
          <w:sz w:val="24"/>
          <w:szCs w:val="24"/>
        </w:rPr>
        <w:t>，</w:t>
      </w:r>
      <w:r>
        <w:rPr>
          <w:rFonts w:ascii="宋体" w:eastAsia="宋体" w:hAnsi="宋体" w:hint="eastAsia"/>
          <w:noProof/>
          <w:sz w:val="24"/>
          <w:szCs w:val="24"/>
        </w:rPr>
        <w:t>并将</w:t>
      </w:r>
      <w:r>
        <w:rPr>
          <w:rFonts w:ascii="宋体" w:eastAsia="宋体" w:hAnsi="宋体"/>
          <w:noProof/>
          <w:sz w:val="24"/>
          <w:szCs w:val="24"/>
        </w:rPr>
        <w:t>收集的环境信息通过互联网上传到数据处理中心</w:t>
      </w:r>
      <w:r>
        <w:rPr>
          <w:rFonts w:ascii="宋体" w:eastAsia="宋体" w:hAnsi="宋体" w:hint="eastAsia"/>
          <w:noProof/>
          <w:sz w:val="24"/>
          <w:szCs w:val="24"/>
        </w:rPr>
        <w:t>，</w:t>
      </w:r>
      <w:r>
        <w:rPr>
          <w:rFonts w:ascii="宋体" w:eastAsia="宋体" w:hAnsi="宋体"/>
          <w:noProof/>
          <w:sz w:val="24"/>
          <w:szCs w:val="24"/>
        </w:rPr>
        <w:t>数据处理中心通过分析空气中二氧化碳，二氧化硫</w:t>
      </w:r>
      <w:r>
        <w:rPr>
          <w:rFonts w:ascii="宋体" w:eastAsia="宋体" w:hAnsi="宋体" w:hint="eastAsia"/>
          <w:noProof/>
          <w:sz w:val="24"/>
          <w:szCs w:val="24"/>
        </w:rPr>
        <w:t>，氮氧化合物等</w:t>
      </w:r>
      <w:r>
        <w:rPr>
          <w:rFonts w:ascii="宋体" w:eastAsia="宋体" w:hAnsi="宋体"/>
          <w:noProof/>
          <w:sz w:val="24"/>
          <w:szCs w:val="24"/>
        </w:rPr>
        <w:t>气体的浓度来</w:t>
      </w:r>
      <w:r>
        <w:rPr>
          <w:rFonts w:ascii="宋体" w:eastAsia="宋体" w:hAnsi="宋体" w:hint="eastAsia"/>
          <w:noProof/>
          <w:sz w:val="24"/>
          <w:szCs w:val="24"/>
        </w:rPr>
        <w:t>监测</w:t>
      </w:r>
      <w:r>
        <w:rPr>
          <w:rFonts w:ascii="宋体" w:eastAsia="宋体" w:hAnsi="宋体"/>
          <w:noProof/>
          <w:sz w:val="24"/>
          <w:szCs w:val="24"/>
        </w:rPr>
        <w:t>环境空气的污染程度。</w:t>
      </w:r>
      <w:r w:rsidRPr="0046150A">
        <w:rPr>
          <w:rFonts w:ascii="Times New Roman" w:hAnsi="Times New Roman" w:cs="Times New Roman" w:hint="eastAsia"/>
          <w:sz w:val="24"/>
          <w:szCs w:val="24"/>
        </w:rPr>
        <w:t>Stevens</w:t>
      </w:r>
      <w:r>
        <w:rPr>
          <w:rFonts w:ascii="宋体" w:eastAsia="宋体" w:hAnsi="宋体"/>
          <w:noProof/>
          <w:sz w:val="24"/>
          <w:szCs w:val="24"/>
        </w:rPr>
        <w:t>等人</w:t>
      </w:r>
      <w:r>
        <w:rPr>
          <w:rFonts w:ascii="宋体" w:eastAsia="宋体" w:hAnsi="宋体" w:hint="eastAsia"/>
          <w:noProof/>
          <w:sz w:val="24"/>
          <w:szCs w:val="24"/>
        </w:rPr>
        <w:t>通过</w:t>
      </w:r>
      <w:r>
        <w:rPr>
          <w:rFonts w:ascii="宋体" w:eastAsia="宋体" w:hAnsi="宋体"/>
          <w:noProof/>
          <w:sz w:val="24"/>
          <w:szCs w:val="24"/>
        </w:rPr>
        <w:t>移动智能终端的</w:t>
      </w:r>
      <w:r w:rsidR="00320CF5">
        <w:rPr>
          <w:rFonts w:ascii="宋体" w:eastAsia="宋体" w:hAnsi="宋体" w:hint="eastAsia"/>
          <w:noProof/>
          <w:sz w:val="24"/>
          <w:szCs w:val="24"/>
        </w:rPr>
        <w:t>麦克</w:t>
      </w:r>
      <w:r w:rsidR="00320CF5">
        <w:rPr>
          <w:rFonts w:ascii="宋体" w:eastAsia="宋体" w:hAnsi="宋体"/>
          <w:noProof/>
          <w:sz w:val="24"/>
          <w:szCs w:val="24"/>
        </w:rPr>
        <w:t>风收集周围环境的噪声数据，通过分析收集到的噪声数据分析噪声级别，从而</w:t>
      </w:r>
      <w:r w:rsidR="00320CF5">
        <w:rPr>
          <w:rFonts w:ascii="宋体" w:eastAsia="宋体" w:hAnsi="宋体" w:hint="eastAsia"/>
          <w:noProof/>
          <w:sz w:val="24"/>
          <w:szCs w:val="24"/>
        </w:rPr>
        <w:t>实时监控</w:t>
      </w:r>
      <w:r w:rsidR="00320CF5">
        <w:rPr>
          <w:rFonts w:ascii="宋体" w:eastAsia="宋体" w:hAnsi="宋体"/>
          <w:noProof/>
          <w:sz w:val="24"/>
          <w:szCs w:val="24"/>
        </w:rPr>
        <w:t>城市的噪声污染情况。</w:t>
      </w:r>
      <w:r w:rsidR="00551707">
        <w:rPr>
          <w:rFonts w:ascii="宋体" w:eastAsia="宋体" w:hAnsi="宋体" w:hint="eastAsia"/>
          <w:noProof/>
          <w:sz w:val="24"/>
          <w:szCs w:val="24"/>
        </w:rPr>
        <w:t>而</w:t>
      </w:r>
      <w:proofErr w:type="spellStart"/>
      <w:r w:rsidR="00551707" w:rsidRPr="0046150A">
        <w:rPr>
          <w:rFonts w:ascii="Times New Roman" w:hAnsi="Times New Roman" w:cs="Times New Roman"/>
          <w:sz w:val="24"/>
          <w:szCs w:val="24"/>
        </w:rPr>
        <w:t>Sunyoung</w:t>
      </w:r>
      <w:proofErr w:type="spellEnd"/>
      <w:r w:rsidR="00551707" w:rsidRPr="0046150A">
        <w:rPr>
          <w:rFonts w:ascii="Times New Roman" w:hAnsi="Times New Roman" w:cs="Times New Roman"/>
          <w:sz w:val="24"/>
          <w:szCs w:val="24"/>
        </w:rPr>
        <w:t xml:space="preserve"> Kim</w:t>
      </w:r>
      <w:r w:rsidR="00551707">
        <w:rPr>
          <w:rFonts w:ascii="宋体" w:eastAsia="宋体" w:hAnsi="宋体" w:hint="eastAsia"/>
          <w:noProof/>
          <w:sz w:val="24"/>
          <w:szCs w:val="24"/>
        </w:rPr>
        <w:t>等人</w:t>
      </w:r>
      <w:r w:rsidR="00551707">
        <w:rPr>
          <w:rFonts w:ascii="宋体" w:eastAsia="宋体" w:hAnsi="宋体"/>
          <w:noProof/>
          <w:sz w:val="24"/>
          <w:szCs w:val="24"/>
        </w:rPr>
        <w:t>研究的</w:t>
      </w:r>
      <w:r w:rsidR="00551707" w:rsidRPr="0046150A">
        <w:rPr>
          <w:rFonts w:ascii="Times New Roman" w:hAnsi="Times New Roman" w:cs="Times New Roman" w:hint="eastAsia"/>
          <w:sz w:val="24"/>
          <w:szCs w:val="24"/>
        </w:rPr>
        <w:t>Greek</w:t>
      </w:r>
      <w:r w:rsidR="00551707" w:rsidRPr="0046150A">
        <w:rPr>
          <w:rFonts w:ascii="Times New Roman" w:hAnsi="Times New Roman" w:cs="Times New Roman"/>
          <w:sz w:val="24"/>
          <w:szCs w:val="24"/>
        </w:rPr>
        <w:t xml:space="preserve"> Watch</w:t>
      </w:r>
      <w:r w:rsidR="00551707">
        <w:rPr>
          <w:rFonts w:ascii="宋体" w:eastAsia="宋体" w:hAnsi="宋体" w:hint="eastAsia"/>
          <w:noProof/>
          <w:sz w:val="24"/>
          <w:szCs w:val="24"/>
        </w:rPr>
        <w:t>项目，</w:t>
      </w:r>
      <w:r w:rsidR="00551707">
        <w:rPr>
          <w:rFonts w:ascii="宋体" w:eastAsia="宋体" w:hAnsi="宋体"/>
          <w:noProof/>
          <w:sz w:val="24"/>
          <w:szCs w:val="24"/>
        </w:rPr>
        <w:t>用于</w:t>
      </w:r>
      <w:r w:rsidR="0039692A">
        <w:rPr>
          <w:rFonts w:ascii="宋体" w:eastAsia="宋体" w:hAnsi="宋体" w:hint="eastAsia"/>
          <w:noProof/>
          <w:sz w:val="24"/>
          <w:szCs w:val="24"/>
        </w:rPr>
        <w:t>监测</w:t>
      </w:r>
      <w:r w:rsidR="0039692A">
        <w:rPr>
          <w:rFonts w:ascii="宋体" w:eastAsia="宋体" w:hAnsi="宋体"/>
          <w:noProof/>
          <w:sz w:val="24"/>
          <w:szCs w:val="24"/>
        </w:rPr>
        <w:t>水域污染情况。</w:t>
      </w:r>
      <w:proofErr w:type="spellStart"/>
      <w:r w:rsidR="0039692A" w:rsidRPr="0046150A">
        <w:rPr>
          <w:rFonts w:ascii="Times New Roman" w:hAnsi="Times New Roman" w:cs="Times New Roman" w:hint="eastAsia"/>
          <w:sz w:val="24"/>
          <w:szCs w:val="24"/>
        </w:rPr>
        <w:t>Sun</w:t>
      </w:r>
      <w:r w:rsidR="0039692A" w:rsidRPr="0046150A">
        <w:rPr>
          <w:rFonts w:ascii="Times New Roman" w:hAnsi="Times New Roman" w:cs="Times New Roman"/>
          <w:sz w:val="24"/>
          <w:szCs w:val="24"/>
        </w:rPr>
        <w:t>young</w:t>
      </w:r>
      <w:proofErr w:type="spellEnd"/>
      <w:r w:rsidR="0039692A" w:rsidRPr="0046150A">
        <w:rPr>
          <w:rFonts w:ascii="Times New Roman" w:hAnsi="Times New Roman" w:cs="Times New Roman"/>
          <w:sz w:val="24"/>
          <w:szCs w:val="24"/>
        </w:rPr>
        <w:t xml:space="preserve"> Kim</w:t>
      </w:r>
      <w:r w:rsidR="0039692A">
        <w:rPr>
          <w:rFonts w:ascii="宋体" w:eastAsia="宋体" w:hAnsi="宋体" w:hint="eastAsia"/>
          <w:noProof/>
          <w:sz w:val="24"/>
          <w:szCs w:val="24"/>
        </w:rPr>
        <w:t>等人</w:t>
      </w:r>
      <w:r w:rsidR="00551707" w:rsidRPr="00551707">
        <w:rPr>
          <w:rFonts w:ascii="宋体" w:eastAsia="宋体" w:hAnsi="宋体" w:hint="eastAsia"/>
          <w:noProof/>
          <w:sz w:val="24"/>
          <w:szCs w:val="24"/>
        </w:rPr>
        <w:t>设计并实施</w:t>
      </w:r>
      <w:r w:rsidR="0039692A">
        <w:rPr>
          <w:rFonts w:ascii="宋体" w:eastAsia="宋体" w:hAnsi="宋体" w:hint="eastAsia"/>
          <w:noProof/>
          <w:sz w:val="24"/>
          <w:szCs w:val="24"/>
        </w:rPr>
        <w:t>的</w:t>
      </w:r>
      <w:r w:rsidR="00551707" w:rsidRPr="0046150A">
        <w:rPr>
          <w:rFonts w:ascii="Times New Roman" w:hAnsi="Times New Roman" w:cs="Times New Roman" w:hint="eastAsia"/>
          <w:sz w:val="24"/>
          <w:szCs w:val="24"/>
        </w:rPr>
        <w:t>Creek Watch</w:t>
      </w:r>
      <w:r w:rsidR="00551707" w:rsidRPr="00551707">
        <w:rPr>
          <w:rFonts w:ascii="宋体" w:eastAsia="宋体" w:hAnsi="宋体" w:hint="eastAsia"/>
          <w:noProof/>
          <w:sz w:val="24"/>
          <w:szCs w:val="24"/>
        </w:rPr>
        <w:t>是一个</w:t>
      </w:r>
      <w:r w:rsidR="00551707" w:rsidRPr="0046150A">
        <w:rPr>
          <w:rFonts w:ascii="Times New Roman" w:hAnsi="Times New Roman" w:cs="Times New Roman" w:hint="eastAsia"/>
          <w:sz w:val="24"/>
          <w:szCs w:val="24"/>
        </w:rPr>
        <w:t>iPhone</w:t>
      </w:r>
      <w:r w:rsidR="00551707" w:rsidRPr="00551707">
        <w:rPr>
          <w:rFonts w:ascii="宋体" w:eastAsia="宋体" w:hAnsi="宋体" w:hint="eastAsia"/>
          <w:noProof/>
          <w:sz w:val="24"/>
          <w:szCs w:val="24"/>
        </w:rPr>
        <w:t>应用程序和网站，允许</w:t>
      </w:r>
      <w:r w:rsidR="0039692A">
        <w:rPr>
          <w:rFonts w:ascii="宋体" w:eastAsia="宋体" w:hAnsi="宋体" w:hint="eastAsia"/>
          <w:noProof/>
          <w:sz w:val="24"/>
          <w:szCs w:val="24"/>
        </w:rPr>
        <w:t>参与者通过拍照</w:t>
      </w:r>
      <w:r w:rsidR="0039692A">
        <w:rPr>
          <w:rFonts w:ascii="宋体" w:eastAsia="宋体" w:hAnsi="宋体"/>
          <w:noProof/>
          <w:sz w:val="24"/>
          <w:szCs w:val="24"/>
        </w:rPr>
        <w:t>或者上传文本描述等方式</w:t>
      </w:r>
      <w:r w:rsidR="0039692A">
        <w:rPr>
          <w:rFonts w:ascii="宋体" w:eastAsia="宋体" w:hAnsi="宋体" w:hint="eastAsia"/>
          <w:noProof/>
          <w:sz w:val="24"/>
          <w:szCs w:val="24"/>
        </w:rPr>
        <w:t>报告周围水资源</w:t>
      </w:r>
      <w:r w:rsidR="0039692A">
        <w:rPr>
          <w:rFonts w:ascii="宋体" w:eastAsia="宋体" w:hAnsi="宋体"/>
          <w:noProof/>
          <w:sz w:val="24"/>
          <w:szCs w:val="24"/>
        </w:rPr>
        <w:t>相关</w:t>
      </w:r>
      <w:r w:rsidR="0039692A">
        <w:rPr>
          <w:rFonts w:ascii="宋体" w:eastAsia="宋体" w:hAnsi="宋体" w:hint="eastAsia"/>
          <w:noProof/>
          <w:sz w:val="24"/>
          <w:szCs w:val="24"/>
        </w:rPr>
        <w:t>信息，通过分析并</w:t>
      </w:r>
      <w:r w:rsidR="0039692A">
        <w:rPr>
          <w:rFonts w:ascii="宋体" w:eastAsia="宋体" w:hAnsi="宋体"/>
          <w:noProof/>
          <w:sz w:val="24"/>
          <w:szCs w:val="24"/>
        </w:rPr>
        <w:t>聚合</w:t>
      </w:r>
      <w:r w:rsidR="0039692A">
        <w:rPr>
          <w:rFonts w:ascii="宋体" w:eastAsia="宋体" w:hAnsi="宋体" w:hint="eastAsia"/>
          <w:noProof/>
          <w:sz w:val="24"/>
          <w:szCs w:val="24"/>
        </w:rPr>
        <w:t>照片</w:t>
      </w:r>
      <w:r w:rsidR="0039692A">
        <w:rPr>
          <w:rFonts w:ascii="宋体" w:eastAsia="宋体" w:hAnsi="宋体"/>
          <w:noProof/>
          <w:sz w:val="24"/>
          <w:szCs w:val="24"/>
        </w:rPr>
        <w:t>和文本信息</w:t>
      </w:r>
      <w:r w:rsidR="0039692A">
        <w:rPr>
          <w:rFonts w:ascii="宋体" w:eastAsia="宋体" w:hAnsi="宋体" w:hint="eastAsia"/>
          <w:noProof/>
          <w:sz w:val="24"/>
          <w:szCs w:val="24"/>
        </w:rPr>
        <w:t>获取</w:t>
      </w:r>
      <w:r w:rsidR="0039692A">
        <w:rPr>
          <w:rFonts w:ascii="宋体" w:eastAsia="宋体" w:hAnsi="宋体"/>
          <w:noProof/>
          <w:sz w:val="24"/>
          <w:szCs w:val="24"/>
        </w:rPr>
        <w:t>水资源污染情况</w:t>
      </w:r>
      <w:r w:rsidR="0039692A">
        <w:rPr>
          <w:rFonts w:ascii="宋体" w:eastAsia="宋体" w:hAnsi="宋体" w:hint="eastAsia"/>
          <w:noProof/>
          <w:sz w:val="24"/>
          <w:szCs w:val="24"/>
        </w:rPr>
        <w:t>。</w:t>
      </w:r>
    </w:p>
    <w:p w14:paraId="165A4A30" w14:textId="586175FA" w:rsidR="0039692A" w:rsidRPr="00BB0E78" w:rsidRDefault="0039692A" w:rsidP="00BB0E78">
      <w:pPr>
        <w:pStyle w:val="a3"/>
        <w:numPr>
          <w:ilvl w:val="0"/>
          <w:numId w:val="12"/>
        </w:numPr>
        <w:spacing w:line="400" w:lineRule="exact"/>
        <w:ind w:firstLineChars="0"/>
        <w:rPr>
          <w:rFonts w:ascii="宋体" w:eastAsia="宋体" w:hAnsi="宋体"/>
          <w:noProof/>
          <w:sz w:val="24"/>
          <w:szCs w:val="24"/>
        </w:rPr>
      </w:pPr>
      <w:r w:rsidRPr="00BB0E78">
        <w:rPr>
          <w:rFonts w:ascii="宋体" w:eastAsia="宋体" w:hAnsi="宋体" w:hint="eastAsia"/>
          <w:noProof/>
          <w:sz w:val="24"/>
          <w:szCs w:val="24"/>
        </w:rPr>
        <w:t>基础设施感知</w:t>
      </w:r>
    </w:p>
    <w:p w14:paraId="20DCCF75" w14:textId="34E2E3FF" w:rsidR="00C23361" w:rsidRDefault="002F17EE" w:rsidP="00C72264">
      <w:pPr>
        <w:spacing w:line="400" w:lineRule="exact"/>
        <w:ind w:firstLine="420"/>
        <w:rPr>
          <w:rFonts w:ascii="宋体" w:eastAsia="宋体" w:hAnsi="宋体"/>
          <w:noProof/>
          <w:sz w:val="24"/>
          <w:szCs w:val="24"/>
        </w:rPr>
      </w:pPr>
      <w:r>
        <w:rPr>
          <w:rFonts w:ascii="宋体" w:eastAsia="宋体" w:hAnsi="宋体" w:hint="eastAsia"/>
          <w:noProof/>
          <w:sz w:val="24"/>
          <w:szCs w:val="24"/>
        </w:rPr>
        <w:t>基础</w:t>
      </w:r>
      <w:r>
        <w:rPr>
          <w:rFonts w:ascii="宋体" w:eastAsia="宋体" w:hAnsi="宋体"/>
          <w:noProof/>
          <w:sz w:val="24"/>
          <w:szCs w:val="24"/>
        </w:rPr>
        <w:t>设施</w:t>
      </w:r>
      <w:r>
        <w:rPr>
          <w:rFonts w:ascii="宋体" w:eastAsia="宋体" w:hAnsi="宋体" w:hint="eastAsia"/>
          <w:noProof/>
          <w:sz w:val="24"/>
          <w:szCs w:val="24"/>
        </w:rPr>
        <w:t>感知</w:t>
      </w:r>
      <w:r>
        <w:rPr>
          <w:rFonts w:ascii="宋体" w:eastAsia="宋体" w:hAnsi="宋体"/>
          <w:noProof/>
          <w:sz w:val="24"/>
          <w:szCs w:val="24"/>
        </w:rPr>
        <w:t>主要应用于交通监测，地图导航、</w:t>
      </w:r>
      <w:r w:rsidR="00C23361">
        <w:rPr>
          <w:rFonts w:ascii="宋体" w:eastAsia="宋体" w:hAnsi="宋体" w:hint="eastAsia"/>
          <w:noProof/>
          <w:sz w:val="24"/>
          <w:szCs w:val="24"/>
        </w:rPr>
        <w:t>智能</w:t>
      </w:r>
      <w:r w:rsidR="00C23361">
        <w:rPr>
          <w:rFonts w:ascii="宋体" w:eastAsia="宋体" w:hAnsi="宋体"/>
          <w:noProof/>
          <w:sz w:val="24"/>
          <w:szCs w:val="24"/>
        </w:rPr>
        <w:t>出行</w:t>
      </w:r>
      <w:r w:rsidR="00C23361">
        <w:rPr>
          <w:rFonts w:ascii="宋体" w:eastAsia="宋体" w:hAnsi="宋体" w:hint="eastAsia"/>
          <w:noProof/>
          <w:sz w:val="24"/>
          <w:szCs w:val="24"/>
        </w:rPr>
        <w:t>、</w:t>
      </w:r>
      <w:r>
        <w:rPr>
          <w:rFonts w:ascii="宋体" w:eastAsia="宋体" w:hAnsi="宋体"/>
          <w:noProof/>
          <w:sz w:val="24"/>
          <w:szCs w:val="24"/>
        </w:rPr>
        <w:t>城市建设等一系列基础设施服务</w:t>
      </w:r>
      <w:r>
        <w:rPr>
          <w:rFonts w:ascii="宋体" w:eastAsia="宋体" w:hAnsi="宋体" w:hint="eastAsia"/>
          <w:noProof/>
          <w:sz w:val="24"/>
          <w:szCs w:val="24"/>
        </w:rPr>
        <w:t>，旨</w:t>
      </w:r>
      <w:r>
        <w:rPr>
          <w:rFonts w:ascii="宋体" w:eastAsia="宋体" w:hAnsi="宋体"/>
          <w:noProof/>
          <w:sz w:val="24"/>
          <w:szCs w:val="24"/>
        </w:rPr>
        <w:t>在于为人们出行，交通</w:t>
      </w:r>
      <w:r>
        <w:rPr>
          <w:rFonts w:ascii="宋体" w:eastAsia="宋体" w:hAnsi="宋体" w:hint="eastAsia"/>
          <w:noProof/>
          <w:sz w:val="24"/>
          <w:szCs w:val="24"/>
        </w:rPr>
        <w:t>等</w:t>
      </w:r>
      <w:r>
        <w:rPr>
          <w:rFonts w:ascii="宋体" w:eastAsia="宋体" w:hAnsi="宋体"/>
          <w:noProof/>
          <w:sz w:val="24"/>
          <w:szCs w:val="24"/>
        </w:rPr>
        <w:t>方面提供服务。</w:t>
      </w:r>
      <w:r w:rsidRPr="002F17EE">
        <w:rPr>
          <w:rFonts w:ascii="宋体" w:eastAsia="宋体" w:hAnsi="宋体" w:hint="eastAsia"/>
          <w:noProof/>
          <w:sz w:val="24"/>
          <w:szCs w:val="24"/>
        </w:rPr>
        <w:t>在</w:t>
      </w:r>
      <w:r w:rsidRPr="0046150A">
        <w:rPr>
          <w:rFonts w:ascii="Times New Roman" w:hAnsi="Times New Roman" w:cs="Times New Roman"/>
          <w:sz w:val="24"/>
          <w:szCs w:val="24"/>
        </w:rPr>
        <w:t>Park Net</w:t>
      </w:r>
      <w:r>
        <w:rPr>
          <w:rFonts w:ascii="宋体" w:eastAsia="宋体" w:hAnsi="宋体"/>
          <w:noProof/>
          <w:sz w:val="24"/>
          <w:szCs w:val="24"/>
        </w:rPr>
        <w:t xml:space="preserve"> </w:t>
      </w:r>
      <w:r w:rsidRPr="002F17EE">
        <w:rPr>
          <w:rFonts w:ascii="宋体" w:eastAsia="宋体" w:hAnsi="宋体" w:hint="eastAsia"/>
          <w:noProof/>
          <w:sz w:val="24"/>
          <w:szCs w:val="24"/>
        </w:rPr>
        <w:t>项目中</w:t>
      </w:r>
      <w:r>
        <w:rPr>
          <w:rFonts w:ascii="宋体" w:eastAsia="宋体" w:hAnsi="宋体" w:hint="eastAsia"/>
          <w:noProof/>
          <w:sz w:val="24"/>
          <w:szCs w:val="24"/>
        </w:rPr>
        <w:t>，</w:t>
      </w:r>
      <w:r w:rsidRPr="0046150A">
        <w:rPr>
          <w:rFonts w:ascii="Times New Roman" w:hAnsi="Times New Roman" w:cs="Times New Roman"/>
          <w:sz w:val="24"/>
          <w:szCs w:val="24"/>
        </w:rPr>
        <w:t xml:space="preserve">Mathur </w:t>
      </w:r>
      <w:r w:rsidRPr="002F17EE">
        <w:rPr>
          <w:rFonts w:ascii="宋体" w:eastAsia="宋体" w:hAnsi="宋体" w:hint="eastAsia"/>
          <w:noProof/>
          <w:sz w:val="24"/>
          <w:szCs w:val="24"/>
        </w:rPr>
        <w:t>等人</w:t>
      </w:r>
      <w:r w:rsidR="00390DD6" w:rsidRPr="00D24009">
        <w:rPr>
          <w:rFonts w:ascii="宋体" w:eastAsia="宋体" w:hAnsi="宋体"/>
          <w:noProof/>
          <w:sz w:val="24"/>
          <w:szCs w:val="24"/>
          <w:vertAlign w:val="superscript"/>
        </w:rPr>
        <w:fldChar w:fldCharType="begin"/>
      </w:r>
      <w:r w:rsidR="00390DD6" w:rsidRPr="00D24009">
        <w:rPr>
          <w:rFonts w:ascii="宋体" w:eastAsia="宋体" w:hAnsi="宋体"/>
          <w:noProof/>
          <w:sz w:val="24"/>
          <w:szCs w:val="24"/>
          <w:vertAlign w:val="superscript"/>
        </w:rPr>
        <w:instrText xml:space="preserve"> </w:instrText>
      </w:r>
      <w:r w:rsidR="00390DD6" w:rsidRPr="00D24009">
        <w:rPr>
          <w:rFonts w:ascii="宋体" w:eastAsia="宋体" w:hAnsi="宋体" w:hint="eastAsia"/>
          <w:noProof/>
          <w:sz w:val="24"/>
          <w:szCs w:val="24"/>
          <w:vertAlign w:val="superscript"/>
        </w:rPr>
        <w:instrText>REF _Ref534206702 \r \h</w:instrText>
      </w:r>
      <w:r w:rsidR="00390DD6" w:rsidRPr="00D24009">
        <w:rPr>
          <w:rFonts w:ascii="宋体" w:eastAsia="宋体" w:hAnsi="宋体"/>
          <w:noProof/>
          <w:sz w:val="24"/>
          <w:szCs w:val="24"/>
          <w:vertAlign w:val="superscript"/>
        </w:rPr>
        <w:instrText xml:space="preserve"> </w:instrText>
      </w:r>
      <w:r w:rsidR="00D24009">
        <w:rPr>
          <w:rFonts w:ascii="宋体" w:eastAsia="宋体" w:hAnsi="宋体"/>
          <w:noProof/>
          <w:sz w:val="24"/>
          <w:szCs w:val="24"/>
          <w:vertAlign w:val="superscript"/>
        </w:rPr>
        <w:instrText xml:space="preserve"> \* MERGEFORMAT </w:instrText>
      </w:r>
      <w:r w:rsidR="00390DD6" w:rsidRPr="00D24009">
        <w:rPr>
          <w:rFonts w:ascii="宋体" w:eastAsia="宋体" w:hAnsi="宋体"/>
          <w:noProof/>
          <w:sz w:val="24"/>
          <w:szCs w:val="24"/>
          <w:vertAlign w:val="superscript"/>
        </w:rPr>
      </w:r>
      <w:r w:rsidR="00390DD6" w:rsidRPr="00D24009">
        <w:rPr>
          <w:rFonts w:ascii="宋体" w:eastAsia="宋体" w:hAnsi="宋体"/>
          <w:noProof/>
          <w:sz w:val="24"/>
          <w:szCs w:val="24"/>
          <w:vertAlign w:val="superscript"/>
        </w:rPr>
        <w:fldChar w:fldCharType="separate"/>
      </w:r>
      <w:r w:rsidR="003E165B">
        <w:rPr>
          <w:rFonts w:ascii="宋体" w:eastAsia="宋体" w:hAnsi="宋体"/>
          <w:noProof/>
          <w:sz w:val="24"/>
          <w:szCs w:val="24"/>
          <w:vertAlign w:val="superscript"/>
        </w:rPr>
        <w:t>[43]</w:t>
      </w:r>
      <w:r w:rsidR="00390DD6" w:rsidRPr="00D24009">
        <w:rPr>
          <w:rFonts w:ascii="宋体" w:eastAsia="宋体" w:hAnsi="宋体"/>
          <w:noProof/>
          <w:sz w:val="24"/>
          <w:szCs w:val="24"/>
          <w:vertAlign w:val="superscript"/>
        </w:rPr>
        <w:fldChar w:fldCharType="end"/>
      </w:r>
      <w:r w:rsidRPr="002F17EE">
        <w:rPr>
          <w:rFonts w:ascii="宋体" w:eastAsia="宋体" w:hAnsi="宋体" w:hint="eastAsia"/>
          <w:noProof/>
          <w:sz w:val="24"/>
          <w:szCs w:val="24"/>
        </w:rPr>
        <w:t>通过</w:t>
      </w:r>
      <w:r>
        <w:rPr>
          <w:rFonts w:ascii="宋体" w:eastAsia="宋体" w:hAnsi="宋体" w:hint="eastAsia"/>
          <w:noProof/>
          <w:sz w:val="24"/>
          <w:szCs w:val="24"/>
        </w:rPr>
        <w:t xml:space="preserve"> </w:t>
      </w:r>
      <w:r w:rsidRPr="0046150A">
        <w:rPr>
          <w:rFonts w:ascii="Times New Roman" w:hAnsi="Times New Roman" w:cs="Times New Roman"/>
          <w:sz w:val="24"/>
          <w:szCs w:val="24"/>
        </w:rPr>
        <w:t xml:space="preserve">GPS </w:t>
      </w:r>
      <w:r>
        <w:rPr>
          <w:rFonts w:ascii="宋体" w:eastAsia="宋体" w:hAnsi="宋体" w:hint="eastAsia"/>
          <w:noProof/>
          <w:sz w:val="24"/>
          <w:szCs w:val="24"/>
        </w:rPr>
        <w:t>导航定位</w:t>
      </w:r>
      <w:r>
        <w:rPr>
          <w:rFonts w:ascii="宋体" w:eastAsia="宋体" w:hAnsi="宋体"/>
          <w:noProof/>
          <w:sz w:val="24"/>
          <w:szCs w:val="24"/>
        </w:rPr>
        <w:t>系统确定车辆的位置，并将</w:t>
      </w:r>
      <w:r>
        <w:rPr>
          <w:rFonts w:ascii="宋体" w:eastAsia="宋体" w:hAnsi="宋体" w:hint="eastAsia"/>
          <w:noProof/>
          <w:sz w:val="24"/>
          <w:szCs w:val="24"/>
        </w:rPr>
        <w:t>超声波</w:t>
      </w:r>
      <w:r>
        <w:rPr>
          <w:rFonts w:ascii="宋体" w:eastAsia="宋体" w:hAnsi="宋体"/>
          <w:noProof/>
          <w:sz w:val="24"/>
          <w:szCs w:val="24"/>
        </w:rPr>
        <w:t>传感器安装在左右车门上，通过超声波检测车辆旁边是否存在空闲车位</w:t>
      </w:r>
      <w:r w:rsidR="00C23361">
        <w:rPr>
          <w:rFonts w:ascii="宋体" w:eastAsia="宋体" w:hAnsi="宋体" w:hint="eastAsia"/>
          <w:noProof/>
          <w:sz w:val="24"/>
          <w:szCs w:val="24"/>
        </w:rPr>
        <w:t>，将</w:t>
      </w:r>
      <w:r w:rsidR="00C23361">
        <w:rPr>
          <w:rFonts w:ascii="宋体" w:eastAsia="宋体" w:hAnsi="宋体"/>
          <w:noProof/>
          <w:sz w:val="24"/>
          <w:szCs w:val="24"/>
        </w:rPr>
        <w:t>判断的信息上传到移动群体感知平台，实现数据共享，从而方便人们快速找到空闲车位</w:t>
      </w:r>
      <w:r w:rsidRPr="002F17EE">
        <w:rPr>
          <w:rFonts w:ascii="宋体" w:eastAsia="宋体" w:hAnsi="宋体" w:hint="eastAsia"/>
          <w:noProof/>
          <w:sz w:val="24"/>
          <w:szCs w:val="24"/>
        </w:rPr>
        <w:t>。</w:t>
      </w:r>
      <w:r w:rsidR="00C23361">
        <w:rPr>
          <w:rFonts w:ascii="宋体" w:eastAsia="宋体" w:hAnsi="宋体" w:hint="eastAsia"/>
          <w:noProof/>
          <w:sz w:val="24"/>
          <w:szCs w:val="24"/>
        </w:rPr>
        <w:t>在智能</w:t>
      </w:r>
      <w:r w:rsidR="00C23361">
        <w:rPr>
          <w:rFonts w:ascii="宋体" w:eastAsia="宋体" w:hAnsi="宋体"/>
          <w:noProof/>
          <w:sz w:val="24"/>
          <w:szCs w:val="24"/>
        </w:rPr>
        <w:t>出行方面，</w:t>
      </w:r>
      <w:proofErr w:type="spellStart"/>
      <w:r w:rsidRPr="0046150A">
        <w:rPr>
          <w:rFonts w:ascii="Times New Roman" w:hAnsi="Times New Roman" w:cs="Times New Roman"/>
          <w:sz w:val="24"/>
          <w:szCs w:val="24"/>
        </w:rPr>
        <w:t>Biagioni</w:t>
      </w:r>
      <w:proofErr w:type="spellEnd"/>
      <w:r>
        <w:rPr>
          <w:rFonts w:ascii="宋体" w:eastAsia="宋体" w:hAnsi="宋体"/>
          <w:noProof/>
          <w:sz w:val="24"/>
          <w:szCs w:val="24"/>
        </w:rPr>
        <w:t xml:space="preserve"> </w:t>
      </w:r>
      <w:r w:rsidRPr="002F17EE">
        <w:rPr>
          <w:rFonts w:ascii="宋体" w:eastAsia="宋体" w:hAnsi="宋体" w:hint="eastAsia"/>
          <w:noProof/>
          <w:sz w:val="24"/>
          <w:szCs w:val="24"/>
        </w:rPr>
        <w:t>等人</w:t>
      </w:r>
      <w:r w:rsidR="003779DC" w:rsidRPr="00D24009">
        <w:rPr>
          <w:rFonts w:ascii="宋体" w:eastAsia="宋体" w:hAnsi="宋体"/>
          <w:noProof/>
          <w:sz w:val="24"/>
          <w:szCs w:val="24"/>
          <w:vertAlign w:val="superscript"/>
        </w:rPr>
        <w:fldChar w:fldCharType="begin"/>
      </w:r>
      <w:r w:rsidR="003779DC" w:rsidRPr="00D24009">
        <w:rPr>
          <w:rFonts w:ascii="宋体" w:eastAsia="宋体" w:hAnsi="宋体"/>
          <w:noProof/>
          <w:sz w:val="24"/>
          <w:szCs w:val="24"/>
          <w:vertAlign w:val="superscript"/>
        </w:rPr>
        <w:instrText xml:space="preserve"> </w:instrText>
      </w:r>
      <w:r w:rsidR="003779DC" w:rsidRPr="00D24009">
        <w:rPr>
          <w:rFonts w:ascii="宋体" w:eastAsia="宋体" w:hAnsi="宋体" w:hint="eastAsia"/>
          <w:noProof/>
          <w:sz w:val="24"/>
          <w:szCs w:val="24"/>
          <w:vertAlign w:val="superscript"/>
        </w:rPr>
        <w:instrText>REF _Ref534206798 \r \h</w:instrText>
      </w:r>
      <w:r w:rsidR="003779DC" w:rsidRPr="00D24009">
        <w:rPr>
          <w:rFonts w:ascii="宋体" w:eastAsia="宋体" w:hAnsi="宋体"/>
          <w:noProof/>
          <w:sz w:val="24"/>
          <w:szCs w:val="24"/>
          <w:vertAlign w:val="superscript"/>
        </w:rPr>
        <w:instrText xml:space="preserve"> </w:instrText>
      </w:r>
      <w:r w:rsidR="00D24009">
        <w:rPr>
          <w:rFonts w:ascii="宋体" w:eastAsia="宋体" w:hAnsi="宋体"/>
          <w:noProof/>
          <w:sz w:val="24"/>
          <w:szCs w:val="24"/>
          <w:vertAlign w:val="superscript"/>
        </w:rPr>
        <w:instrText xml:space="preserve"> \* MERGEFORMAT </w:instrText>
      </w:r>
      <w:r w:rsidR="003779DC" w:rsidRPr="00D24009">
        <w:rPr>
          <w:rFonts w:ascii="宋体" w:eastAsia="宋体" w:hAnsi="宋体"/>
          <w:noProof/>
          <w:sz w:val="24"/>
          <w:szCs w:val="24"/>
          <w:vertAlign w:val="superscript"/>
        </w:rPr>
      </w:r>
      <w:r w:rsidR="003779DC" w:rsidRPr="00D24009">
        <w:rPr>
          <w:rFonts w:ascii="宋体" w:eastAsia="宋体" w:hAnsi="宋体"/>
          <w:noProof/>
          <w:sz w:val="24"/>
          <w:szCs w:val="24"/>
          <w:vertAlign w:val="superscript"/>
        </w:rPr>
        <w:fldChar w:fldCharType="separate"/>
      </w:r>
      <w:r w:rsidR="003E165B">
        <w:rPr>
          <w:rFonts w:ascii="宋体" w:eastAsia="宋体" w:hAnsi="宋体"/>
          <w:noProof/>
          <w:sz w:val="24"/>
          <w:szCs w:val="24"/>
          <w:vertAlign w:val="superscript"/>
        </w:rPr>
        <w:t>[44]</w:t>
      </w:r>
      <w:r w:rsidR="003779DC" w:rsidRPr="00D24009">
        <w:rPr>
          <w:rFonts w:ascii="宋体" w:eastAsia="宋体" w:hAnsi="宋体"/>
          <w:noProof/>
          <w:sz w:val="24"/>
          <w:szCs w:val="24"/>
          <w:vertAlign w:val="superscript"/>
        </w:rPr>
        <w:fldChar w:fldCharType="end"/>
      </w:r>
      <w:r w:rsidR="00C23361">
        <w:rPr>
          <w:rFonts w:ascii="宋体" w:eastAsia="宋体" w:hAnsi="宋体" w:hint="eastAsia"/>
          <w:noProof/>
          <w:sz w:val="24"/>
          <w:szCs w:val="24"/>
        </w:rPr>
        <w:t>主持</w:t>
      </w:r>
      <w:r w:rsidR="00C23361">
        <w:rPr>
          <w:rFonts w:ascii="宋体" w:eastAsia="宋体" w:hAnsi="宋体"/>
          <w:noProof/>
          <w:sz w:val="24"/>
          <w:szCs w:val="24"/>
        </w:rPr>
        <w:t>的</w:t>
      </w:r>
      <w:r>
        <w:rPr>
          <w:rFonts w:ascii="宋体" w:eastAsia="宋体" w:hAnsi="宋体" w:hint="eastAsia"/>
          <w:noProof/>
          <w:sz w:val="24"/>
          <w:szCs w:val="24"/>
        </w:rPr>
        <w:t xml:space="preserve"> </w:t>
      </w:r>
      <w:r w:rsidRPr="0046150A">
        <w:rPr>
          <w:rFonts w:ascii="Times New Roman" w:hAnsi="Times New Roman" w:cs="Times New Roman"/>
          <w:sz w:val="24"/>
          <w:szCs w:val="24"/>
        </w:rPr>
        <w:t>Easy Tracker</w:t>
      </w:r>
      <w:r w:rsidR="00C23361">
        <w:rPr>
          <w:rFonts w:ascii="宋体" w:eastAsia="宋体" w:hAnsi="宋体" w:hint="eastAsia"/>
          <w:noProof/>
          <w:sz w:val="24"/>
          <w:szCs w:val="24"/>
        </w:rPr>
        <w:t>项目实现了公交车到站预测功能。该系统</w:t>
      </w:r>
      <w:r w:rsidR="00C23361">
        <w:rPr>
          <w:rFonts w:ascii="宋体" w:eastAsia="宋体" w:hAnsi="宋体"/>
          <w:noProof/>
          <w:sz w:val="24"/>
          <w:szCs w:val="24"/>
        </w:rPr>
        <w:t>通过利用移动智能终端上的</w:t>
      </w:r>
      <w:r w:rsidR="00C23361" w:rsidRPr="0046150A">
        <w:rPr>
          <w:rFonts w:ascii="Times New Roman" w:hAnsi="Times New Roman" w:cs="Times New Roman"/>
          <w:sz w:val="24"/>
          <w:szCs w:val="24"/>
        </w:rPr>
        <w:t>GPS</w:t>
      </w:r>
      <w:r w:rsidR="00C23361">
        <w:rPr>
          <w:rFonts w:ascii="宋体" w:eastAsia="宋体" w:hAnsi="宋体"/>
          <w:noProof/>
          <w:sz w:val="24"/>
          <w:szCs w:val="24"/>
        </w:rPr>
        <w:t>系统来</w:t>
      </w:r>
      <w:r w:rsidR="00C23361">
        <w:rPr>
          <w:rFonts w:ascii="宋体" w:eastAsia="宋体" w:hAnsi="宋体" w:hint="eastAsia"/>
          <w:noProof/>
          <w:sz w:val="24"/>
          <w:szCs w:val="24"/>
        </w:rPr>
        <w:t>实时</w:t>
      </w:r>
      <w:r w:rsidR="00C23361">
        <w:rPr>
          <w:rFonts w:ascii="宋体" w:eastAsia="宋体" w:hAnsi="宋体"/>
          <w:noProof/>
          <w:sz w:val="24"/>
          <w:szCs w:val="24"/>
        </w:rPr>
        <w:t>获取公交车的位置信息，通过设计公交车到站概率</w:t>
      </w:r>
      <w:r w:rsidR="00C23361">
        <w:rPr>
          <w:rFonts w:ascii="宋体" w:eastAsia="宋体" w:hAnsi="宋体" w:hint="eastAsia"/>
          <w:noProof/>
          <w:sz w:val="24"/>
          <w:szCs w:val="24"/>
        </w:rPr>
        <w:t>模型</w:t>
      </w:r>
      <w:r w:rsidR="00C23361">
        <w:rPr>
          <w:rFonts w:ascii="宋体" w:eastAsia="宋体" w:hAnsi="宋体"/>
          <w:noProof/>
          <w:sz w:val="24"/>
          <w:szCs w:val="24"/>
        </w:rPr>
        <w:t>，预测公交到达站点的时间</w:t>
      </w:r>
      <w:r w:rsidR="00C23361">
        <w:rPr>
          <w:rFonts w:ascii="宋体" w:eastAsia="宋体" w:hAnsi="宋体" w:hint="eastAsia"/>
          <w:noProof/>
          <w:sz w:val="24"/>
          <w:szCs w:val="24"/>
        </w:rPr>
        <w:t>，有利于</w:t>
      </w:r>
      <w:r w:rsidR="00C23361">
        <w:rPr>
          <w:rFonts w:ascii="宋体" w:eastAsia="宋体" w:hAnsi="宋体"/>
          <w:noProof/>
          <w:sz w:val="24"/>
          <w:szCs w:val="24"/>
        </w:rPr>
        <w:t>人们制定合理的出行计划，</w:t>
      </w:r>
      <w:r w:rsidR="00C23361">
        <w:rPr>
          <w:rFonts w:ascii="宋体" w:eastAsia="宋体" w:hAnsi="宋体" w:hint="eastAsia"/>
          <w:noProof/>
          <w:sz w:val="24"/>
          <w:szCs w:val="24"/>
        </w:rPr>
        <w:t>同时</w:t>
      </w:r>
      <w:r w:rsidR="00C23361">
        <w:rPr>
          <w:rFonts w:ascii="宋体" w:eastAsia="宋体" w:hAnsi="宋体"/>
          <w:noProof/>
          <w:sz w:val="24"/>
          <w:szCs w:val="24"/>
        </w:rPr>
        <w:t>为乘车</w:t>
      </w:r>
      <w:r w:rsidR="00C23361">
        <w:rPr>
          <w:rFonts w:ascii="宋体" w:eastAsia="宋体" w:hAnsi="宋体" w:hint="eastAsia"/>
          <w:noProof/>
          <w:sz w:val="24"/>
          <w:szCs w:val="24"/>
        </w:rPr>
        <w:t>者</w:t>
      </w:r>
      <w:r w:rsidR="00C23361">
        <w:rPr>
          <w:rFonts w:ascii="宋体" w:eastAsia="宋体" w:hAnsi="宋体"/>
          <w:noProof/>
          <w:sz w:val="24"/>
          <w:szCs w:val="24"/>
        </w:rPr>
        <w:t>提供可靠的出行服务</w:t>
      </w:r>
      <w:r w:rsidR="00C23361">
        <w:rPr>
          <w:rFonts w:ascii="宋体" w:eastAsia="宋体" w:hAnsi="宋体" w:hint="eastAsia"/>
          <w:noProof/>
          <w:sz w:val="24"/>
          <w:szCs w:val="24"/>
        </w:rPr>
        <w:t>。此外</w:t>
      </w:r>
      <w:r w:rsidR="00C23361">
        <w:rPr>
          <w:rFonts w:ascii="宋体" w:eastAsia="宋体" w:hAnsi="宋体"/>
          <w:noProof/>
          <w:sz w:val="24"/>
          <w:szCs w:val="24"/>
        </w:rPr>
        <w:t>，</w:t>
      </w:r>
      <w:r w:rsidR="00C23361" w:rsidRPr="00C23361">
        <w:rPr>
          <w:rFonts w:ascii="宋体" w:eastAsia="宋体" w:hAnsi="宋体" w:hint="eastAsia"/>
          <w:noProof/>
          <w:sz w:val="24"/>
          <w:szCs w:val="24"/>
        </w:rPr>
        <w:t>伦敦大学的</w:t>
      </w:r>
      <w:r w:rsidR="00C23361">
        <w:rPr>
          <w:rFonts w:ascii="宋体" w:eastAsia="宋体" w:hAnsi="宋体" w:hint="eastAsia"/>
          <w:noProof/>
          <w:sz w:val="24"/>
          <w:szCs w:val="24"/>
        </w:rPr>
        <w:t xml:space="preserve"> </w:t>
      </w:r>
      <w:proofErr w:type="spellStart"/>
      <w:r w:rsidR="00C72264" w:rsidRPr="0046150A">
        <w:rPr>
          <w:rFonts w:ascii="Times New Roman" w:hAnsi="Times New Roman" w:cs="Times New Roman"/>
          <w:sz w:val="24"/>
          <w:szCs w:val="24"/>
        </w:rPr>
        <w:t>Licia</w:t>
      </w:r>
      <w:proofErr w:type="spellEnd"/>
      <w:r w:rsidR="00C72264">
        <w:rPr>
          <w:rFonts w:ascii="宋体" w:eastAsia="宋体" w:hAnsi="宋体"/>
          <w:noProof/>
          <w:sz w:val="24"/>
          <w:szCs w:val="24"/>
        </w:rPr>
        <w:t xml:space="preserve"> </w:t>
      </w:r>
      <w:r w:rsidR="00C72264" w:rsidRPr="0046150A">
        <w:rPr>
          <w:rFonts w:ascii="Times New Roman" w:hAnsi="Times New Roman" w:cs="Times New Roman"/>
          <w:sz w:val="24"/>
          <w:szCs w:val="24"/>
        </w:rPr>
        <w:lastRenderedPageBreak/>
        <w:t>Capra</w:t>
      </w:r>
      <w:r w:rsidR="00C72264" w:rsidRPr="00D24009">
        <w:rPr>
          <w:rFonts w:ascii="宋体" w:eastAsia="宋体" w:hAnsi="宋体"/>
          <w:noProof/>
          <w:sz w:val="24"/>
          <w:szCs w:val="24"/>
          <w:vertAlign w:val="superscript"/>
        </w:rPr>
        <w:t>[27]</w:t>
      </w:r>
      <w:r w:rsidR="00C23361" w:rsidRPr="00C23361">
        <w:rPr>
          <w:rFonts w:ascii="宋体" w:eastAsia="宋体" w:hAnsi="宋体" w:hint="eastAsia"/>
          <w:noProof/>
          <w:sz w:val="24"/>
          <w:szCs w:val="24"/>
        </w:rPr>
        <w:t>等人</w:t>
      </w:r>
      <w:r w:rsidR="00C72264">
        <w:rPr>
          <w:rFonts w:ascii="宋体" w:eastAsia="宋体" w:hAnsi="宋体" w:hint="eastAsia"/>
          <w:noProof/>
          <w:sz w:val="24"/>
          <w:szCs w:val="24"/>
        </w:rPr>
        <w:t>对伦敦</w:t>
      </w:r>
      <w:r w:rsidR="00C72264">
        <w:rPr>
          <w:rFonts w:ascii="宋体" w:eastAsia="宋体" w:hAnsi="宋体"/>
          <w:noProof/>
          <w:sz w:val="24"/>
          <w:szCs w:val="24"/>
        </w:rPr>
        <w:t>地铁进行了相关研究。</w:t>
      </w:r>
      <w:r w:rsidR="00C72264">
        <w:rPr>
          <w:rFonts w:ascii="宋体" w:eastAsia="宋体" w:hAnsi="宋体" w:hint="eastAsia"/>
          <w:noProof/>
          <w:sz w:val="24"/>
          <w:szCs w:val="24"/>
        </w:rPr>
        <w:t>由于</w:t>
      </w:r>
      <w:r w:rsidR="00C72264">
        <w:rPr>
          <w:rFonts w:ascii="宋体" w:eastAsia="宋体" w:hAnsi="宋体"/>
          <w:noProof/>
          <w:sz w:val="24"/>
          <w:szCs w:val="24"/>
        </w:rPr>
        <w:t>伦敦地铁</w:t>
      </w:r>
      <w:r w:rsidR="00C72264">
        <w:rPr>
          <w:rFonts w:ascii="宋体" w:eastAsia="宋体" w:hAnsi="宋体" w:hint="eastAsia"/>
          <w:noProof/>
          <w:sz w:val="24"/>
          <w:szCs w:val="24"/>
        </w:rPr>
        <w:t>的</w:t>
      </w:r>
      <w:r w:rsidR="00C72264">
        <w:rPr>
          <w:rFonts w:ascii="宋体" w:eastAsia="宋体" w:hAnsi="宋体"/>
          <w:noProof/>
          <w:sz w:val="24"/>
          <w:szCs w:val="24"/>
        </w:rPr>
        <w:t>收费制度错综复杂，导致旅客很难在较短的时间内找到</w:t>
      </w:r>
      <w:r w:rsidR="00C72264">
        <w:rPr>
          <w:rFonts w:ascii="宋体" w:eastAsia="宋体" w:hAnsi="宋体" w:hint="eastAsia"/>
          <w:noProof/>
          <w:sz w:val="24"/>
          <w:szCs w:val="24"/>
        </w:rPr>
        <w:t>开销</w:t>
      </w:r>
      <w:r w:rsidR="00C72264">
        <w:rPr>
          <w:rFonts w:ascii="宋体" w:eastAsia="宋体" w:hAnsi="宋体"/>
          <w:noProof/>
          <w:sz w:val="24"/>
          <w:szCs w:val="24"/>
        </w:rPr>
        <w:t>最小的出行方案，往往导致大量的路费浪费。针对</w:t>
      </w:r>
      <w:r w:rsidR="00C72264">
        <w:rPr>
          <w:rFonts w:ascii="宋体" w:eastAsia="宋体" w:hAnsi="宋体" w:hint="eastAsia"/>
          <w:noProof/>
          <w:sz w:val="24"/>
          <w:szCs w:val="24"/>
        </w:rPr>
        <w:t>这一问题</w:t>
      </w:r>
      <w:r w:rsidR="00C72264">
        <w:rPr>
          <w:rFonts w:ascii="宋体" w:eastAsia="宋体" w:hAnsi="宋体"/>
          <w:noProof/>
          <w:sz w:val="24"/>
          <w:szCs w:val="24"/>
        </w:rPr>
        <w:t>，</w:t>
      </w:r>
      <w:proofErr w:type="spellStart"/>
      <w:r w:rsidR="00C72264" w:rsidRPr="0046150A">
        <w:rPr>
          <w:rFonts w:ascii="Times New Roman" w:hAnsi="Times New Roman" w:cs="Times New Roman"/>
          <w:sz w:val="24"/>
          <w:szCs w:val="24"/>
        </w:rPr>
        <w:t>Licia</w:t>
      </w:r>
      <w:proofErr w:type="spellEnd"/>
      <w:r w:rsidR="00C72264" w:rsidRPr="0046150A">
        <w:rPr>
          <w:rFonts w:ascii="Times New Roman" w:hAnsi="Times New Roman" w:cs="Times New Roman"/>
          <w:sz w:val="24"/>
          <w:szCs w:val="24"/>
        </w:rPr>
        <w:t xml:space="preserve"> Capra</w:t>
      </w:r>
      <w:r w:rsidR="00C72264">
        <w:rPr>
          <w:rFonts w:ascii="宋体" w:eastAsia="宋体" w:hAnsi="宋体" w:hint="eastAsia"/>
          <w:noProof/>
          <w:sz w:val="24"/>
          <w:szCs w:val="24"/>
        </w:rPr>
        <w:t>等人</w:t>
      </w:r>
      <w:r w:rsidR="00C72264">
        <w:rPr>
          <w:rFonts w:ascii="宋体" w:eastAsia="宋体" w:hAnsi="宋体"/>
          <w:noProof/>
          <w:sz w:val="24"/>
          <w:szCs w:val="24"/>
        </w:rPr>
        <w:t>通过分析历史数据，</w:t>
      </w:r>
      <w:r w:rsidR="00C72264">
        <w:rPr>
          <w:rFonts w:ascii="宋体" w:eastAsia="宋体" w:hAnsi="宋体" w:hint="eastAsia"/>
          <w:noProof/>
          <w:sz w:val="24"/>
          <w:szCs w:val="24"/>
        </w:rPr>
        <w:t>利用</w:t>
      </w:r>
      <w:r w:rsidR="00C72264">
        <w:rPr>
          <w:rFonts w:ascii="宋体" w:eastAsia="宋体" w:hAnsi="宋体"/>
          <w:noProof/>
          <w:sz w:val="24"/>
          <w:szCs w:val="24"/>
        </w:rPr>
        <w:t>数据挖掘及机器学习相关技术设计乘车方案模型，从而为每个用户提供最佳的出行线路</w:t>
      </w:r>
      <w:r w:rsidR="00C72264">
        <w:rPr>
          <w:rFonts w:ascii="宋体" w:eastAsia="宋体" w:hAnsi="宋体" w:hint="eastAsia"/>
          <w:noProof/>
          <w:sz w:val="24"/>
          <w:szCs w:val="24"/>
        </w:rPr>
        <w:t>（时间</w:t>
      </w:r>
      <w:r w:rsidR="00C72264">
        <w:rPr>
          <w:rFonts w:ascii="宋体" w:eastAsia="宋体" w:hAnsi="宋体"/>
          <w:noProof/>
          <w:sz w:val="24"/>
          <w:szCs w:val="24"/>
        </w:rPr>
        <w:t>最短，开销最小，换乘最少等等</w:t>
      </w:r>
      <w:r w:rsidR="00C72264">
        <w:rPr>
          <w:rFonts w:ascii="宋体" w:eastAsia="宋体" w:hAnsi="宋体" w:hint="eastAsia"/>
          <w:noProof/>
          <w:sz w:val="24"/>
          <w:szCs w:val="24"/>
        </w:rPr>
        <w:t>）</w:t>
      </w:r>
      <w:r w:rsidR="00606529">
        <w:rPr>
          <w:rFonts w:ascii="宋体" w:eastAsia="宋体" w:hAnsi="宋体" w:hint="eastAsia"/>
          <w:noProof/>
          <w:sz w:val="24"/>
          <w:szCs w:val="24"/>
        </w:rPr>
        <w:t>。</w:t>
      </w:r>
    </w:p>
    <w:p w14:paraId="520F81F0" w14:textId="1128BFDA" w:rsidR="00C23361" w:rsidRPr="00BB0E78" w:rsidRDefault="00C72264" w:rsidP="00BB0E78">
      <w:pPr>
        <w:pStyle w:val="a3"/>
        <w:numPr>
          <w:ilvl w:val="0"/>
          <w:numId w:val="12"/>
        </w:numPr>
        <w:spacing w:line="400" w:lineRule="exact"/>
        <w:ind w:firstLineChars="0"/>
        <w:rPr>
          <w:rFonts w:ascii="宋体" w:eastAsia="宋体" w:hAnsi="宋体"/>
          <w:noProof/>
          <w:sz w:val="24"/>
          <w:szCs w:val="24"/>
        </w:rPr>
      </w:pPr>
      <w:r w:rsidRPr="00BB0E78">
        <w:rPr>
          <w:rFonts w:ascii="宋体" w:eastAsia="宋体" w:hAnsi="宋体" w:hint="eastAsia"/>
          <w:noProof/>
          <w:sz w:val="24"/>
          <w:szCs w:val="24"/>
        </w:rPr>
        <w:t>社会</w:t>
      </w:r>
      <w:r w:rsidRPr="00BB0E78">
        <w:rPr>
          <w:rFonts w:ascii="宋体" w:eastAsia="宋体" w:hAnsi="宋体"/>
          <w:noProof/>
          <w:sz w:val="24"/>
          <w:szCs w:val="24"/>
        </w:rPr>
        <w:t>感知</w:t>
      </w:r>
    </w:p>
    <w:p w14:paraId="37F8A423" w14:textId="74ECAED1" w:rsidR="00BA50A0" w:rsidRPr="00BA50A0" w:rsidRDefault="00F804EE" w:rsidP="00BA50A0">
      <w:pPr>
        <w:spacing w:line="400" w:lineRule="exact"/>
        <w:ind w:firstLine="420"/>
        <w:rPr>
          <w:rFonts w:ascii="宋体" w:eastAsia="宋体" w:hAnsi="宋体"/>
          <w:noProof/>
          <w:sz w:val="24"/>
          <w:szCs w:val="24"/>
        </w:rPr>
      </w:pPr>
      <w:r>
        <w:rPr>
          <w:rFonts w:ascii="宋体" w:eastAsia="宋体" w:hAnsi="宋体" w:hint="eastAsia"/>
          <w:noProof/>
          <w:sz w:val="24"/>
          <w:szCs w:val="24"/>
        </w:rPr>
        <w:t>社会</w:t>
      </w:r>
      <w:r>
        <w:rPr>
          <w:rFonts w:ascii="宋体" w:eastAsia="宋体" w:hAnsi="宋体"/>
          <w:noProof/>
          <w:sz w:val="24"/>
          <w:szCs w:val="24"/>
        </w:rPr>
        <w:t>感知主</w:t>
      </w:r>
      <w:r w:rsidR="0061574B">
        <w:rPr>
          <w:rFonts w:ascii="宋体" w:eastAsia="宋体" w:hAnsi="宋体"/>
          <w:noProof/>
          <w:sz w:val="24"/>
          <w:szCs w:val="24"/>
        </w:rPr>
        <w:t>要是</w:t>
      </w:r>
      <w:r w:rsidR="0061574B">
        <w:rPr>
          <w:rFonts w:ascii="宋体" w:eastAsia="宋体" w:hAnsi="宋体" w:hint="eastAsia"/>
          <w:noProof/>
          <w:sz w:val="24"/>
          <w:szCs w:val="24"/>
        </w:rPr>
        <w:t>通过</w:t>
      </w:r>
      <w:r w:rsidR="0061574B">
        <w:rPr>
          <w:rFonts w:ascii="宋体" w:eastAsia="宋体" w:hAnsi="宋体"/>
          <w:noProof/>
          <w:sz w:val="24"/>
          <w:szCs w:val="24"/>
        </w:rPr>
        <w:t>参与者收集</w:t>
      </w:r>
      <w:r w:rsidR="0061574B">
        <w:rPr>
          <w:rFonts w:ascii="宋体" w:eastAsia="宋体" w:hAnsi="宋体" w:hint="eastAsia"/>
          <w:noProof/>
          <w:sz w:val="24"/>
          <w:szCs w:val="24"/>
        </w:rPr>
        <w:t>数据</w:t>
      </w:r>
      <w:r w:rsidR="0061574B">
        <w:rPr>
          <w:rFonts w:ascii="宋体" w:eastAsia="宋体" w:hAnsi="宋体"/>
          <w:noProof/>
          <w:sz w:val="24"/>
          <w:szCs w:val="24"/>
        </w:rPr>
        <w:t>，这些数据</w:t>
      </w:r>
      <w:r w:rsidR="0061574B">
        <w:rPr>
          <w:rFonts w:ascii="宋体" w:eastAsia="宋体" w:hAnsi="宋体" w:hint="eastAsia"/>
          <w:noProof/>
          <w:sz w:val="24"/>
          <w:szCs w:val="24"/>
        </w:rPr>
        <w:t>与</w:t>
      </w:r>
      <w:r w:rsidR="0061574B">
        <w:rPr>
          <w:rFonts w:ascii="宋体" w:eastAsia="宋体" w:hAnsi="宋体"/>
          <w:noProof/>
          <w:sz w:val="24"/>
          <w:szCs w:val="24"/>
        </w:rPr>
        <w:t>人们的日常生活息息相关，参与者将数据</w:t>
      </w:r>
      <w:r w:rsidR="0061574B">
        <w:rPr>
          <w:rFonts w:ascii="宋体" w:eastAsia="宋体" w:hAnsi="宋体" w:hint="eastAsia"/>
          <w:noProof/>
          <w:sz w:val="24"/>
          <w:szCs w:val="24"/>
        </w:rPr>
        <w:t>上传</w:t>
      </w:r>
      <w:r w:rsidR="0061574B">
        <w:rPr>
          <w:rFonts w:ascii="宋体" w:eastAsia="宋体" w:hAnsi="宋体"/>
          <w:noProof/>
          <w:sz w:val="24"/>
          <w:szCs w:val="24"/>
        </w:rPr>
        <w:t>到数据中心进行处理</w:t>
      </w:r>
      <w:r w:rsidR="0061574B">
        <w:rPr>
          <w:rFonts w:ascii="宋体" w:eastAsia="宋体" w:hAnsi="宋体" w:hint="eastAsia"/>
          <w:noProof/>
          <w:sz w:val="24"/>
          <w:szCs w:val="24"/>
        </w:rPr>
        <w:t>、</w:t>
      </w:r>
      <w:r w:rsidR="0061574B">
        <w:rPr>
          <w:rFonts w:ascii="宋体" w:eastAsia="宋体" w:hAnsi="宋体"/>
          <w:noProof/>
          <w:sz w:val="24"/>
          <w:szCs w:val="24"/>
        </w:rPr>
        <w:t>融合</w:t>
      </w:r>
      <w:r w:rsidR="0061574B">
        <w:rPr>
          <w:rFonts w:ascii="宋体" w:eastAsia="宋体" w:hAnsi="宋体" w:hint="eastAsia"/>
          <w:noProof/>
          <w:sz w:val="24"/>
          <w:szCs w:val="24"/>
        </w:rPr>
        <w:t>，</w:t>
      </w:r>
      <w:r w:rsidR="0061574B">
        <w:rPr>
          <w:rFonts w:ascii="宋体" w:eastAsia="宋体" w:hAnsi="宋体"/>
          <w:noProof/>
          <w:sz w:val="24"/>
          <w:szCs w:val="24"/>
        </w:rPr>
        <w:t>从而</w:t>
      </w:r>
      <w:r w:rsidR="0061574B">
        <w:rPr>
          <w:rFonts w:ascii="宋体" w:eastAsia="宋体" w:hAnsi="宋体" w:hint="eastAsia"/>
          <w:noProof/>
          <w:sz w:val="24"/>
          <w:szCs w:val="24"/>
        </w:rPr>
        <w:t>为</w:t>
      </w:r>
      <w:r w:rsidR="0061574B">
        <w:rPr>
          <w:rFonts w:ascii="宋体" w:eastAsia="宋体" w:hAnsi="宋体"/>
          <w:noProof/>
          <w:sz w:val="24"/>
          <w:szCs w:val="24"/>
        </w:rPr>
        <w:t>人们提供</w:t>
      </w:r>
      <w:r w:rsidR="0061574B">
        <w:rPr>
          <w:rFonts w:ascii="宋体" w:eastAsia="宋体" w:hAnsi="宋体" w:hint="eastAsia"/>
          <w:noProof/>
          <w:sz w:val="24"/>
          <w:szCs w:val="24"/>
        </w:rPr>
        <w:t>日常</w:t>
      </w:r>
      <w:r w:rsidR="0061574B">
        <w:rPr>
          <w:rFonts w:ascii="宋体" w:eastAsia="宋体" w:hAnsi="宋体"/>
          <w:noProof/>
          <w:sz w:val="24"/>
          <w:szCs w:val="24"/>
        </w:rPr>
        <w:t>生活类服务。</w:t>
      </w:r>
      <w:proofErr w:type="spellStart"/>
      <w:r w:rsidR="0061574B" w:rsidRPr="0046150A">
        <w:rPr>
          <w:rFonts w:ascii="Times New Roman" w:hAnsi="Times New Roman" w:cs="Times New Roman" w:hint="eastAsia"/>
          <w:sz w:val="24"/>
          <w:szCs w:val="24"/>
        </w:rPr>
        <w:t>GeoLif</w:t>
      </w:r>
      <w:r w:rsidR="0061574B" w:rsidRPr="0046150A">
        <w:rPr>
          <w:rFonts w:ascii="Times New Roman" w:hAnsi="Times New Roman" w:cs="Times New Roman"/>
          <w:sz w:val="24"/>
          <w:szCs w:val="24"/>
        </w:rPr>
        <w:t>e</w:t>
      </w:r>
      <w:proofErr w:type="spellEnd"/>
      <w:r w:rsidR="003779DC" w:rsidRPr="00D24009">
        <w:rPr>
          <w:rFonts w:ascii="宋体" w:eastAsia="宋体" w:hAnsi="宋体"/>
          <w:noProof/>
          <w:sz w:val="24"/>
          <w:szCs w:val="24"/>
          <w:vertAlign w:val="superscript"/>
        </w:rPr>
        <w:fldChar w:fldCharType="begin"/>
      </w:r>
      <w:r w:rsidR="003779DC" w:rsidRPr="00D24009">
        <w:rPr>
          <w:rFonts w:ascii="宋体" w:eastAsia="宋体" w:hAnsi="宋体"/>
          <w:noProof/>
          <w:sz w:val="24"/>
          <w:szCs w:val="24"/>
          <w:vertAlign w:val="superscript"/>
        </w:rPr>
        <w:instrText xml:space="preserve"> REF _Ref534207055 \r \h </w:instrText>
      </w:r>
      <w:r w:rsidR="00D24009">
        <w:rPr>
          <w:rFonts w:ascii="宋体" w:eastAsia="宋体" w:hAnsi="宋体"/>
          <w:noProof/>
          <w:sz w:val="24"/>
          <w:szCs w:val="24"/>
          <w:vertAlign w:val="superscript"/>
        </w:rPr>
        <w:instrText xml:space="preserve"> \* MERGEFORMAT </w:instrText>
      </w:r>
      <w:r w:rsidR="003779DC" w:rsidRPr="00D24009">
        <w:rPr>
          <w:rFonts w:ascii="宋体" w:eastAsia="宋体" w:hAnsi="宋体"/>
          <w:noProof/>
          <w:sz w:val="24"/>
          <w:szCs w:val="24"/>
          <w:vertAlign w:val="superscript"/>
        </w:rPr>
      </w:r>
      <w:r w:rsidR="003779DC" w:rsidRPr="00D24009">
        <w:rPr>
          <w:rFonts w:ascii="宋体" w:eastAsia="宋体" w:hAnsi="宋体"/>
          <w:noProof/>
          <w:sz w:val="24"/>
          <w:szCs w:val="24"/>
          <w:vertAlign w:val="superscript"/>
        </w:rPr>
        <w:fldChar w:fldCharType="separate"/>
      </w:r>
      <w:r w:rsidR="003E165B">
        <w:rPr>
          <w:rFonts w:ascii="宋体" w:eastAsia="宋体" w:hAnsi="宋体"/>
          <w:noProof/>
          <w:sz w:val="24"/>
          <w:szCs w:val="24"/>
          <w:vertAlign w:val="superscript"/>
        </w:rPr>
        <w:t>[45]</w:t>
      </w:r>
      <w:r w:rsidR="003779DC" w:rsidRPr="00D24009">
        <w:rPr>
          <w:rFonts w:ascii="宋体" w:eastAsia="宋体" w:hAnsi="宋体"/>
          <w:noProof/>
          <w:sz w:val="24"/>
          <w:szCs w:val="24"/>
          <w:vertAlign w:val="superscript"/>
        </w:rPr>
        <w:fldChar w:fldCharType="end"/>
      </w:r>
      <w:r w:rsidR="0065381E">
        <w:rPr>
          <w:rFonts w:ascii="宋体" w:eastAsia="宋体" w:hAnsi="宋体" w:hint="eastAsia"/>
          <w:noProof/>
          <w:sz w:val="24"/>
          <w:szCs w:val="24"/>
        </w:rPr>
        <w:t>是</w:t>
      </w:r>
      <w:r w:rsidR="0065381E">
        <w:rPr>
          <w:rFonts w:ascii="宋体" w:eastAsia="宋体" w:hAnsi="宋体"/>
          <w:noProof/>
          <w:sz w:val="24"/>
          <w:szCs w:val="24"/>
        </w:rPr>
        <w:t>一个典型的参与式</w:t>
      </w:r>
      <w:r w:rsidR="0065381E">
        <w:rPr>
          <w:rFonts w:ascii="宋体" w:eastAsia="宋体" w:hAnsi="宋体" w:hint="eastAsia"/>
          <w:noProof/>
          <w:sz w:val="24"/>
          <w:szCs w:val="24"/>
        </w:rPr>
        <w:t>社会</w:t>
      </w:r>
      <w:r w:rsidR="0065381E">
        <w:rPr>
          <w:rFonts w:ascii="宋体" w:eastAsia="宋体" w:hAnsi="宋体"/>
          <w:noProof/>
          <w:sz w:val="24"/>
          <w:szCs w:val="24"/>
        </w:rPr>
        <w:t>感知系统</w:t>
      </w:r>
      <w:r w:rsidR="0065381E">
        <w:rPr>
          <w:rFonts w:ascii="宋体" w:eastAsia="宋体" w:hAnsi="宋体" w:hint="eastAsia"/>
          <w:noProof/>
          <w:sz w:val="24"/>
          <w:szCs w:val="24"/>
        </w:rPr>
        <w:t>，</w:t>
      </w:r>
      <w:r w:rsidR="0065381E">
        <w:rPr>
          <w:rFonts w:ascii="宋体" w:eastAsia="宋体" w:hAnsi="宋体"/>
          <w:noProof/>
          <w:sz w:val="24"/>
          <w:szCs w:val="24"/>
        </w:rPr>
        <w:t>该系统中数以万计的用户通过主动参与的方式</w:t>
      </w:r>
      <w:r w:rsidR="0065381E">
        <w:rPr>
          <w:rFonts w:ascii="宋体" w:eastAsia="宋体" w:hAnsi="宋体" w:hint="eastAsia"/>
          <w:noProof/>
          <w:sz w:val="24"/>
          <w:szCs w:val="24"/>
        </w:rPr>
        <w:t>收集日常</w:t>
      </w:r>
      <w:r w:rsidR="0065381E">
        <w:rPr>
          <w:rFonts w:ascii="宋体" w:eastAsia="宋体" w:hAnsi="宋体"/>
          <w:noProof/>
          <w:sz w:val="24"/>
          <w:szCs w:val="24"/>
        </w:rPr>
        <w:t>活动信息</w:t>
      </w:r>
      <w:r w:rsidR="0065381E">
        <w:rPr>
          <w:rFonts w:ascii="宋体" w:eastAsia="宋体" w:hAnsi="宋体" w:hint="eastAsia"/>
          <w:noProof/>
          <w:sz w:val="24"/>
          <w:szCs w:val="24"/>
        </w:rPr>
        <w:t>，</w:t>
      </w:r>
      <w:r w:rsidR="0065381E">
        <w:rPr>
          <w:rFonts w:ascii="宋体" w:eastAsia="宋体" w:hAnsi="宋体"/>
          <w:noProof/>
          <w:sz w:val="24"/>
          <w:szCs w:val="24"/>
        </w:rPr>
        <w:t>比如针</w:t>
      </w:r>
      <w:r w:rsidR="0065381E">
        <w:rPr>
          <w:rFonts w:ascii="宋体" w:eastAsia="宋体" w:hAnsi="宋体" w:hint="eastAsia"/>
          <w:noProof/>
          <w:sz w:val="24"/>
          <w:szCs w:val="24"/>
        </w:rPr>
        <w:t>对</w:t>
      </w:r>
      <w:r w:rsidR="0065381E">
        <w:rPr>
          <w:rFonts w:ascii="宋体" w:eastAsia="宋体" w:hAnsi="宋体"/>
          <w:noProof/>
          <w:sz w:val="24"/>
          <w:szCs w:val="24"/>
        </w:rPr>
        <w:t>某一活动进行</w:t>
      </w:r>
      <w:r w:rsidR="0065381E">
        <w:rPr>
          <w:rFonts w:ascii="宋体" w:eastAsia="宋体" w:hAnsi="宋体" w:hint="eastAsia"/>
          <w:noProof/>
          <w:sz w:val="24"/>
          <w:szCs w:val="24"/>
        </w:rPr>
        <w:t>评价</w:t>
      </w:r>
      <w:r w:rsidR="0065381E">
        <w:rPr>
          <w:rFonts w:ascii="宋体" w:eastAsia="宋体" w:hAnsi="宋体"/>
          <w:noProof/>
          <w:sz w:val="24"/>
          <w:szCs w:val="24"/>
        </w:rPr>
        <w:t>，以及共享活动位置信息</w:t>
      </w:r>
      <w:r w:rsidR="0065381E">
        <w:rPr>
          <w:rFonts w:ascii="宋体" w:eastAsia="宋体" w:hAnsi="宋体" w:hint="eastAsia"/>
          <w:noProof/>
          <w:sz w:val="24"/>
          <w:szCs w:val="24"/>
        </w:rPr>
        <w:t>。</w:t>
      </w:r>
      <w:r w:rsidR="0065381E">
        <w:rPr>
          <w:rFonts w:ascii="宋体" w:eastAsia="宋体" w:hAnsi="宋体"/>
          <w:noProof/>
          <w:sz w:val="24"/>
          <w:szCs w:val="24"/>
        </w:rPr>
        <w:t>通过</w:t>
      </w:r>
      <w:r w:rsidR="0065381E">
        <w:rPr>
          <w:rFonts w:ascii="宋体" w:eastAsia="宋体" w:hAnsi="宋体" w:hint="eastAsia"/>
          <w:noProof/>
          <w:sz w:val="24"/>
          <w:szCs w:val="24"/>
        </w:rPr>
        <w:t>分析</w:t>
      </w:r>
      <w:r w:rsidR="0065381E">
        <w:rPr>
          <w:rFonts w:ascii="宋体" w:eastAsia="宋体" w:hAnsi="宋体"/>
          <w:noProof/>
          <w:sz w:val="24"/>
          <w:szCs w:val="24"/>
        </w:rPr>
        <w:t>用户的相</w:t>
      </w:r>
      <w:r w:rsidR="0065381E">
        <w:rPr>
          <w:rFonts w:ascii="宋体" w:eastAsia="宋体" w:hAnsi="宋体" w:hint="eastAsia"/>
          <w:noProof/>
          <w:sz w:val="24"/>
          <w:szCs w:val="24"/>
        </w:rPr>
        <w:t>似度</w:t>
      </w:r>
      <w:r w:rsidR="0065381E">
        <w:rPr>
          <w:rFonts w:ascii="宋体" w:eastAsia="宋体" w:hAnsi="宋体"/>
          <w:noProof/>
          <w:sz w:val="24"/>
          <w:szCs w:val="24"/>
        </w:rPr>
        <w:t>、活动关联性</w:t>
      </w:r>
      <w:r w:rsidR="0065381E">
        <w:rPr>
          <w:rFonts w:ascii="宋体" w:eastAsia="宋体" w:hAnsi="宋体" w:hint="eastAsia"/>
          <w:noProof/>
          <w:sz w:val="24"/>
          <w:szCs w:val="24"/>
        </w:rPr>
        <w:t>等</w:t>
      </w:r>
      <w:r w:rsidR="0065381E">
        <w:rPr>
          <w:rFonts w:ascii="宋体" w:eastAsia="宋体" w:hAnsi="宋体"/>
          <w:noProof/>
          <w:sz w:val="24"/>
          <w:szCs w:val="24"/>
        </w:rPr>
        <w:t>等特征</w:t>
      </w:r>
      <w:r w:rsidR="0065381E">
        <w:rPr>
          <w:rFonts w:ascii="宋体" w:eastAsia="宋体" w:hAnsi="宋体" w:hint="eastAsia"/>
          <w:noProof/>
          <w:sz w:val="24"/>
          <w:szCs w:val="24"/>
        </w:rPr>
        <w:t>设计</w:t>
      </w:r>
      <w:r w:rsidR="00626208">
        <w:rPr>
          <w:rFonts w:ascii="宋体" w:eastAsia="宋体" w:hAnsi="宋体" w:hint="eastAsia"/>
          <w:noProof/>
          <w:sz w:val="24"/>
          <w:szCs w:val="24"/>
        </w:rPr>
        <w:t>个性</w:t>
      </w:r>
      <w:r w:rsidR="00626208">
        <w:rPr>
          <w:rFonts w:ascii="宋体" w:eastAsia="宋体" w:hAnsi="宋体"/>
          <w:noProof/>
          <w:sz w:val="24"/>
          <w:szCs w:val="24"/>
        </w:rPr>
        <w:t>推荐算法，</w:t>
      </w:r>
      <w:r w:rsidR="0065381E">
        <w:rPr>
          <w:rFonts w:ascii="宋体" w:eastAsia="宋体" w:hAnsi="宋体" w:hint="eastAsia"/>
          <w:noProof/>
          <w:sz w:val="24"/>
          <w:szCs w:val="24"/>
        </w:rPr>
        <w:t>从而</w:t>
      </w:r>
      <w:r w:rsidR="0065381E">
        <w:rPr>
          <w:rFonts w:ascii="宋体" w:eastAsia="宋体" w:hAnsi="宋体"/>
          <w:noProof/>
          <w:sz w:val="24"/>
          <w:szCs w:val="24"/>
        </w:rPr>
        <w:t>根据用户的行为</w:t>
      </w:r>
      <w:r w:rsidR="00626208">
        <w:rPr>
          <w:rFonts w:ascii="宋体" w:eastAsia="宋体" w:hAnsi="宋体" w:hint="eastAsia"/>
          <w:noProof/>
          <w:sz w:val="24"/>
          <w:szCs w:val="24"/>
        </w:rPr>
        <w:t>为</w:t>
      </w:r>
      <w:r w:rsidR="00626208">
        <w:rPr>
          <w:rFonts w:ascii="宋体" w:eastAsia="宋体" w:hAnsi="宋体"/>
          <w:noProof/>
          <w:sz w:val="24"/>
          <w:szCs w:val="24"/>
        </w:rPr>
        <w:t>用户</w:t>
      </w:r>
      <w:r w:rsidR="00626208">
        <w:rPr>
          <w:rFonts w:ascii="宋体" w:eastAsia="宋体" w:hAnsi="宋体" w:hint="eastAsia"/>
          <w:noProof/>
          <w:sz w:val="24"/>
          <w:szCs w:val="24"/>
        </w:rPr>
        <w:t>提供</w:t>
      </w:r>
      <w:r w:rsidR="00626208">
        <w:rPr>
          <w:rFonts w:ascii="宋体" w:eastAsia="宋体" w:hAnsi="宋体"/>
          <w:noProof/>
          <w:sz w:val="24"/>
          <w:szCs w:val="24"/>
        </w:rPr>
        <w:t>个性化推荐服务。</w:t>
      </w:r>
      <w:r w:rsidR="00626208" w:rsidRPr="0046150A">
        <w:rPr>
          <w:rFonts w:ascii="Times New Roman" w:hAnsi="Times New Roman" w:cs="Times New Roman"/>
          <w:sz w:val="24"/>
          <w:szCs w:val="24"/>
        </w:rPr>
        <w:t>Eisenman</w:t>
      </w:r>
      <w:r w:rsidR="00626208">
        <w:rPr>
          <w:rFonts w:ascii="宋体" w:eastAsia="宋体" w:hAnsi="宋体"/>
          <w:noProof/>
          <w:sz w:val="24"/>
          <w:szCs w:val="24"/>
        </w:rPr>
        <w:t xml:space="preserve"> </w:t>
      </w:r>
      <w:r w:rsidR="00626208" w:rsidRPr="00626208">
        <w:rPr>
          <w:rFonts w:ascii="宋体" w:eastAsia="宋体" w:hAnsi="宋体" w:hint="eastAsia"/>
          <w:noProof/>
          <w:sz w:val="24"/>
          <w:szCs w:val="24"/>
        </w:rPr>
        <w:t>等人</w:t>
      </w:r>
      <w:r w:rsidR="00626208">
        <w:rPr>
          <w:rFonts w:ascii="宋体" w:eastAsia="宋体" w:hAnsi="宋体" w:hint="eastAsia"/>
          <w:noProof/>
          <w:sz w:val="24"/>
          <w:szCs w:val="24"/>
        </w:rPr>
        <w:t xml:space="preserve">研究的 </w:t>
      </w:r>
      <w:proofErr w:type="spellStart"/>
      <w:r w:rsidR="00626208" w:rsidRPr="0046150A">
        <w:rPr>
          <w:rFonts w:ascii="Times New Roman" w:hAnsi="Times New Roman" w:cs="Times New Roman"/>
          <w:sz w:val="24"/>
          <w:szCs w:val="24"/>
        </w:rPr>
        <w:t>Bikenet</w:t>
      </w:r>
      <w:proofErr w:type="spellEnd"/>
      <w:r w:rsidR="00626208">
        <w:rPr>
          <w:rFonts w:ascii="宋体" w:eastAsia="宋体" w:hAnsi="宋体"/>
          <w:noProof/>
          <w:sz w:val="24"/>
          <w:szCs w:val="24"/>
        </w:rPr>
        <w:t xml:space="preserve"> </w:t>
      </w:r>
      <w:r w:rsidR="00626208">
        <w:rPr>
          <w:rFonts w:ascii="宋体" w:eastAsia="宋体" w:hAnsi="宋体" w:hint="eastAsia"/>
          <w:noProof/>
          <w:sz w:val="24"/>
          <w:szCs w:val="24"/>
        </w:rPr>
        <w:t>是一个</w:t>
      </w:r>
      <w:r w:rsidR="00626208">
        <w:rPr>
          <w:rFonts w:ascii="宋体" w:eastAsia="宋体" w:hAnsi="宋体"/>
          <w:noProof/>
          <w:sz w:val="24"/>
          <w:szCs w:val="24"/>
        </w:rPr>
        <w:t>健康服务类项目。</w:t>
      </w:r>
      <w:r w:rsidR="008027B0">
        <w:rPr>
          <w:rFonts w:ascii="宋体" w:eastAsia="宋体" w:hAnsi="宋体" w:hint="eastAsia"/>
          <w:noProof/>
          <w:sz w:val="24"/>
          <w:szCs w:val="24"/>
        </w:rPr>
        <w:t>在该</w:t>
      </w:r>
      <w:r w:rsidR="00626208">
        <w:rPr>
          <w:rFonts w:ascii="宋体" w:eastAsia="宋体" w:hAnsi="宋体" w:hint="eastAsia"/>
          <w:noProof/>
          <w:sz w:val="24"/>
          <w:szCs w:val="24"/>
        </w:rPr>
        <w:t>项目</w:t>
      </w:r>
      <w:r w:rsidR="00626208">
        <w:rPr>
          <w:rFonts w:ascii="宋体" w:eastAsia="宋体" w:hAnsi="宋体"/>
          <w:noProof/>
          <w:sz w:val="24"/>
          <w:szCs w:val="24"/>
        </w:rPr>
        <w:t>中</w:t>
      </w:r>
      <w:r w:rsidR="008027B0">
        <w:rPr>
          <w:rFonts w:ascii="宋体" w:eastAsia="宋体" w:hAnsi="宋体" w:hint="eastAsia"/>
          <w:noProof/>
          <w:sz w:val="24"/>
          <w:szCs w:val="24"/>
        </w:rPr>
        <w:t>，</w:t>
      </w:r>
      <w:r w:rsidR="00626208">
        <w:rPr>
          <w:rFonts w:ascii="宋体" w:eastAsia="宋体" w:hAnsi="宋体"/>
          <w:noProof/>
          <w:sz w:val="24"/>
          <w:szCs w:val="24"/>
        </w:rPr>
        <w:t>用户可以</w:t>
      </w:r>
      <w:r w:rsidR="00626208">
        <w:rPr>
          <w:rFonts w:ascii="宋体" w:eastAsia="宋体" w:hAnsi="宋体" w:hint="eastAsia"/>
          <w:noProof/>
          <w:sz w:val="24"/>
          <w:szCs w:val="24"/>
        </w:rPr>
        <w:t>通过</w:t>
      </w:r>
      <w:r w:rsidR="00626208">
        <w:rPr>
          <w:rFonts w:ascii="宋体" w:eastAsia="宋体" w:hAnsi="宋体"/>
          <w:noProof/>
          <w:sz w:val="24"/>
          <w:szCs w:val="24"/>
        </w:rPr>
        <w:t>搭载在自行车上的感知设备或者骑行者携带</w:t>
      </w:r>
      <w:r w:rsidR="00626208">
        <w:rPr>
          <w:rFonts w:ascii="宋体" w:eastAsia="宋体" w:hAnsi="宋体" w:hint="eastAsia"/>
          <w:noProof/>
          <w:sz w:val="24"/>
          <w:szCs w:val="24"/>
        </w:rPr>
        <w:t>的</w:t>
      </w:r>
      <w:r w:rsidR="00626208">
        <w:rPr>
          <w:rFonts w:ascii="宋体" w:eastAsia="宋体" w:hAnsi="宋体"/>
          <w:noProof/>
          <w:sz w:val="24"/>
          <w:szCs w:val="24"/>
        </w:rPr>
        <w:t>移动智能终端</w:t>
      </w:r>
      <w:r w:rsidR="008027B0">
        <w:rPr>
          <w:rFonts w:ascii="宋体" w:eastAsia="宋体" w:hAnsi="宋体" w:hint="eastAsia"/>
          <w:noProof/>
          <w:sz w:val="24"/>
          <w:szCs w:val="24"/>
        </w:rPr>
        <w:t>收集</w:t>
      </w:r>
      <w:r w:rsidR="00626208">
        <w:rPr>
          <w:rFonts w:ascii="宋体" w:eastAsia="宋体" w:hAnsi="宋体" w:hint="eastAsia"/>
          <w:noProof/>
          <w:sz w:val="24"/>
          <w:szCs w:val="24"/>
        </w:rPr>
        <w:t>骑行者</w:t>
      </w:r>
      <w:r w:rsidR="00626208">
        <w:rPr>
          <w:rFonts w:ascii="宋体" w:eastAsia="宋体" w:hAnsi="宋体"/>
          <w:noProof/>
          <w:sz w:val="24"/>
          <w:szCs w:val="24"/>
        </w:rPr>
        <w:t>的轨迹信息</w:t>
      </w:r>
      <w:r w:rsidR="00626208" w:rsidRPr="00626208">
        <w:rPr>
          <w:rFonts w:ascii="宋体" w:eastAsia="宋体" w:hAnsi="宋体" w:hint="eastAsia"/>
          <w:noProof/>
          <w:sz w:val="24"/>
          <w:szCs w:val="24"/>
        </w:rPr>
        <w:t>、</w:t>
      </w:r>
      <w:r w:rsidR="008027B0">
        <w:rPr>
          <w:rFonts w:ascii="宋体" w:eastAsia="宋体" w:hAnsi="宋体" w:hint="eastAsia"/>
          <w:noProof/>
          <w:sz w:val="24"/>
          <w:szCs w:val="24"/>
        </w:rPr>
        <w:t>骑行道路</w:t>
      </w:r>
      <w:r w:rsidR="008027B0">
        <w:rPr>
          <w:rFonts w:ascii="宋体" w:eastAsia="宋体" w:hAnsi="宋体"/>
          <w:noProof/>
          <w:sz w:val="24"/>
          <w:szCs w:val="24"/>
        </w:rPr>
        <w:t>的</w:t>
      </w:r>
      <w:r w:rsidR="008027B0">
        <w:rPr>
          <w:rFonts w:ascii="宋体" w:eastAsia="宋体" w:hAnsi="宋体" w:hint="eastAsia"/>
          <w:noProof/>
          <w:sz w:val="24"/>
          <w:szCs w:val="24"/>
        </w:rPr>
        <w:t>空气质量或</w:t>
      </w:r>
      <w:r w:rsidR="00626208" w:rsidRPr="00626208">
        <w:rPr>
          <w:rFonts w:ascii="宋体" w:eastAsia="宋体" w:hAnsi="宋体" w:hint="eastAsia"/>
          <w:noProof/>
          <w:sz w:val="24"/>
          <w:szCs w:val="24"/>
        </w:rPr>
        <w:t>交通状况等相关感知数据</w:t>
      </w:r>
      <w:r w:rsidR="008027B0">
        <w:rPr>
          <w:rFonts w:ascii="宋体" w:eastAsia="宋体" w:hAnsi="宋体" w:hint="eastAsia"/>
          <w:noProof/>
          <w:sz w:val="24"/>
          <w:szCs w:val="24"/>
        </w:rPr>
        <w:t>以及</w:t>
      </w:r>
      <w:r w:rsidR="008027B0">
        <w:rPr>
          <w:rFonts w:ascii="宋体" w:eastAsia="宋体" w:hAnsi="宋体"/>
          <w:noProof/>
          <w:sz w:val="24"/>
          <w:szCs w:val="24"/>
        </w:rPr>
        <w:t>参与者个人身体状况如</w:t>
      </w:r>
      <w:r w:rsidR="008027B0">
        <w:rPr>
          <w:rFonts w:ascii="宋体" w:eastAsia="宋体" w:hAnsi="宋体" w:hint="eastAsia"/>
          <w:noProof/>
          <w:sz w:val="24"/>
          <w:szCs w:val="24"/>
        </w:rPr>
        <w:t>心跳频率</w:t>
      </w:r>
      <w:r w:rsidR="008027B0">
        <w:rPr>
          <w:rFonts w:ascii="宋体" w:eastAsia="宋体" w:hAnsi="宋体"/>
          <w:noProof/>
          <w:sz w:val="24"/>
          <w:szCs w:val="24"/>
        </w:rPr>
        <w:t>，身体兴奋度等数据上传到</w:t>
      </w:r>
      <w:r w:rsidR="008027B0">
        <w:rPr>
          <w:rFonts w:ascii="宋体" w:eastAsia="宋体" w:hAnsi="宋体" w:hint="eastAsia"/>
          <w:noProof/>
          <w:sz w:val="24"/>
          <w:szCs w:val="24"/>
        </w:rPr>
        <w:t>数据</w:t>
      </w:r>
      <w:r w:rsidR="008027B0">
        <w:rPr>
          <w:rFonts w:ascii="宋体" w:eastAsia="宋体" w:hAnsi="宋体"/>
          <w:noProof/>
          <w:sz w:val="24"/>
          <w:szCs w:val="24"/>
        </w:rPr>
        <w:t>服务中心进行数据分析</w:t>
      </w:r>
      <w:r w:rsidR="00626208" w:rsidRPr="00626208">
        <w:rPr>
          <w:rFonts w:ascii="宋体" w:eastAsia="宋体" w:hAnsi="宋体" w:hint="eastAsia"/>
          <w:noProof/>
          <w:sz w:val="24"/>
          <w:szCs w:val="24"/>
        </w:rPr>
        <w:t>，</w:t>
      </w:r>
      <w:r w:rsidR="008027B0">
        <w:rPr>
          <w:rFonts w:ascii="宋体" w:eastAsia="宋体" w:hAnsi="宋体" w:hint="eastAsia"/>
          <w:noProof/>
          <w:sz w:val="24"/>
          <w:szCs w:val="24"/>
        </w:rPr>
        <w:t>数据</w:t>
      </w:r>
      <w:r w:rsidR="008027B0">
        <w:rPr>
          <w:rFonts w:ascii="宋体" w:eastAsia="宋体" w:hAnsi="宋体"/>
          <w:noProof/>
          <w:sz w:val="24"/>
          <w:szCs w:val="24"/>
        </w:rPr>
        <w:t>中心通过对这些数据行径聚合分析，从而为用户</w:t>
      </w:r>
      <w:r w:rsidR="008027B0">
        <w:rPr>
          <w:rFonts w:ascii="宋体" w:eastAsia="宋体" w:hAnsi="宋体" w:hint="eastAsia"/>
          <w:noProof/>
          <w:sz w:val="24"/>
          <w:szCs w:val="24"/>
        </w:rPr>
        <w:t>推荐</w:t>
      </w:r>
      <w:r w:rsidR="008027B0">
        <w:rPr>
          <w:rFonts w:ascii="宋体" w:eastAsia="宋体" w:hAnsi="宋体"/>
          <w:noProof/>
          <w:sz w:val="24"/>
          <w:szCs w:val="24"/>
        </w:rPr>
        <w:t>最佳的骑行路线，为人们骑行锻炼提供</w:t>
      </w:r>
      <w:r w:rsidR="00626208" w:rsidRPr="00626208">
        <w:rPr>
          <w:rFonts w:ascii="宋体" w:eastAsia="宋体" w:hAnsi="宋体" w:hint="eastAsia"/>
          <w:noProof/>
          <w:sz w:val="24"/>
          <w:szCs w:val="24"/>
        </w:rPr>
        <w:t>服务</w:t>
      </w:r>
      <w:r w:rsidR="008027B0">
        <w:rPr>
          <w:rFonts w:ascii="宋体" w:eastAsia="宋体" w:hAnsi="宋体" w:hint="eastAsia"/>
          <w:noProof/>
          <w:sz w:val="24"/>
          <w:szCs w:val="24"/>
        </w:rPr>
        <w:t>，</w:t>
      </w:r>
      <w:r w:rsidR="008027B0">
        <w:rPr>
          <w:rFonts w:ascii="宋体" w:eastAsia="宋体" w:hAnsi="宋体"/>
          <w:noProof/>
          <w:sz w:val="24"/>
          <w:szCs w:val="24"/>
        </w:rPr>
        <w:t>并改善用户的锻炼习惯</w:t>
      </w:r>
      <w:r w:rsidR="008027B0">
        <w:rPr>
          <w:rFonts w:ascii="宋体" w:eastAsia="宋体" w:hAnsi="宋体" w:hint="eastAsia"/>
          <w:noProof/>
          <w:sz w:val="24"/>
          <w:szCs w:val="24"/>
        </w:rPr>
        <w:t>。</w:t>
      </w:r>
      <w:r w:rsidR="0056548F" w:rsidRPr="0046150A">
        <w:rPr>
          <w:rFonts w:ascii="Times New Roman" w:hAnsi="Times New Roman" w:cs="Times New Roman" w:hint="eastAsia"/>
          <w:sz w:val="24"/>
          <w:szCs w:val="24"/>
        </w:rPr>
        <w:t>Keep</w:t>
      </w:r>
      <w:r w:rsidR="00BA50A0">
        <w:rPr>
          <w:rFonts w:ascii="宋体" w:eastAsia="宋体" w:hAnsi="宋体" w:hint="eastAsia"/>
          <w:noProof/>
          <w:sz w:val="24"/>
          <w:szCs w:val="24"/>
        </w:rPr>
        <w:t>是一款</w:t>
      </w:r>
      <w:r w:rsidR="00BA50A0">
        <w:rPr>
          <w:rFonts w:ascii="宋体" w:eastAsia="宋体" w:hAnsi="宋体"/>
          <w:noProof/>
          <w:sz w:val="24"/>
          <w:szCs w:val="24"/>
        </w:rPr>
        <w:t>典型的社会感知和社交网络结合的</w:t>
      </w:r>
      <w:r w:rsidR="00BA50A0" w:rsidRPr="0046150A">
        <w:rPr>
          <w:rFonts w:ascii="Times New Roman" w:hAnsi="Times New Roman" w:cs="Times New Roman"/>
          <w:sz w:val="24"/>
          <w:szCs w:val="24"/>
        </w:rPr>
        <w:t>APP</w:t>
      </w:r>
      <w:r w:rsidR="00BA50A0" w:rsidRPr="0046150A">
        <w:rPr>
          <w:rFonts w:ascii="Times New Roman" w:hAnsi="Times New Roman" w:cs="Times New Roman" w:hint="eastAsia"/>
          <w:sz w:val="24"/>
          <w:szCs w:val="24"/>
        </w:rPr>
        <w:t>。</w:t>
      </w:r>
      <w:r w:rsidR="00BA50A0" w:rsidRPr="0046150A">
        <w:rPr>
          <w:rFonts w:ascii="Times New Roman" w:hAnsi="Times New Roman" w:cs="Times New Roman" w:hint="eastAsia"/>
          <w:sz w:val="24"/>
          <w:szCs w:val="24"/>
        </w:rPr>
        <w:t>Keep</w:t>
      </w:r>
      <w:r w:rsidR="00BA50A0">
        <w:rPr>
          <w:rFonts w:ascii="宋体" w:eastAsia="宋体" w:hAnsi="宋体" w:hint="eastAsia"/>
          <w:noProof/>
          <w:sz w:val="24"/>
          <w:szCs w:val="24"/>
        </w:rPr>
        <w:t>旨在</w:t>
      </w:r>
      <w:r w:rsidR="00BA50A0">
        <w:rPr>
          <w:rFonts w:ascii="宋体" w:eastAsia="宋体" w:hAnsi="宋体"/>
          <w:noProof/>
          <w:sz w:val="24"/>
          <w:szCs w:val="24"/>
        </w:rPr>
        <w:t>为用户提</w:t>
      </w:r>
    </w:p>
    <w:p w14:paraId="58BDA549" w14:textId="77777777" w:rsidR="00434046" w:rsidRPr="00434046" w:rsidRDefault="00BA50A0" w:rsidP="0098676A">
      <w:pPr>
        <w:spacing w:line="400" w:lineRule="exact"/>
        <w:rPr>
          <w:rFonts w:ascii="宋体" w:eastAsia="宋体" w:hAnsi="宋体"/>
          <w:noProof/>
          <w:sz w:val="24"/>
          <w:szCs w:val="24"/>
        </w:rPr>
      </w:pPr>
      <w:r w:rsidRPr="00BA50A0">
        <w:rPr>
          <w:rFonts w:ascii="宋体" w:eastAsia="宋体" w:hAnsi="宋体" w:hint="eastAsia"/>
          <w:noProof/>
          <w:sz w:val="24"/>
          <w:szCs w:val="24"/>
        </w:rPr>
        <w:t>健身教学、跑步、骑行、交友及健身饮食指导、装备购买等一站式运动解决方案。 轻巧、傻瓜化、随时随地是</w:t>
      </w:r>
      <w:r w:rsidRPr="0046150A">
        <w:rPr>
          <w:rFonts w:ascii="Times New Roman" w:hAnsi="Times New Roman" w:cs="Times New Roman" w:hint="eastAsia"/>
          <w:sz w:val="24"/>
          <w:szCs w:val="24"/>
        </w:rPr>
        <w:t>Keep</w:t>
      </w:r>
      <w:r w:rsidRPr="00BA50A0">
        <w:rPr>
          <w:rFonts w:ascii="宋体" w:eastAsia="宋体" w:hAnsi="宋体" w:hint="eastAsia"/>
          <w:noProof/>
          <w:sz w:val="24"/>
          <w:szCs w:val="24"/>
        </w:rPr>
        <w:t>的特点，不同层次、不同需求的用户都能找到符合自己需求的视频课程，得到相关的系统性指导，对入门</w:t>
      </w:r>
      <w:r>
        <w:rPr>
          <w:rFonts w:ascii="宋体" w:eastAsia="宋体" w:hAnsi="宋体" w:hint="eastAsia"/>
          <w:noProof/>
          <w:sz w:val="24"/>
          <w:szCs w:val="24"/>
        </w:rPr>
        <w:t>用户</w:t>
      </w:r>
      <w:r w:rsidRPr="00BA50A0">
        <w:rPr>
          <w:rFonts w:ascii="宋体" w:eastAsia="宋体" w:hAnsi="宋体" w:hint="eastAsia"/>
          <w:noProof/>
          <w:sz w:val="24"/>
          <w:szCs w:val="24"/>
        </w:rPr>
        <w:t>来说可以避免走很多弯路，科学且人性化的训练机制则可以帮助用户更好地坚持下去。</w:t>
      </w:r>
      <w:r>
        <w:rPr>
          <w:rFonts w:ascii="宋体" w:eastAsia="宋体" w:hAnsi="宋体" w:hint="eastAsia"/>
          <w:noProof/>
          <w:sz w:val="24"/>
          <w:szCs w:val="24"/>
        </w:rPr>
        <w:t>根据</w:t>
      </w:r>
      <w:r>
        <w:rPr>
          <w:rFonts w:ascii="宋体" w:eastAsia="宋体" w:hAnsi="宋体"/>
          <w:noProof/>
          <w:sz w:val="24"/>
          <w:szCs w:val="24"/>
        </w:rPr>
        <w:t>用户的</w:t>
      </w:r>
      <w:r w:rsidRPr="00BA50A0">
        <w:rPr>
          <w:rFonts w:ascii="宋体" w:eastAsia="宋体" w:hAnsi="宋体" w:hint="eastAsia"/>
          <w:noProof/>
          <w:sz w:val="24"/>
          <w:szCs w:val="24"/>
        </w:rPr>
        <w:t>行为数据，</w:t>
      </w:r>
      <w:r w:rsidRPr="0046150A">
        <w:rPr>
          <w:rFonts w:ascii="Times New Roman" w:hAnsi="Times New Roman" w:cs="Times New Roman" w:hint="eastAsia"/>
          <w:sz w:val="24"/>
          <w:szCs w:val="24"/>
        </w:rPr>
        <w:t>Keep</w:t>
      </w:r>
      <w:r>
        <w:rPr>
          <w:rFonts w:ascii="宋体" w:eastAsia="宋体" w:hAnsi="宋体" w:hint="eastAsia"/>
          <w:noProof/>
          <w:sz w:val="24"/>
          <w:szCs w:val="24"/>
        </w:rPr>
        <w:t>会分析用户</w:t>
      </w:r>
      <w:r w:rsidRPr="00BA50A0">
        <w:rPr>
          <w:rFonts w:ascii="宋体" w:eastAsia="宋体" w:hAnsi="宋体" w:hint="eastAsia"/>
          <w:noProof/>
          <w:sz w:val="24"/>
          <w:szCs w:val="24"/>
        </w:rPr>
        <w:t>的健身习惯，不断精确算法，</w:t>
      </w:r>
      <w:r>
        <w:rPr>
          <w:rFonts w:ascii="宋体" w:eastAsia="宋体" w:hAnsi="宋体" w:hint="eastAsia"/>
          <w:noProof/>
          <w:sz w:val="24"/>
          <w:szCs w:val="24"/>
        </w:rPr>
        <w:t>为</w:t>
      </w:r>
      <w:r>
        <w:rPr>
          <w:rFonts w:ascii="宋体" w:eastAsia="宋体" w:hAnsi="宋体"/>
          <w:noProof/>
          <w:sz w:val="24"/>
          <w:szCs w:val="24"/>
        </w:rPr>
        <w:t>用户</w:t>
      </w:r>
      <w:r>
        <w:rPr>
          <w:rFonts w:ascii="宋体" w:eastAsia="宋体" w:hAnsi="宋体" w:hint="eastAsia"/>
          <w:noProof/>
          <w:sz w:val="24"/>
          <w:szCs w:val="24"/>
        </w:rPr>
        <w:t>推送最适合健身计划</w:t>
      </w:r>
      <w:r w:rsidRPr="00BA50A0">
        <w:rPr>
          <w:rFonts w:ascii="宋体" w:eastAsia="宋体" w:hAnsi="宋体" w:hint="eastAsia"/>
          <w:noProof/>
          <w:sz w:val="24"/>
          <w:szCs w:val="24"/>
        </w:rPr>
        <w:t>。</w:t>
      </w:r>
      <w:r>
        <w:rPr>
          <w:rFonts w:ascii="宋体" w:eastAsia="宋体" w:hAnsi="宋体" w:hint="eastAsia"/>
          <w:noProof/>
          <w:sz w:val="24"/>
          <w:szCs w:val="24"/>
        </w:rPr>
        <w:t>此外</w:t>
      </w:r>
      <w:r>
        <w:rPr>
          <w:rFonts w:ascii="宋体" w:eastAsia="宋体" w:hAnsi="宋体"/>
          <w:noProof/>
          <w:sz w:val="24"/>
          <w:szCs w:val="24"/>
        </w:rPr>
        <w:t>，</w:t>
      </w:r>
      <w:r w:rsidRPr="0046150A">
        <w:rPr>
          <w:rFonts w:ascii="Times New Roman" w:hAnsi="Times New Roman" w:cs="Times New Roman"/>
          <w:sz w:val="24"/>
          <w:szCs w:val="24"/>
        </w:rPr>
        <w:t>Keep</w:t>
      </w:r>
      <w:r>
        <w:rPr>
          <w:rFonts w:ascii="宋体" w:eastAsia="宋体" w:hAnsi="宋体" w:hint="eastAsia"/>
          <w:noProof/>
          <w:sz w:val="24"/>
          <w:szCs w:val="24"/>
        </w:rPr>
        <w:t>还为</w:t>
      </w:r>
      <w:r>
        <w:rPr>
          <w:rFonts w:ascii="宋体" w:eastAsia="宋体" w:hAnsi="宋体"/>
          <w:noProof/>
          <w:sz w:val="24"/>
          <w:szCs w:val="24"/>
        </w:rPr>
        <w:t>用户提供交流社区，用户可以</w:t>
      </w:r>
      <w:r>
        <w:rPr>
          <w:rFonts w:ascii="宋体" w:eastAsia="宋体" w:hAnsi="宋体" w:hint="eastAsia"/>
          <w:noProof/>
          <w:sz w:val="24"/>
          <w:szCs w:val="24"/>
        </w:rPr>
        <w:t>分享</w:t>
      </w:r>
      <w:r>
        <w:rPr>
          <w:rFonts w:ascii="宋体" w:eastAsia="宋体" w:hAnsi="宋体"/>
          <w:noProof/>
          <w:sz w:val="24"/>
          <w:szCs w:val="24"/>
        </w:rPr>
        <w:t>个人的健身状况、健身习惯</w:t>
      </w:r>
      <w:r>
        <w:rPr>
          <w:rFonts w:ascii="宋体" w:eastAsia="宋体" w:hAnsi="宋体" w:hint="eastAsia"/>
          <w:noProof/>
          <w:sz w:val="24"/>
          <w:szCs w:val="24"/>
        </w:rPr>
        <w:t>，</w:t>
      </w:r>
      <w:r>
        <w:rPr>
          <w:rFonts w:ascii="宋体" w:eastAsia="宋体" w:hAnsi="宋体"/>
          <w:noProof/>
          <w:sz w:val="24"/>
          <w:szCs w:val="24"/>
        </w:rPr>
        <w:t>饮食习惯</w:t>
      </w:r>
      <w:r>
        <w:rPr>
          <w:rFonts w:ascii="宋体" w:eastAsia="宋体" w:hAnsi="宋体" w:hint="eastAsia"/>
          <w:noProof/>
          <w:sz w:val="24"/>
          <w:szCs w:val="24"/>
        </w:rPr>
        <w:t>等</w:t>
      </w:r>
      <w:r>
        <w:rPr>
          <w:rFonts w:ascii="宋体" w:eastAsia="宋体" w:hAnsi="宋体"/>
          <w:noProof/>
          <w:sz w:val="24"/>
          <w:szCs w:val="24"/>
        </w:rPr>
        <w:t>相关信息</w:t>
      </w:r>
      <w:r>
        <w:rPr>
          <w:rFonts w:ascii="宋体" w:eastAsia="宋体" w:hAnsi="宋体" w:hint="eastAsia"/>
          <w:noProof/>
          <w:sz w:val="24"/>
          <w:szCs w:val="24"/>
        </w:rPr>
        <w:t>，从而</w:t>
      </w:r>
      <w:r>
        <w:rPr>
          <w:rFonts w:ascii="宋体" w:eastAsia="宋体" w:hAnsi="宋体"/>
          <w:noProof/>
          <w:sz w:val="24"/>
          <w:szCs w:val="24"/>
        </w:rPr>
        <w:t>为其它用户提供</w:t>
      </w:r>
      <w:r>
        <w:rPr>
          <w:rFonts w:ascii="宋体" w:eastAsia="宋体" w:hAnsi="宋体" w:hint="eastAsia"/>
          <w:noProof/>
          <w:sz w:val="24"/>
          <w:szCs w:val="24"/>
        </w:rPr>
        <w:t>健身</w:t>
      </w:r>
      <w:r>
        <w:rPr>
          <w:rFonts w:ascii="宋体" w:eastAsia="宋体" w:hAnsi="宋体"/>
          <w:noProof/>
          <w:sz w:val="24"/>
          <w:szCs w:val="24"/>
        </w:rPr>
        <w:t>参考</w:t>
      </w:r>
      <w:r>
        <w:rPr>
          <w:rFonts w:ascii="宋体" w:eastAsia="宋体" w:hAnsi="宋体" w:hint="eastAsia"/>
          <w:noProof/>
          <w:sz w:val="24"/>
          <w:szCs w:val="24"/>
        </w:rPr>
        <w:t>方案。</w:t>
      </w:r>
    </w:p>
    <w:p w14:paraId="7E7AC1CD" w14:textId="77777777" w:rsidR="00945C6E" w:rsidRDefault="00407BC3" w:rsidP="00945C6E">
      <w:pPr>
        <w:keepNext/>
      </w:pPr>
      <w:r>
        <w:rPr>
          <w:rFonts w:ascii="宋体" w:eastAsia="宋体" w:hAnsi="宋体"/>
          <w:noProof/>
          <w:sz w:val="24"/>
          <w:szCs w:val="24"/>
        </w:rPr>
        <w:lastRenderedPageBreak/>
        <w:drawing>
          <wp:inline distT="0" distB="0" distL="0" distR="0" wp14:anchorId="54DC3F5C" wp14:editId="207797B9">
            <wp:extent cx="5274310" cy="27813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81300"/>
                    </a:xfrm>
                    <a:prstGeom prst="rect">
                      <a:avLst/>
                    </a:prstGeom>
                  </pic:spPr>
                </pic:pic>
              </a:graphicData>
            </a:graphic>
          </wp:inline>
        </w:drawing>
      </w:r>
    </w:p>
    <w:p w14:paraId="4669BEF9" w14:textId="2A2BAFEB" w:rsidR="000C535C" w:rsidRPr="00A77A0C" w:rsidRDefault="00945C6E" w:rsidP="00945C6E">
      <w:pPr>
        <w:pStyle w:val="a4"/>
        <w:jc w:val="center"/>
        <w:rPr>
          <w:rFonts w:ascii="楷体" w:eastAsia="楷体" w:hAnsi="楷体"/>
          <w:noProof/>
          <w:sz w:val="21"/>
          <w:szCs w:val="21"/>
        </w:rPr>
      </w:pPr>
      <w:r w:rsidRPr="00A77A0C">
        <w:rPr>
          <w:rFonts w:ascii="楷体" w:eastAsia="楷体" w:hAnsi="楷体" w:hint="eastAsia"/>
          <w:sz w:val="21"/>
          <w:szCs w:val="21"/>
        </w:rPr>
        <w:t>图</w:t>
      </w:r>
      <w:r w:rsidR="00834050">
        <w:rPr>
          <w:rFonts w:ascii="楷体" w:eastAsia="楷体" w:hAnsi="楷体" w:hint="eastAsia"/>
          <w:sz w:val="21"/>
          <w:szCs w:val="21"/>
        </w:rPr>
        <w:t>2</w:t>
      </w:r>
      <w:r w:rsidR="00834050">
        <w:noBreakHyphen/>
      </w:r>
      <w:r w:rsidR="00834050">
        <w:rPr>
          <w:rFonts w:ascii="楷体" w:eastAsia="楷体" w:hAnsi="楷体"/>
          <w:sz w:val="21"/>
          <w:szCs w:val="21"/>
        </w:rPr>
        <w:t>3</w:t>
      </w:r>
      <w:r w:rsidR="00A77A0C" w:rsidRPr="00A77A0C">
        <w:rPr>
          <w:rFonts w:ascii="楷体" w:eastAsia="楷体" w:hAnsi="楷体"/>
          <w:sz w:val="21"/>
          <w:szCs w:val="21"/>
        </w:rPr>
        <w:t xml:space="preserve"> </w:t>
      </w:r>
      <w:r w:rsidRPr="00A77A0C">
        <w:rPr>
          <w:rFonts w:ascii="楷体" w:eastAsia="楷体" w:hAnsi="楷体" w:hint="eastAsia"/>
          <w:sz w:val="21"/>
          <w:szCs w:val="21"/>
        </w:rPr>
        <w:t>移动群体感知的应用</w:t>
      </w:r>
    </w:p>
    <w:p w14:paraId="61D026B4" w14:textId="77777777" w:rsidR="006F1DEB" w:rsidRPr="00945C6E" w:rsidRDefault="002629D8" w:rsidP="00855220">
      <w:pPr>
        <w:pStyle w:val="a3"/>
        <w:numPr>
          <w:ilvl w:val="1"/>
          <w:numId w:val="4"/>
        </w:numPr>
        <w:spacing w:beforeLines="50" w:before="156" w:afterLines="50" w:after="156" w:line="400" w:lineRule="exact"/>
        <w:ind w:left="621" w:hangingChars="221" w:hanging="621"/>
        <w:outlineLvl w:val="1"/>
        <w:rPr>
          <w:rFonts w:ascii="黑体" w:eastAsia="黑体" w:hAnsi="黑体"/>
          <w:b/>
          <w:sz w:val="28"/>
          <w:szCs w:val="28"/>
        </w:rPr>
      </w:pPr>
      <w:bookmarkStart w:id="34" w:name="_Toc533947055"/>
      <w:bookmarkStart w:id="35" w:name="_Toc2282241"/>
      <w:r w:rsidRPr="00945C6E">
        <w:rPr>
          <w:rFonts w:ascii="黑体" w:eastAsia="黑体" w:hAnsi="黑体"/>
          <w:b/>
          <w:sz w:val="28"/>
          <w:szCs w:val="28"/>
        </w:rPr>
        <w:t>关键问题</w:t>
      </w:r>
      <w:bookmarkEnd w:id="34"/>
      <w:bookmarkEnd w:id="35"/>
    </w:p>
    <w:p w14:paraId="0969B5D7" w14:textId="77777777" w:rsidR="006F1DEB" w:rsidRPr="002629D8" w:rsidRDefault="00307CD8" w:rsidP="00307CD8">
      <w:pPr>
        <w:spacing w:line="400" w:lineRule="exact"/>
        <w:ind w:firstLine="420"/>
        <w:rPr>
          <w:rFonts w:ascii="宋体" w:eastAsia="宋体" w:hAnsi="宋体"/>
          <w:noProof/>
          <w:sz w:val="24"/>
          <w:szCs w:val="24"/>
        </w:rPr>
      </w:pPr>
      <w:r>
        <w:rPr>
          <w:rFonts w:ascii="宋体" w:eastAsia="宋体" w:hAnsi="宋体"/>
          <w:noProof/>
          <w:sz w:val="24"/>
          <w:szCs w:val="24"/>
        </w:rPr>
        <w:t>早期移动群体感知相关项目的数据集规模相对较小</w:t>
      </w:r>
      <w:r>
        <w:rPr>
          <w:rFonts w:ascii="宋体" w:eastAsia="宋体" w:hAnsi="宋体" w:hint="eastAsia"/>
          <w:noProof/>
          <w:sz w:val="24"/>
          <w:szCs w:val="24"/>
        </w:rPr>
        <w:t>，</w:t>
      </w:r>
      <w:r>
        <w:rPr>
          <w:rFonts w:ascii="宋体" w:eastAsia="宋体" w:hAnsi="宋体"/>
          <w:noProof/>
          <w:sz w:val="24"/>
          <w:szCs w:val="24"/>
        </w:rPr>
        <w:t>针对移动群体感知技术的研究主要集中</w:t>
      </w:r>
      <w:r w:rsidR="0066768F">
        <w:rPr>
          <w:rFonts w:ascii="宋体" w:eastAsia="宋体" w:hAnsi="宋体" w:hint="eastAsia"/>
          <w:noProof/>
          <w:sz w:val="24"/>
          <w:szCs w:val="24"/>
        </w:rPr>
        <w:t>于</w:t>
      </w:r>
      <w:r>
        <w:rPr>
          <w:rFonts w:ascii="宋体" w:eastAsia="宋体" w:hAnsi="宋体"/>
          <w:noProof/>
          <w:sz w:val="24"/>
          <w:szCs w:val="24"/>
        </w:rPr>
        <w:t>如何提高感知智能终端的感知精度</w:t>
      </w:r>
      <w:r>
        <w:rPr>
          <w:rFonts w:ascii="宋体" w:eastAsia="宋体" w:hAnsi="宋体" w:hint="eastAsia"/>
          <w:noProof/>
          <w:sz w:val="24"/>
          <w:szCs w:val="24"/>
        </w:rPr>
        <w:t>。为了改善移动终端精度问题，许多学者在移动传感器网络搭建，感知设备交互等方面作了大量研究。互联网技术的逐渐发展成熟，</w:t>
      </w:r>
      <w:r w:rsidR="00DA04B4">
        <w:rPr>
          <w:rFonts w:ascii="宋体" w:eastAsia="宋体" w:hAnsi="宋体" w:hint="eastAsia"/>
          <w:noProof/>
          <w:sz w:val="24"/>
          <w:szCs w:val="24"/>
        </w:rPr>
        <w:t xml:space="preserve"> </w:t>
      </w:r>
      <w:r w:rsidRPr="0046150A">
        <w:rPr>
          <w:rFonts w:ascii="Times New Roman" w:hAnsi="Times New Roman" w:cs="Times New Roman" w:hint="eastAsia"/>
          <w:sz w:val="24"/>
          <w:szCs w:val="24"/>
        </w:rPr>
        <w:t>WiFi</w:t>
      </w:r>
      <w:r w:rsidRPr="0046150A">
        <w:rPr>
          <w:rFonts w:ascii="Times New Roman" w:hAnsi="Times New Roman" w:cs="Times New Roman"/>
          <w:sz w:val="24"/>
          <w:szCs w:val="24"/>
        </w:rPr>
        <w:t>,4G,ZigBee</w:t>
      </w:r>
      <w:r>
        <w:rPr>
          <w:rFonts w:ascii="宋体" w:eastAsia="宋体" w:hAnsi="宋体"/>
          <w:noProof/>
          <w:sz w:val="24"/>
          <w:szCs w:val="24"/>
        </w:rPr>
        <w:t>等</w:t>
      </w:r>
      <w:r w:rsidR="00DA04B4">
        <w:rPr>
          <w:rFonts w:ascii="宋体" w:eastAsia="宋体" w:hAnsi="宋体" w:hint="eastAsia"/>
          <w:noProof/>
          <w:sz w:val="24"/>
          <w:szCs w:val="24"/>
        </w:rPr>
        <w:t>无线接入技术可以使移动终端方便快捷的接入到移动互联网</w:t>
      </w:r>
      <w:r w:rsidR="00897639">
        <w:rPr>
          <w:rFonts w:ascii="宋体" w:eastAsia="宋体" w:hAnsi="宋体" w:hint="eastAsia"/>
          <w:noProof/>
          <w:sz w:val="24"/>
          <w:szCs w:val="24"/>
        </w:rPr>
        <w:t>,因此，感知数据精度大幅度提升</w:t>
      </w:r>
      <w:r w:rsidR="00DA04B4">
        <w:rPr>
          <w:rFonts w:ascii="宋体" w:eastAsia="宋体" w:hAnsi="宋体" w:hint="eastAsia"/>
          <w:noProof/>
          <w:sz w:val="24"/>
          <w:szCs w:val="24"/>
        </w:rPr>
        <w:t>。</w:t>
      </w:r>
      <w:r w:rsidR="0066768F">
        <w:rPr>
          <w:rFonts w:ascii="宋体" w:eastAsia="宋体" w:hAnsi="宋体" w:hint="eastAsia"/>
          <w:noProof/>
          <w:sz w:val="24"/>
          <w:szCs w:val="24"/>
        </w:rPr>
        <w:t>如今，</w:t>
      </w:r>
      <w:r w:rsidR="00DA04B4">
        <w:rPr>
          <w:rFonts w:ascii="宋体" w:eastAsia="宋体" w:hAnsi="宋体" w:hint="eastAsia"/>
          <w:noProof/>
          <w:sz w:val="24"/>
          <w:szCs w:val="24"/>
        </w:rPr>
        <w:t>智能终端的发展促使移动群体感知规模越来越庞大，</w:t>
      </w:r>
      <w:r w:rsidR="00C16413">
        <w:rPr>
          <w:rFonts w:ascii="宋体" w:eastAsia="宋体" w:hAnsi="宋体" w:hint="eastAsia"/>
          <w:noProof/>
          <w:sz w:val="24"/>
          <w:szCs w:val="24"/>
        </w:rPr>
        <w:t>感知数据的规模也逐渐增大，因此对单个移动终端的精度要求随之降低。然而，庞大的数据导致服务器端的数据处理，数据融合的压力越来越大，因此针对移动群体技术的研究转向感知数据的分析，融合以及压缩等方</w:t>
      </w:r>
      <w:r w:rsidR="00897639">
        <w:rPr>
          <w:rFonts w:ascii="宋体" w:eastAsia="宋体" w:hAnsi="宋体" w:hint="eastAsia"/>
          <w:noProof/>
          <w:sz w:val="24"/>
          <w:szCs w:val="24"/>
        </w:rPr>
        <w:t>向</w:t>
      </w:r>
      <w:r w:rsidR="00C16413">
        <w:rPr>
          <w:rFonts w:ascii="宋体" w:eastAsia="宋体" w:hAnsi="宋体" w:hint="eastAsia"/>
          <w:noProof/>
          <w:sz w:val="24"/>
          <w:szCs w:val="24"/>
        </w:rPr>
        <w:t>。最后，由于移动群体感知的感知方式分为参与式感知和机会式感知，如何实现让移动个体尽可能少的参与到感知过程中，同时能够保证丰富的数据类型，也是是移动群体感知技术研究的重点。由此可见，移动群体感知技术研究主要集中在</w:t>
      </w:r>
      <w:r w:rsidR="003450AB">
        <w:rPr>
          <w:rFonts w:ascii="宋体" w:eastAsia="宋体" w:hAnsi="宋体" w:hint="eastAsia"/>
          <w:noProof/>
          <w:sz w:val="24"/>
          <w:szCs w:val="24"/>
        </w:rPr>
        <w:t>终端和服务端两个方面。终端面临的主要问题是如何选择用户参与感知，以及如何设计激励机制让用户积极参与感知；服务端主要解决的问题是如何有效的对大规模数据进行融合，以及</w:t>
      </w:r>
      <w:r w:rsidR="007842D0">
        <w:rPr>
          <w:rFonts w:ascii="宋体" w:eastAsia="宋体" w:hAnsi="宋体" w:hint="eastAsia"/>
          <w:noProof/>
          <w:sz w:val="24"/>
          <w:szCs w:val="24"/>
        </w:rPr>
        <w:t>如何实现</w:t>
      </w:r>
      <w:r w:rsidR="003450AB">
        <w:rPr>
          <w:rFonts w:ascii="宋体" w:eastAsia="宋体" w:hAnsi="宋体" w:hint="eastAsia"/>
          <w:noProof/>
          <w:sz w:val="24"/>
          <w:szCs w:val="24"/>
        </w:rPr>
        <w:t>服务的实时推送。</w:t>
      </w:r>
    </w:p>
    <w:p w14:paraId="3771A28B" w14:textId="77777777" w:rsidR="00EC34F0" w:rsidRPr="007842D0" w:rsidRDefault="003450AB" w:rsidP="00855220">
      <w:pPr>
        <w:spacing w:beforeLines="50" w:before="156" w:afterLines="50" w:after="156" w:line="400" w:lineRule="exact"/>
        <w:outlineLvl w:val="2"/>
        <w:rPr>
          <w:rFonts w:ascii="黑体" w:eastAsia="黑体" w:hAnsi="黑体"/>
          <w:b/>
          <w:sz w:val="24"/>
          <w:szCs w:val="24"/>
        </w:rPr>
      </w:pPr>
      <w:bookmarkStart w:id="36" w:name="_Toc533947056"/>
      <w:bookmarkStart w:id="37" w:name="_Toc2282242"/>
      <w:r w:rsidRPr="00EC34F0">
        <w:rPr>
          <w:rFonts w:ascii="黑体" w:eastAsia="黑体" w:hAnsi="黑体" w:hint="eastAsia"/>
          <w:b/>
          <w:sz w:val="24"/>
          <w:szCs w:val="24"/>
        </w:rPr>
        <w:t>2</w:t>
      </w:r>
      <w:r w:rsidRPr="00EC34F0">
        <w:rPr>
          <w:rFonts w:ascii="黑体" w:eastAsia="黑体" w:hAnsi="黑体"/>
          <w:b/>
          <w:sz w:val="24"/>
          <w:szCs w:val="24"/>
        </w:rPr>
        <w:t>.</w:t>
      </w:r>
      <w:r w:rsidR="00B11192">
        <w:rPr>
          <w:rFonts w:ascii="黑体" w:eastAsia="黑体" w:hAnsi="黑体"/>
          <w:b/>
          <w:sz w:val="24"/>
          <w:szCs w:val="24"/>
        </w:rPr>
        <w:t>3</w:t>
      </w:r>
      <w:r w:rsidRPr="00EC34F0">
        <w:rPr>
          <w:rFonts w:ascii="黑体" w:eastAsia="黑体" w:hAnsi="黑体"/>
          <w:b/>
          <w:sz w:val="24"/>
          <w:szCs w:val="24"/>
        </w:rPr>
        <w:t>.1</w:t>
      </w:r>
      <w:r w:rsidR="00C721FE">
        <w:rPr>
          <w:rFonts w:ascii="黑体" w:eastAsia="黑体" w:hAnsi="黑体"/>
          <w:b/>
          <w:sz w:val="24"/>
          <w:szCs w:val="24"/>
        </w:rPr>
        <w:t xml:space="preserve"> </w:t>
      </w:r>
      <w:r w:rsidR="00C01F89" w:rsidRPr="00EE76CF">
        <w:rPr>
          <w:rFonts w:ascii="黑体" w:eastAsia="黑体" w:hAnsi="黑体"/>
          <w:b/>
          <w:sz w:val="24"/>
          <w:szCs w:val="24"/>
        </w:rPr>
        <w:t>服务端数据处理</w:t>
      </w:r>
      <w:r w:rsidR="00C01F89" w:rsidRPr="00EE76CF">
        <w:rPr>
          <w:rFonts w:ascii="黑体" w:eastAsia="黑体" w:hAnsi="黑体" w:hint="eastAsia"/>
          <w:b/>
          <w:sz w:val="24"/>
          <w:szCs w:val="24"/>
        </w:rPr>
        <w:t>问题</w:t>
      </w:r>
      <w:bookmarkEnd w:id="36"/>
      <w:bookmarkEnd w:id="37"/>
    </w:p>
    <w:p w14:paraId="1D757322" w14:textId="77777777" w:rsidR="00C01F89" w:rsidRDefault="00C01F89" w:rsidP="00C01F89">
      <w:pPr>
        <w:pStyle w:val="a3"/>
        <w:spacing w:line="400" w:lineRule="exact"/>
        <w:ind w:firstLine="480"/>
        <w:rPr>
          <w:rFonts w:ascii="宋体" w:eastAsia="宋体" w:hAnsi="宋体"/>
          <w:sz w:val="24"/>
          <w:szCs w:val="24"/>
        </w:rPr>
      </w:pPr>
      <w:r>
        <w:rPr>
          <w:rFonts w:ascii="宋体" w:eastAsia="宋体" w:hAnsi="宋体" w:hint="eastAsia"/>
          <w:sz w:val="24"/>
          <w:szCs w:val="24"/>
        </w:rPr>
        <w:t>随着</w:t>
      </w:r>
      <w:r>
        <w:rPr>
          <w:rFonts w:ascii="宋体" w:eastAsia="宋体" w:hAnsi="宋体"/>
          <w:sz w:val="24"/>
          <w:szCs w:val="24"/>
        </w:rPr>
        <w:t>移动群体感知</w:t>
      </w:r>
      <w:r>
        <w:rPr>
          <w:rFonts w:ascii="宋体" w:eastAsia="宋体" w:hAnsi="宋体" w:hint="eastAsia"/>
          <w:sz w:val="24"/>
          <w:szCs w:val="24"/>
        </w:rPr>
        <w:t>系统</w:t>
      </w:r>
      <w:r>
        <w:rPr>
          <w:rFonts w:ascii="宋体" w:eastAsia="宋体" w:hAnsi="宋体"/>
          <w:sz w:val="24"/>
          <w:szCs w:val="24"/>
        </w:rPr>
        <w:t>规模的不断扩大</w:t>
      </w:r>
      <w:r>
        <w:rPr>
          <w:rFonts w:ascii="宋体" w:eastAsia="宋体" w:hAnsi="宋体" w:hint="eastAsia"/>
          <w:sz w:val="24"/>
          <w:szCs w:val="24"/>
        </w:rPr>
        <w:t>，</w:t>
      </w:r>
      <w:r>
        <w:rPr>
          <w:rFonts w:ascii="宋体" w:eastAsia="宋体" w:hAnsi="宋体"/>
          <w:sz w:val="24"/>
          <w:szCs w:val="24"/>
        </w:rPr>
        <w:t>基于“</w:t>
      </w:r>
      <w:r>
        <w:rPr>
          <w:rFonts w:ascii="宋体" w:eastAsia="宋体" w:hAnsi="宋体" w:hint="eastAsia"/>
          <w:sz w:val="24"/>
          <w:szCs w:val="24"/>
        </w:rPr>
        <w:t>端</w:t>
      </w:r>
      <w:r>
        <w:rPr>
          <w:rFonts w:ascii="宋体" w:eastAsia="宋体" w:hAnsi="宋体"/>
          <w:sz w:val="24"/>
          <w:szCs w:val="24"/>
        </w:rPr>
        <w:t>+云</w:t>
      </w:r>
      <w:r w:rsidR="00897639">
        <w:rPr>
          <w:rFonts w:ascii="宋体" w:eastAsia="宋体" w:hAnsi="宋体" w:hint="eastAsia"/>
          <w:sz w:val="24"/>
          <w:szCs w:val="24"/>
        </w:rPr>
        <w:t>端</w:t>
      </w:r>
      <w:r>
        <w:rPr>
          <w:rFonts w:ascii="宋体" w:eastAsia="宋体" w:hAnsi="宋体"/>
          <w:sz w:val="24"/>
          <w:szCs w:val="24"/>
        </w:rPr>
        <w:t>”</w:t>
      </w:r>
      <w:r>
        <w:rPr>
          <w:rFonts w:ascii="宋体" w:eastAsia="宋体" w:hAnsi="宋体" w:hint="eastAsia"/>
          <w:sz w:val="24"/>
          <w:szCs w:val="24"/>
        </w:rPr>
        <w:t>的</w:t>
      </w:r>
      <w:r>
        <w:rPr>
          <w:rFonts w:ascii="宋体" w:eastAsia="宋体" w:hAnsi="宋体"/>
          <w:sz w:val="24"/>
          <w:szCs w:val="24"/>
        </w:rPr>
        <w:t>体系架构中，云端数据处理的压力也随之增</w:t>
      </w:r>
      <w:r>
        <w:rPr>
          <w:rFonts w:ascii="宋体" w:eastAsia="宋体" w:hAnsi="宋体" w:hint="eastAsia"/>
          <w:sz w:val="24"/>
          <w:szCs w:val="24"/>
        </w:rPr>
        <w:t>大</w:t>
      </w:r>
      <w:r>
        <w:rPr>
          <w:rFonts w:ascii="宋体" w:eastAsia="宋体" w:hAnsi="宋体"/>
          <w:sz w:val="24"/>
          <w:szCs w:val="24"/>
        </w:rPr>
        <w:t>，</w:t>
      </w:r>
      <w:r>
        <w:rPr>
          <w:rFonts w:ascii="宋体" w:eastAsia="宋体" w:hAnsi="宋体" w:hint="eastAsia"/>
          <w:sz w:val="24"/>
          <w:szCs w:val="24"/>
        </w:rPr>
        <w:t>云端</w:t>
      </w:r>
      <w:r>
        <w:rPr>
          <w:rFonts w:ascii="宋体" w:eastAsia="宋体" w:hAnsi="宋体"/>
          <w:sz w:val="24"/>
          <w:szCs w:val="24"/>
        </w:rPr>
        <w:t>计算能力有限成了</w:t>
      </w:r>
      <w:r w:rsidR="00897639">
        <w:rPr>
          <w:rFonts w:ascii="宋体" w:eastAsia="宋体" w:hAnsi="宋体" w:hint="eastAsia"/>
          <w:sz w:val="24"/>
          <w:szCs w:val="24"/>
        </w:rPr>
        <w:t>研究</w:t>
      </w:r>
      <w:r>
        <w:rPr>
          <w:rFonts w:ascii="宋体" w:eastAsia="宋体" w:hAnsi="宋体"/>
          <w:sz w:val="24"/>
          <w:szCs w:val="24"/>
        </w:rPr>
        <w:t>移动群体感知技术必须面对</w:t>
      </w:r>
      <w:r>
        <w:rPr>
          <w:rFonts w:ascii="宋体" w:eastAsia="宋体" w:hAnsi="宋体" w:hint="eastAsia"/>
          <w:sz w:val="24"/>
          <w:szCs w:val="24"/>
        </w:rPr>
        <w:t>且</w:t>
      </w:r>
      <w:r>
        <w:rPr>
          <w:rFonts w:ascii="宋体" w:eastAsia="宋体" w:hAnsi="宋体"/>
          <w:sz w:val="24"/>
          <w:szCs w:val="24"/>
        </w:rPr>
        <w:t>亟需解决</w:t>
      </w:r>
      <w:r>
        <w:rPr>
          <w:rFonts w:ascii="宋体" w:eastAsia="宋体" w:hAnsi="宋体" w:hint="eastAsia"/>
          <w:sz w:val="24"/>
          <w:szCs w:val="24"/>
        </w:rPr>
        <w:t>的</w:t>
      </w:r>
      <w:r>
        <w:rPr>
          <w:rFonts w:ascii="宋体" w:eastAsia="宋体" w:hAnsi="宋体"/>
          <w:sz w:val="24"/>
          <w:szCs w:val="24"/>
        </w:rPr>
        <w:t>难题</w:t>
      </w:r>
      <w:r>
        <w:rPr>
          <w:rFonts w:ascii="宋体" w:eastAsia="宋体" w:hAnsi="宋体" w:hint="eastAsia"/>
          <w:sz w:val="24"/>
          <w:szCs w:val="24"/>
        </w:rPr>
        <w:t>。</w:t>
      </w:r>
      <w:r>
        <w:rPr>
          <w:rFonts w:ascii="宋体" w:eastAsia="宋体" w:hAnsi="宋体"/>
          <w:sz w:val="24"/>
          <w:szCs w:val="24"/>
        </w:rPr>
        <w:t>由于</w:t>
      </w:r>
      <w:r>
        <w:rPr>
          <w:rFonts w:ascii="宋体" w:eastAsia="宋体" w:hAnsi="宋体" w:hint="eastAsia"/>
          <w:sz w:val="24"/>
          <w:szCs w:val="24"/>
        </w:rPr>
        <w:t>在</w:t>
      </w:r>
      <w:r>
        <w:rPr>
          <w:rFonts w:ascii="宋体" w:eastAsia="宋体" w:hAnsi="宋体"/>
          <w:sz w:val="24"/>
          <w:szCs w:val="24"/>
        </w:rPr>
        <w:t>移动群体感知应用系统中</w:t>
      </w:r>
      <w:r>
        <w:rPr>
          <w:rFonts w:ascii="宋体" w:eastAsia="宋体" w:hAnsi="宋体" w:hint="eastAsia"/>
          <w:sz w:val="24"/>
          <w:szCs w:val="24"/>
        </w:rPr>
        <w:t>，</w:t>
      </w:r>
      <w:r>
        <w:rPr>
          <w:rFonts w:ascii="宋体" w:eastAsia="宋体" w:hAnsi="宋体"/>
          <w:sz w:val="24"/>
          <w:szCs w:val="24"/>
        </w:rPr>
        <w:t>移动感知</w:t>
      </w:r>
      <w:r>
        <w:rPr>
          <w:rFonts w:ascii="宋体" w:eastAsia="宋体" w:hAnsi="宋体" w:hint="eastAsia"/>
          <w:sz w:val="24"/>
          <w:szCs w:val="24"/>
        </w:rPr>
        <w:t>个体的</w:t>
      </w:r>
      <w:r>
        <w:rPr>
          <w:rFonts w:ascii="宋体" w:eastAsia="宋体" w:hAnsi="宋体"/>
          <w:sz w:val="24"/>
          <w:szCs w:val="24"/>
        </w:rPr>
        <w:t>异构性导致收集的信息</w:t>
      </w:r>
      <w:r>
        <w:rPr>
          <w:rFonts w:ascii="宋体" w:eastAsia="宋体" w:hAnsi="宋体" w:hint="eastAsia"/>
          <w:sz w:val="24"/>
          <w:szCs w:val="24"/>
        </w:rPr>
        <w:t>种类繁多</w:t>
      </w:r>
      <w:r>
        <w:rPr>
          <w:rFonts w:ascii="宋体" w:eastAsia="宋体" w:hAnsi="宋体"/>
          <w:sz w:val="24"/>
          <w:szCs w:val="24"/>
        </w:rPr>
        <w:t>，</w:t>
      </w:r>
      <w:r>
        <w:rPr>
          <w:rFonts w:ascii="宋体" w:eastAsia="宋体" w:hAnsi="宋体" w:hint="eastAsia"/>
          <w:sz w:val="24"/>
          <w:szCs w:val="24"/>
        </w:rPr>
        <w:t>诸如</w:t>
      </w:r>
      <w:r>
        <w:rPr>
          <w:rFonts w:ascii="宋体" w:eastAsia="宋体" w:hAnsi="宋体"/>
          <w:sz w:val="24"/>
          <w:szCs w:val="24"/>
        </w:rPr>
        <w:t>图</w:t>
      </w:r>
      <w:r>
        <w:rPr>
          <w:rFonts w:ascii="宋体" w:eastAsia="宋体" w:hAnsi="宋体" w:hint="eastAsia"/>
          <w:sz w:val="24"/>
          <w:szCs w:val="24"/>
        </w:rPr>
        <w:t>片数据</w:t>
      </w:r>
      <w:r>
        <w:rPr>
          <w:rFonts w:ascii="宋体" w:eastAsia="宋体" w:hAnsi="宋体"/>
          <w:sz w:val="24"/>
          <w:szCs w:val="24"/>
        </w:rPr>
        <w:t>、文本</w:t>
      </w:r>
      <w:r>
        <w:rPr>
          <w:rFonts w:ascii="宋体" w:eastAsia="宋体" w:hAnsi="宋体" w:hint="eastAsia"/>
          <w:sz w:val="24"/>
          <w:szCs w:val="24"/>
        </w:rPr>
        <w:t>数据、</w:t>
      </w:r>
      <w:r>
        <w:rPr>
          <w:rFonts w:ascii="宋体" w:eastAsia="宋体" w:hAnsi="宋体"/>
          <w:sz w:val="24"/>
          <w:szCs w:val="24"/>
        </w:rPr>
        <w:t>音频数据、</w:t>
      </w:r>
      <w:r>
        <w:rPr>
          <w:rFonts w:ascii="宋体" w:eastAsia="宋体" w:hAnsi="宋体" w:hint="eastAsia"/>
          <w:sz w:val="24"/>
          <w:szCs w:val="24"/>
        </w:rPr>
        <w:t>视频</w:t>
      </w:r>
      <w:r>
        <w:rPr>
          <w:rFonts w:ascii="宋体" w:eastAsia="宋体" w:hAnsi="宋体"/>
          <w:sz w:val="24"/>
          <w:szCs w:val="24"/>
        </w:rPr>
        <w:t>数</w:t>
      </w:r>
      <w:r>
        <w:rPr>
          <w:rFonts w:ascii="宋体" w:eastAsia="宋体" w:hAnsi="宋体"/>
          <w:sz w:val="24"/>
          <w:szCs w:val="24"/>
        </w:rPr>
        <w:lastRenderedPageBreak/>
        <w:t>据等等</w:t>
      </w:r>
      <w:r>
        <w:rPr>
          <w:rFonts w:ascii="宋体" w:eastAsia="宋体" w:hAnsi="宋体" w:hint="eastAsia"/>
          <w:sz w:val="24"/>
          <w:szCs w:val="24"/>
        </w:rPr>
        <w:t>，</w:t>
      </w:r>
      <w:r>
        <w:rPr>
          <w:rFonts w:ascii="宋体" w:eastAsia="宋体" w:hAnsi="宋体"/>
          <w:sz w:val="24"/>
          <w:szCs w:val="24"/>
        </w:rPr>
        <w:t>针对</w:t>
      </w:r>
      <w:r>
        <w:rPr>
          <w:rFonts w:ascii="宋体" w:eastAsia="宋体" w:hAnsi="宋体" w:hint="eastAsia"/>
          <w:sz w:val="24"/>
          <w:szCs w:val="24"/>
        </w:rPr>
        <w:t>类型</w:t>
      </w:r>
      <w:r>
        <w:rPr>
          <w:rFonts w:ascii="宋体" w:eastAsia="宋体" w:hAnsi="宋体"/>
          <w:sz w:val="24"/>
          <w:szCs w:val="24"/>
        </w:rPr>
        <w:t>繁杂的数据如何</w:t>
      </w:r>
      <w:r>
        <w:rPr>
          <w:rFonts w:ascii="宋体" w:eastAsia="宋体" w:hAnsi="宋体" w:hint="eastAsia"/>
          <w:sz w:val="24"/>
          <w:szCs w:val="24"/>
        </w:rPr>
        <w:t>进行</w:t>
      </w:r>
      <w:r>
        <w:rPr>
          <w:rFonts w:ascii="宋体" w:eastAsia="宋体" w:hAnsi="宋体"/>
          <w:sz w:val="24"/>
          <w:szCs w:val="24"/>
        </w:rPr>
        <w:t>有效的数据管理</w:t>
      </w:r>
      <w:r>
        <w:rPr>
          <w:rFonts w:ascii="宋体" w:eastAsia="宋体" w:hAnsi="宋体" w:hint="eastAsia"/>
          <w:sz w:val="24"/>
          <w:szCs w:val="24"/>
        </w:rPr>
        <w:t>同样</w:t>
      </w:r>
      <w:r>
        <w:rPr>
          <w:rFonts w:ascii="宋体" w:eastAsia="宋体" w:hAnsi="宋体"/>
          <w:sz w:val="24"/>
          <w:szCs w:val="24"/>
        </w:rPr>
        <w:t>是</w:t>
      </w:r>
      <w:r>
        <w:rPr>
          <w:rFonts w:ascii="宋体" w:eastAsia="宋体" w:hAnsi="宋体" w:hint="eastAsia"/>
          <w:sz w:val="24"/>
          <w:szCs w:val="24"/>
        </w:rPr>
        <w:t>移动群体</w:t>
      </w:r>
      <w:r>
        <w:rPr>
          <w:rFonts w:ascii="宋体" w:eastAsia="宋体" w:hAnsi="宋体"/>
          <w:sz w:val="24"/>
          <w:szCs w:val="24"/>
        </w:rPr>
        <w:t>感知服务</w:t>
      </w:r>
      <w:proofErr w:type="gramStart"/>
      <w:r>
        <w:rPr>
          <w:rFonts w:ascii="宋体" w:eastAsia="宋体" w:hAnsi="宋体"/>
          <w:sz w:val="24"/>
          <w:szCs w:val="24"/>
        </w:rPr>
        <w:t>端面临</w:t>
      </w:r>
      <w:proofErr w:type="gramEnd"/>
      <w:r>
        <w:rPr>
          <w:rFonts w:ascii="宋体" w:eastAsia="宋体" w:hAnsi="宋体"/>
          <w:sz w:val="24"/>
          <w:szCs w:val="24"/>
        </w:rPr>
        <w:t>的一大</w:t>
      </w:r>
      <w:r>
        <w:rPr>
          <w:rFonts w:ascii="宋体" w:eastAsia="宋体" w:hAnsi="宋体" w:hint="eastAsia"/>
          <w:sz w:val="24"/>
          <w:szCs w:val="24"/>
        </w:rPr>
        <w:t>挑战</w:t>
      </w:r>
      <w:r>
        <w:rPr>
          <w:rFonts w:ascii="宋体" w:eastAsia="宋体" w:hAnsi="宋体"/>
          <w:sz w:val="24"/>
          <w:szCs w:val="24"/>
        </w:rPr>
        <w:t>。</w:t>
      </w:r>
      <w:r>
        <w:rPr>
          <w:rFonts w:ascii="宋体" w:eastAsia="宋体" w:hAnsi="宋体" w:hint="eastAsia"/>
          <w:sz w:val="24"/>
          <w:szCs w:val="24"/>
        </w:rPr>
        <w:t>此外</w:t>
      </w:r>
      <w:r>
        <w:rPr>
          <w:rFonts w:ascii="宋体" w:eastAsia="宋体" w:hAnsi="宋体"/>
          <w:sz w:val="24"/>
          <w:szCs w:val="24"/>
        </w:rPr>
        <w:t>，用户规模</w:t>
      </w:r>
      <w:r>
        <w:rPr>
          <w:rFonts w:ascii="宋体" w:eastAsia="宋体" w:hAnsi="宋体" w:hint="eastAsia"/>
          <w:sz w:val="24"/>
          <w:szCs w:val="24"/>
        </w:rPr>
        <w:t>庞</w:t>
      </w:r>
      <w:r>
        <w:rPr>
          <w:rFonts w:ascii="宋体" w:eastAsia="宋体" w:hAnsi="宋体"/>
          <w:sz w:val="24"/>
          <w:szCs w:val="24"/>
        </w:rPr>
        <w:t>大时，</w:t>
      </w:r>
      <w:r>
        <w:rPr>
          <w:rFonts w:ascii="宋体" w:eastAsia="宋体" w:hAnsi="宋体" w:hint="eastAsia"/>
          <w:sz w:val="24"/>
          <w:szCs w:val="24"/>
        </w:rPr>
        <w:t>可能会出现</w:t>
      </w:r>
      <w:r>
        <w:rPr>
          <w:rFonts w:ascii="宋体" w:eastAsia="宋体" w:hAnsi="宋体"/>
          <w:sz w:val="24"/>
          <w:szCs w:val="24"/>
        </w:rPr>
        <w:t>在同一时间点数以亿计的用户</w:t>
      </w:r>
      <w:r>
        <w:rPr>
          <w:rFonts w:ascii="宋体" w:eastAsia="宋体" w:hAnsi="宋体" w:hint="eastAsia"/>
          <w:sz w:val="24"/>
          <w:szCs w:val="24"/>
        </w:rPr>
        <w:t>并发</w:t>
      </w:r>
      <w:r>
        <w:rPr>
          <w:rFonts w:ascii="宋体" w:eastAsia="宋体" w:hAnsi="宋体"/>
          <w:sz w:val="24"/>
          <w:szCs w:val="24"/>
        </w:rPr>
        <w:t>向服务端请求服务的状况，此时服务器面临巨大的请求压力随时可能导致整个服务系统崩溃，</w:t>
      </w:r>
      <w:r>
        <w:rPr>
          <w:rFonts w:ascii="宋体" w:eastAsia="宋体" w:hAnsi="宋体" w:hint="eastAsia"/>
          <w:sz w:val="24"/>
          <w:szCs w:val="24"/>
        </w:rPr>
        <w:t>那么</w:t>
      </w:r>
      <w:r>
        <w:rPr>
          <w:rFonts w:ascii="宋体" w:eastAsia="宋体" w:hAnsi="宋体"/>
          <w:sz w:val="24"/>
          <w:szCs w:val="24"/>
        </w:rPr>
        <w:t>如何快速的对用户求进行快速响应，有效的对用户请求</w:t>
      </w:r>
      <w:r>
        <w:rPr>
          <w:rFonts w:ascii="宋体" w:eastAsia="宋体" w:hAnsi="宋体" w:hint="eastAsia"/>
          <w:sz w:val="24"/>
          <w:szCs w:val="24"/>
        </w:rPr>
        <w:t>进行分类、</w:t>
      </w:r>
      <w:r>
        <w:rPr>
          <w:rFonts w:ascii="宋体" w:eastAsia="宋体" w:hAnsi="宋体"/>
          <w:sz w:val="24"/>
          <w:szCs w:val="24"/>
        </w:rPr>
        <w:t>分发</w:t>
      </w:r>
      <w:r>
        <w:rPr>
          <w:rFonts w:ascii="宋体" w:eastAsia="宋体" w:hAnsi="宋体" w:hint="eastAsia"/>
          <w:sz w:val="24"/>
          <w:szCs w:val="24"/>
        </w:rPr>
        <w:t>、</w:t>
      </w:r>
      <w:r>
        <w:rPr>
          <w:rFonts w:ascii="宋体" w:eastAsia="宋体" w:hAnsi="宋体"/>
          <w:sz w:val="24"/>
          <w:szCs w:val="24"/>
        </w:rPr>
        <w:t>设置优先级别</w:t>
      </w:r>
      <w:r>
        <w:rPr>
          <w:rFonts w:ascii="宋体" w:eastAsia="宋体" w:hAnsi="宋体" w:hint="eastAsia"/>
          <w:sz w:val="24"/>
          <w:szCs w:val="24"/>
        </w:rPr>
        <w:t>也是</w:t>
      </w:r>
      <w:r>
        <w:rPr>
          <w:rFonts w:ascii="宋体" w:eastAsia="宋体" w:hAnsi="宋体"/>
          <w:sz w:val="24"/>
          <w:szCs w:val="24"/>
        </w:rPr>
        <w:t>移动群体感知服务</w:t>
      </w:r>
      <w:r>
        <w:rPr>
          <w:rFonts w:ascii="宋体" w:eastAsia="宋体" w:hAnsi="宋体" w:hint="eastAsia"/>
          <w:sz w:val="24"/>
          <w:szCs w:val="24"/>
        </w:rPr>
        <w:t>端急需</w:t>
      </w:r>
      <w:r>
        <w:rPr>
          <w:rFonts w:ascii="宋体" w:eastAsia="宋体" w:hAnsi="宋体"/>
          <w:sz w:val="24"/>
          <w:szCs w:val="24"/>
        </w:rPr>
        <w:t>研究</w:t>
      </w:r>
      <w:r>
        <w:rPr>
          <w:rFonts w:ascii="宋体" w:eastAsia="宋体" w:hAnsi="宋体" w:hint="eastAsia"/>
          <w:sz w:val="24"/>
          <w:szCs w:val="24"/>
        </w:rPr>
        <w:t>的</w:t>
      </w:r>
      <w:r>
        <w:rPr>
          <w:rFonts w:ascii="宋体" w:eastAsia="宋体" w:hAnsi="宋体"/>
          <w:sz w:val="24"/>
          <w:szCs w:val="24"/>
        </w:rPr>
        <w:t>重点问题。</w:t>
      </w:r>
    </w:p>
    <w:p w14:paraId="3DCEA184" w14:textId="77777777" w:rsidR="00DE73CD" w:rsidRDefault="00C01F89" w:rsidP="00C01F89">
      <w:pPr>
        <w:spacing w:line="400" w:lineRule="exact"/>
        <w:ind w:firstLine="420"/>
        <w:rPr>
          <w:rFonts w:ascii="宋体" w:eastAsia="宋体" w:hAnsi="宋体"/>
          <w:sz w:val="24"/>
          <w:szCs w:val="24"/>
        </w:rPr>
      </w:pPr>
      <w:r>
        <w:rPr>
          <w:rFonts w:ascii="宋体" w:eastAsia="宋体" w:hAnsi="宋体" w:hint="eastAsia"/>
          <w:sz w:val="24"/>
          <w:szCs w:val="24"/>
        </w:rPr>
        <w:t>针对</w:t>
      </w:r>
      <w:r>
        <w:rPr>
          <w:rFonts w:ascii="宋体" w:eastAsia="宋体" w:hAnsi="宋体"/>
          <w:sz w:val="24"/>
          <w:szCs w:val="24"/>
        </w:rPr>
        <w:t>大规模数据系统，</w:t>
      </w:r>
      <w:r>
        <w:rPr>
          <w:rFonts w:ascii="宋体" w:eastAsia="宋体" w:hAnsi="宋体" w:hint="eastAsia"/>
          <w:sz w:val="24"/>
          <w:szCs w:val="24"/>
        </w:rPr>
        <w:t>业界普遍</w:t>
      </w:r>
      <w:r>
        <w:rPr>
          <w:rFonts w:ascii="宋体" w:eastAsia="宋体" w:hAnsi="宋体"/>
          <w:sz w:val="24"/>
          <w:szCs w:val="24"/>
        </w:rPr>
        <w:t>采用并行计算模型。</w:t>
      </w:r>
      <w:r>
        <w:rPr>
          <w:rFonts w:ascii="宋体" w:eastAsia="宋体" w:hAnsi="宋体" w:hint="eastAsia"/>
          <w:sz w:val="24"/>
          <w:szCs w:val="24"/>
        </w:rPr>
        <w:t>目前使用流行</w:t>
      </w:r>
      <w:r>
        <w:rPr>
          <w:rFonts w:ascii="宋体" w:eastAsia="宋体" w:hAnsi="宋体"/>
          <w:sz w:val="24"/>
          <w:szCs w:val="24"/>
        </w:rPr>
        <w:t>的并行计算模型有分布式批量处理（</w:t>
      </w:r>
      <w:r>
        <w:rPr>
          <w:rFonts w:ascii="宋体" w:eastAsia="宋体" w:hAnsi="宋体" w:hint="eastAsia"/>
          <w:sz w:val="24"/>
          <w:szCs w:val="24"/>
        </w:rPr>
        <w:t>如</w:t>
      </w:r>
      <w:r w:rsidRPr="0046150A">
        <w:rPr>
          <w:rFonts w:ascii="Times New Roman" w:hAnsi="Times New Roman" w:cs="Times New Roman"/>
          <w:sz w:val="24"/>
          <w:szCs w:val="24"/>
        </w:rPr>
        <w:t>Google</w:t>
      </w:r>
      <w:r>
        <w:rPr>
          <w:rFonts w:ascii="宋体" w:eastAsia="宋体" w:hAnsi="宋体" w:hint="eastAsia"/>
          <w:sz w:val="24"/>
          <w:szCs w:val="24"/>
        </w:rPr>
        <w:t>提出</w:t>
      </w:r>
      <w:r>
        <w:rPr>
          <w:rFonts w:ascii="宋体" w:eastAsia="宋体" w:hAnsi="宋体"/>
          <w:sz w:val="24"/>
          <w:szCs w:val="24"/>
        </w:rPr>
        <w:t>的</w:t>
      </w:r>
      <w:r w:rsidRPr="0046150A">
        <w:rPr>
          <w:rFonts w:ascii="Times New Roman" w:hAnsi="Times New Roman" w:cs="Times New Roman"/>
          <w:sz w:val="24"/>
          <w:szCs w:val="24"/>
        </w:rPr>
        <w:t>Map-Reduce</w:t>
      </w:r>
      <w:r>
        <w:rPr>
          <w:rFonts w:ascii="宋体" w:eastAsia="宋体" w:hAnsi="宋体"/>
          <w:sz w:val="24"/>
          <w:szCs w:val="24"/>
        </w:rPr>
        <w:t>模型）</w:t>
      </w:r>
      <w:r>
        <w:rPr>
          <w:rFonts w:ascii="宋体" w:eastAsia="宋体" w:hAnsi="宋体" w:hint="eastAsia"/>
          <w:sz w:val="24"/>
          <w:szCs w:val="24"/>
        </w:rPr>
        <w:t>、</w:t>
      </w:r>
      <w:r>
        <w:rPr>
          <w:rFonts w:ascii="宋体" w:eastAsia="宋体" w:hAnsi="宋体"/>
          <w:sz w:val="24"/>
          <w:szCs w:val="24"/>
        </w:rPr>
        <w:t>分布式流式计算</w:t>
      </w:r>
      <w:r>
        <w:rPr>
          <w:rFonts w:ascii="宋体" w:eastAsia="宋体" w:hAnsi="宋体" w:hint="eastAsia"/>
          <w:sz w:val="24"/>
          <w:szCs w:val="24"/>
        </w:rPr>
        <w:t>（如</w:t>
      </w:r>
      <w:r w:rsidRPr="0046150A">
        <w:rPr>
          <w:rFonts w:ascii="Times New Roman" w:hAnsi="Times New Roman" w:cs="Times New Roman"/>
          <w:sz w:val="24"/>
          <w:szCs w:val="24"/>
        </w:rPr>
        <w:t>Storm</w:t>
      </w:r>
      <w:r>
        <w:rPr>
          <w:rFonts w:ascii="宋体" w:eastAsia="宋体" w:hAnsi="宋体" w:hint="eastAsia"/>
          <w:sz w:val="24"/>
          <w:szCs w:val="24"/>
        </w:rPr>
        <w:t>和</w:t>
      </w:r>
      <w:r w:rsidRPr="0046150A">
        <w:rPr>
          <w:rFonts w:ascii="Times New Roman" w:hAnsi="Times New Roman" w:cs="Times New Roman"/>
          <w:sz w:val="24"/>
          <w:szCs w:val="24"/>
        </w:rPr>
        <w:t>Spark</w:t>
      </w:r>
      <w:r w:rsidRPr="0046150A">
        <w:rPr>
          <w:rFonts w:ascii="Times New Roman" w:hAnsi="Times New Roman" w:cs="Times New Roman" w:hint="eastAsia"/>
          <w:sz w:val="24"/>
          <w:szCs w:val="24"/>
        </w:rPr>
        <w:t>）</w:t>
      </w:r>
      <w:r>
        <w:rPr>
          <w:rFonts w:ascii="宋体" w:eastAsia="宋体" w:hAnsi="宋体" w:hint="eastAsia"/>
          <w:sz w:val="24"/>
          <w:szCs w:val="24"/>
        </w:rPr>
        <w:t>。</w:t>
      </w:r>
      <w:r>
        <w:rPr>
          <w:rFonts w:ascii="宋体" w:eastAsia="宋体" w:hAnsi="宋体"/>
          <w:sz w:val="24"/>
          <w:szCs w:val="24"/>
        </w:rPr>
        <w:t>分布式批量处理并行计算模型比较适用于</w:t>
      </w:r>
      <w:r>
        <w:rPr>
          <w:rFonts w:ascii="宋体" w:eastAsia="宋体" w:hAnsi="宋体" w:hint="eastAsia"/>
          <w:sz w:val="24"/>
          <w:szCs w:val="24"/>
        </w:rPr>
        <w:t>对</w:t>
      </w:r>
      <w:r>
        <w:rPr>
          <w:rFonts w:ascii="宋体" w:eastAsia="宋体" w:hAnsi="宋体"/>
          <w:sz w:val="24"/>
          <w:szCs w:val="24"/>
        </w:rPr>
        <w:t>用户历史</w:t>
      </w:r>
      <w:r>
        <w:rPr>
          <w:rFonts w:ascii="宋体" w:eastAsia="宋体" w:hAnsi="宋体" w:hint="eastAsia"/>
          <w:sz w:val="24"/>
          <w:szCs w:val="24"/>
        </w:rPr>
        <w:t>数据</w:t>
      </w:r>
      <w:r>
        <w:rPr>
          <w:rFonts w:ascii="宋体" w:eastAsia="宋体" w:hAnsi="宋体"/>
          <w:sz w:val="24"/>
          <w:szCs w:val="24"/>
        </w:rPr>
        <w:t>进行数据挖掘，通过数据分类与聚合等方式分析数据特征，从而为用户提供可靠的数据服务。分布式</w:t>
      </w:r>
      <w:r>
        <w:rPr>
          <w:rFonts w:ascii="宋体" w:eastAsia="宋体" w:hAnsi="宋体" w:hint="eastAsia"/>
          <w:sz w:val="24"/>
          <w:szCs w:val="24"/>
        </w:rPr>
        <w:t>流式</w:t>
      </w:r>
      <w:r>
        <w:rPr>
          <w:rFonts w:ascii="宋体" w:eastAsia="宋体" w:hAnsi="宋体"/>
          <w:sz w:val="24"/>
          <w:szCs w:val="24"/>
        </w:rPr>
        <w:t>计算适用于数据实时变化且流量巨大的场景，比如</w:t>
      </w:r>
      <w:r>
        <w:rPr>
          <w:rFonts w:ascii="宋体" w:eastAsia="宋体" w:hAnsi="宋体" w:hint="eastAsia"/>
          <w:sz w:val="24"/>
          <w:szCs w:val="24"/>
        </w:rPr>
        <w:t>社交网络</w:t>
      </w:r>
      <w:r>
        <w:rPr>
          <w:rFonts w:ascii="宋体" w:eastAsia="宋体" w:hAnsi="宋体"/>
          <w:sz w:val="24"/>
          <w:szCs w:val="24"/>
        </w:rPr>
        <w:t>中的</w:t>
      </w:r>
      <w:proofErr w:type="gramStart"/>
      <w:r>
        <w:rPr>
          <w:rFonts w:ascii="宋体" w:eastAsia="宋体" w:hAnsi="宋体"/>
          <w:sz w:val="24"/>
          <w:szCs w:val="24"/>
        </w:rPr>
        <w:t>微博热搜</w:t>
      </w:r>
      <w:proofErr w:type="gramEnd"/>
      <w:r>
        <w:rPr>
          <w:rFonts w:ascii="宋体" w:eastAsia="宋体" w:hAnsi="宋体" w:hint="eastAsia"/>
          <w:sz w:val="24"/>
          <w:szCs w:val="24"/>
        </w:rPr>
        <w:t>，</w:t>
      </w:r>
      <w:r>
        <w:rPr>
          <w:rFonts w:ascii="宋体" w:eastAsia="宋体" w:hAnsi="宋体"/>
          <w:sz w:val="24"/>
          <w:szCs w:val="24"/>
        </w:rPr>
        <w:t>它能实时分析数据特征，对数据进行分析计算。因此</w:t>
      </w:r>
      <w:r>
        <w:rPr>
          <w:rFonts w:ascii="宋体" w:eastAsia="宋体" w:hAnsi="宋体" w:hint="eastAsia"/>
          <w:sz w:val="24"/>
          <w:szCs w:val="24"/>
        </w:rPr>
        <w:t>，</w:t>
      </w:r>
      <w:r>
        <w:rPr>
          <w:rFonts w:ascii="宋体" w:eastAsia="宋体" w:hAnsi="宋体"/>
          <w:sz w:val="24"/>
          <w:szCs w:val="24"/>
        </w:rPr>
        <w:t>针对</w:t>
      </w:r>
      <w:r>
        <w:rPr>
          <w:rFonts w:ascii="宋体" w:eastAsia="宋体" w:hAnsi="宋体" w:hint="eastAsia"/>
          <w:sz w:val="24"/>
          <w:szCs w:val="24"/>
        </w:rPr>
        <w:t>于</w:t>
      </w:r>
      <w:r>
        <w:rPr>
          <w:rFonts w:ascii="宋体" w:eastAsia="宋体" w:hAnsi="宋体"/>
          <w:sz w:val="24"/>
          <w:szCs w:val="24"/>
        </w:rPr>
        <w:t>用户数量日俱增的移动群体感知应用</w:t>
      </w:r>
      <w:r>
        <w:rPr>
          <w:rFonts w:ascii="宋体" w:eastAsia="宋体" w:hAnsi="宋体" w:hint="eastAsia"/>
          <w:sz w:val="24"/>
          <w:szCs w:val="24"/>
        </w:rPr>
        <w:t>，在</w:t>
      </w:r>
      <w:proofErr w:type="gramStart"/>
      <w:r>
        <w:rPr>
          <w:rFonts w:ascii="宋体" w:eastAsia="宋体" w:hAnsi="宋体"/>
          <w:sz w:val="24"/>
          <w:szCs w:val="24"/>
        </w:rPr>
        <w:t>云</w:t>
      </w:r>
      <w:r>
        <w:rPr>
          <w:rFonts w:ascii="宋体" w:eastAsia="宋体" w:hAnsi="宋体" w:hint="eastAsia"/>
          <w:sz w:val="24"/>
          <w:szCs w:val="24"/>
        </w:rPr>
        <w:t>服务</w:t>
      </w:r>
      <w:r>
        <w:rPr>
          <w:rFonts w:ascii="宋体" w:eastAsia="宋体" w:hAnsi="宋体"/>
          <w:sz w:val="24"/>
          <w:szCs w:val="24"/>
        </w:rPr>
        <w:t>端</w:t>
      </w:r>
      <w:proofErr w:type="gramEnd"/>
      <w:r>
        <w:rPr>
          <w:rFonts w:ascii="宋体" w:eastAsia="宋体" w:hAnsi="宋体" w:hint="eastAsia"/>
          <w:sz w:val="24"/>
          <w:szCs w:val="24"/>
        </w:rPr>
        <w:t>可以</w:t>
      </w:r>
      <w:r w:rsidR="0044430F">
        <w:rPr>
          <w:rFonts w:ascii="宋体" w:eastAsia="宋体" w:hAnsi="宋体" w:hint="eastAsia"/>
          <w:sz w:val="24"/>
          <w:szCs w:val="24"/>
        </w:rPr>
        <w:t>通过</w:t>
      </w:r>
      <w:r>
        <w:rPr>
          <w:rFonts w:ascii="宋体" w:eastAsia="宋体" w:hAnsi="宋体"/>
          <w:sz w:val="24"/>
          <w:szCs w:val="24"/>
        </w:rPr>
        <w:t>并行计算模型来</w:t>
      </w:r>
      <w:r>
        <w:rPr>
          <w:rFonts w:ascii="宋体" w:eastAsia="宋体" w:hAnsi="宋体" w:hint="eastAsia"/>
          <w:sz w:val="24"/>
          <w:szCs w:val="24"/>
        </w:rPr>
        <w:t>解决</w:t>
      </w:r>
      <w:r>
        <w:rPr>
          <w:rFonts w:ascii="宋体" w:eastAsia="宋体" w:hAnsi="宋体"/>
          <w:sz w:val="24"/>
          <w:szCs w:val="24"/>
        </w:rPr>
        <w:t>服务</w:t>
      </w:r>
      <w:proofErr w:type="gramStart"/>
      <w:r>
        <w:rPr>
          <w:rFonts w:ascii="宋体" w:eastAsia="宋体" w:hAnsi="宋体"/>
          <w:sz w:val="24"/>
          <w:szCs w:val="24"/>
        </w:rPr>
        <w:t>端数</w:t>
      </w:r>
      <w:proofErr w:type="gramEnd"/>
      <w:r>
        <w:rPr>
          <w:rFonts w:ascii="宋体" w:eastAsia="宋体" w:hAnsi="宋体"/>
          <w:sz w:val="24"/>
          <w:szCs w:val="24"/>
        </w:rPr>
        <w:t>据计算的压力。</w:t>
      </w:r>
    </w:p>
    <w:p w14:paraId="3B170757" w14:textId="77777777" w:rsidR="00DE73CD" w:rsidRPr="00EE76CF" w:rsidRDefault="00EE76CF" w:rsidP="00855220">
      <w:pPr>
        <w:pStyle w:val="a3"/>
        <w:spacing w:beforeLines="50" w:before="156" w:afterLines="50" w:after="156" w:line="400" w:lineRule="exact"/>
        <w:ind w:firstLineChars="0" w:firstLine="0"/>
        <w:outlineLvl w:val="2"/>
        <w:rPr>
          <w:rFonts w:ascii="黑体" w:eastAsia="黑体" w:hAnsi="黑体"/>
          <w:b/>
          <w:sz w:val="24"/>
          <w:szCs w:val="24"/>
        </w:rPr>
      </w:pPr>
      <w:bookmarkStart w:id="38" w:name="_Toc533947057"/>
      <w:bookmarkStart w:id="39" w:name="_Toc2282243"/>
      <w:r w:rsidRPr="00EE76CF">
        <w:rPr>
          <w:rFonts w:ascii="黑体" w:eastAsia="黑体" w:hAnsi="黑体" w:hint="eastAsia"/>
          <w:b/>
          <w:sz w:val="24"/>
          <w:szCs w:val="24"/>
        </w:rPr>
        <w:t>2.</w:t>
      </w:r>
      <w:r w:rsidR="00B11192">
        <w:rPr>
          <w:rFonts w:ascii="黑体" w:eastAsia="黑体" w:hAnsi="黑体"/>
          <w:b/>
          <w:sz w:val="24"/>
          <w:szCs w:val="24"/>
        </w:rPr>
        <w:t>3</w:t>
      </w:r>
      <w:r w:rsidRPr="00EE76CF">
        <w:rPr>
          <w:rFonts w:ascii="黑体" w:eastAsia="黑体" w:hAnsi="黑体" w:hint="eastAsia"/>
          <w:b/>
          <w:sz w:val="24"/>
          <w:szCs w:val="24"/>
        </w:rPr>
        <w:t>.2</w:t>
      </w:r>
      <w:r w:rsidR="00C721FE">
        <w:rPr>
          <w:rFonts w:ascii="黑体" w:eastAsia="黑体" w:hAnsi="黑体"/>
          <w:b/>
          <w:sz w:val="24"/>
          <w:szCs w:val="24"/>
        </w:rPr>
        <w:t xml:space="preserve"> </w:t>
      </w:r>
      <w:r w:rsidR="00C01F89" w:rsidRPr="00EC34F0">
        <w:rPr>
          <w:rFonts w:ascii="黑体" w:eastAsia="黑体" w:hAnsi="黑体"/>
          <w:b/>
          <w:sz w:val="24"/>
          <w:szCs w:val="24"/>
        </w:rPr>
        <w:t>个体招募</w:t>
      </w:r>
      <w:r w:rsidR="00C01F89">
        <w:rPr>
          <w:rFonts w:ascii="黑体" w:eastAsia="黑体" w:hAnsi="黑体"/>
          <w:b/>
          <w:sz w:val="24"/>
          <w:szCs w:val="24"/>
        </w:rPr>
        <w:t>问题</w:t>
      </w:r>
      <w:bookmarkEnd w:id="38"/>
      <w:bookmarkEnd w:id="39"/>
    </w:p>
    <w:p w14:paraId="7D816BE5" w14:textId="6B882163" w:rsidR="00C01F89" w:rsidRPr="00947ECD" w:rsidRDefault="00AC0FA5" w:rsidP="00C01F89">
      <w:pPr>
        <w:spacing w:line="400" w:lineRule="exact"/>
        <w:ind w:firstLine="420"/>
        <w:rPr>
          <w:rFonts w:ascii="宋体" w:eastAsia="宋体" w:hAnsi="宋体"/>
          <w:sz w:val="24"/>
          <w:szCs w:val="24"/>
        </w:rPr>
      </w:pPr>
      <w:r>
        <w:rPr>
          <w:rFonts w:ascii="宋体" w:eastAsia="宋体" w:hAnsi="宋体" w:hint="eastAsia"/>
          <w:sz w:val="24"/>
          <w:szCs w:val="24"/>
        </w:rPr>
        <w:t>移动群体感知应用中，移动感知个体</w:t>
      </w:r>
      <w:r w:rsidR="00C01F89">
        <w:rPr>
          <w:rFonts w:ascii="宋体" w:eastAsia="宋体" w:hAnsi="宋体" w:hint="eastAsia"/>
          <w:sz w:val="24"/>
          <w:szCs w:val="24"/>
        </w:rPr>
        <w:t>招募问题是</w:t>
      </w:r>
      <w:r w:rsidR="00C01F89" w:rsidRPr="00EC34F0">
        <w:rPr>
          <w:rFonts w:ascii="宋体" w:eastAsia="宋体" w:hAnsi="宋体" w:hint="eastAsia"/>
          <w:sz w:val="24"/>
          <w:szCs w:val="24"/>
        </w:rPr>
        <w:t>移动群体感知应用规模</w:t>
      </w:r>
      <w:r w:rsidR="00C01F89">
        <w:rPr>
          <w:rFonts w:ascii="宋体" w:eastAsia="宋体" w:hAnsi="宋体" w:hint="eastAsia"/>
          <w:sz w:val="24"/>
          <w:szCs w:val="24"/>
        </w:rPr>
        <w:t>扩</w:t>
      </w:r>
      <w:r w:rsidR="0044430F">
        <w:rPr>
          <w:rFonts w:ascii="宋体" w:eastAsia="宋体" w:hAnsi="宋体" w:hint="eastAsia"/>
          <w:sz w:val="24"/>
          <w:szCs w:val="24"/>
        </w:rPr>
        <w:t>展</w:t>
      </w:r>
      <w:r w:rsidR="00C01F89">
        <w:rPr>
          <w:rFonts w:ascii="宋体" w:eastAsia="宋体" w:hAnsi="宋体" w:hint="eastAsia"/>
          <w:sz w:val="24"/>
          <w:szCs w:val="24"/>
        </w:rPr>
        <w:t>的主要障碍</w:t>
      </w:r>
      <w:r>
        <w:rPr>
          <w:rFonts w:ascii="宋体" w:eastAsia="宋体" w:hAnsi="宋体" w:hint="eastAsia"/>
          <w:sz w:val="24"/>
          <w:szCs w:val="24"/>
        </w:rPr>
        <w:t>，</w:t>
      </w:r>
      <w:r w:rsidR="00C01F89">
        <w:rPr>
          <w:rFonts w:ascii="宋体" w:eastAsia="宋体" w:hAnsi="宋体" w:hint="eastAsia"/>
          <w:sz w:val="24"/>
          <w:szCs w:val="24"/>
        </w:rPr>
        <w:t>而</w:t>
      </w:r>
      <w:r>
        <w:rPr>
          <w:rFonts w:ascii="宋体" w:eastAsia="宋体" w:hAnsi="宋体" w:hint="eastAsia"/>
          <w:sz w:val="24"/>
          <w:szCs w:val="24"/>
        </w:rPr>
        <w:t>产生</w:t>
      </w:r>
      <w:r w:rsidR="00C01F89">
        <w:rPr>
          <w:rFonts w:ascii="宋体" w:eastAsia="宋体" w:hAnsi="宋体" w:hint="eastAsia"/>
          <w:sz w:val="24"/>
          <w:szCs w:val="24"/>
        </w:rPr>
        <w:t>这种障碍的</w:t>
      </w:r>
      <w:r w:rsidR="00C01F89" w:rsidRPr="00EC34F0">
        <w:rPr>
          <w:rFonts w:ascii="宋体" w:eastAsia="宋体" w:hAnsi="宋体" w:hint="eastAsia"/>
          <w:sz w:val="24"/>
          <w:szCs w:val="24"/>
        </w:rPr>
        <w:t>主要原因</w:t>
      </w:r>
      <w:r>
        <w:rPr>
          <w:rFonts w:ascii="宋体" w:eastAsia="宋体" w:hAnsi="宋体" w:hint="eastAsia"/>
          <w:sz w:val="24"/>
          <w:szCs w:val="24"/>
        </w:rPr>
        <w:t>是</w:t>
      </w:r>
      <w:r w:rsidR="00C01F89">
        <w:rPr>
          <w:rFonts w:ascii="宋体" w:eastAsia="宋体" w:hAnsi="宋体" w:hint="eastAsia"/>
          <w:sz w:val="24"/>
          <w:szCs w:val="24"/>
        </w:rPr>
        <w:t>用户参与</w:t>
      </w:r>
      <w:r>
        <w:rPr>
          <w:rFonts w:ascii="宋体" w:eastAsia="宋体" w:hAnsi="宋体" w:hint="eastAsia"/>
          <w:sz w:val="24"/>
          <w:szCs w:val="24"/>
        </w:rPr>
        <w:t>完成</w:t>
      </w:r>
      <w:r w:rsidR="00C01F89">
        <w:rPr>
          <w:rFonts w:ascii="宋体" w:eastAsia="宋体" w:hAnsi="宋体" w:hint="eastAsia"/>
          <w:sz w:val="24"/>
          <w:szCs w:val="24"/>
        </w:rPr>
        <w:t>感知任务会给用户的终端体验带来影响</w:t>
      </w:r>
      <w:r>
        <w:rPr>
          <w:rFonts w:ascii="宋体" w:eastAsia="宋体" w:hAnsi="宋体" w:hint="eastAsia"/>
          <w:sz w:val="24"/>
          <w:szCs w:val="24"/>
        </w:rPr>
        <w:t>。</w:t>
      </w:r>
      <w:r w:rsidR="00C01F89">
        <w:rPr>
          <w:rFonts w:ascii="宋体" w:eastAsia="宋体" w:hAnsi="宋体" w:hint="eastAsia"/>
          <w:sz w:val="24"/>
          <w:szCs w:val="24"/>
        </w:rPr>
        <w:t>一方面，用户参与感知需要收集大量的感知信息，</w:t>
      </w:r>
      <w:r w:rsidR="0044430F">
        <w:rPr>
          <w:rFonts w:ascii="宋体" w:eastAsia="宋体" w:hAnsi="宋体" w:hint="eastAsia"/>
          <w:sz w:val="24"/>
          <w:szCs w:val="24"/>
        </w:rPr>
        <w:t>导</w:t>
      </w:r>
      <w:r w:rsidR="00C01F89">
        <w:rPr>
          <w:rFonts w:ascii="宋体" w:eastAsia="宋体" w:hAnsi="宋体" w:hint="eastAsia"/>
          <w:sz w:val="24"/>
          <w:szCs w:val="24"/>
        </w:rPr>
        <w:t>致移动智能终端耗能增加；另一方面，用户需要主动参与感知过程，比如拍射照片，上</w:t>
      </w:r>
      <w:proofErr w:type="gramStart"/>
      <w:r w:rsidR="00C01F89">
        <w:rPr>
          <w:rFonts w:ascii="宋体" w:eastAsia="宋体" w:hAnsi="宋体" w:hint="eastAsia"/>
          <w:sz w:val="24"/>
          <w:szCs w:val="24"/>
        </w:rPr>
        <w:t>传图片</w:t>
      </w:r>
      <w:proofErr w:type="gramEnd"/>
      <w:r w:rsidR="00C01F89">
        <w:rPr>
          <w:rFonts w:ascii="宋体" w:eastAsia="宋体" w:hAnsi="宋体" w:hint="eastAsia"/>
          <w:sz w:val="24"/>
          <w:szCs w:val="24"/>
        </w:rPr>
        <w:t>或视频等会导致用户参与的积极性降低</w:t>
      </w:r>
      <w:r>
        <w:rPr>
          <w:rFonts w:ascii="宋体" w:eastAsia="宋体" w:hAnsi="宋体" w:hint="eastAsia"/>
          <w:sz w:val="24"/>
          <w:szCs w:val="24"/>
        </w:rPr>
        <w:t>；</w:t>
      </w:r>
      <w:r w:rsidR="0044430F">
        <w:rPr>
          <w:rFonts w:ascii="宋体" w:eastAsia="宋体" w:hAnsi="宋体" w:hint="eastAsia"/>
          <w:sz w:val="24"/>
          <w:szCs w:val="24"/>
        </w:rPr>
        <w:t>此外</w:t>
      </w:r>
      <w:r>
        <w:rPr>
          <w:rFonts w:ascii="宋体" w:eastAsia="宋体" w:hAnsi="宋体" w:hint="eastAsia"/>
          <w:sz w:val="24"/>
          <w:szCs w:val="24"/>
        </w:rPr>
        <w:t>，用户参与感知过程需要上传感知信息，信息中可能携带用户的行为信息，用户参与感知的过程有可能导致用信息泄露，产生个人隐私问题</w:t>
      </w:r>
      <w:r w:rsidR="00C01F89">
        <w:rPr>
          <w:rFonts w:ascii="宋体" w:eastAsia="宋体" w:hAnsi="宋体" w:hint="eastAsia"/>
          <w:sz w:val="24"/>
          <w:szCs w:val="24"/>
        </w:rPr>
        <w:t>。因此，移动感知个体招募是大规模移动群体</w:t>
      </w:r>
      <w:r w:rsidR="00C01F89" w:rsidRPr="00EC34F0">
        <w:rPr>
          <w:rFonts w:ascii="宋体" w:eastAsia="宋体" w:hAnsi="宋体" w:hint="eastAsia"/>
          <w:sz w:val="24"/>
          <w:szCs w:val="24"/>
        </w:rPr>
        <w:t>感知应用中需要重点研究和解决的问题</w:t>
      </w:r>
      <w:r w:rsidR="00C01F89">
        <w:rPr>
          <w:rFonts w:ascii="宋体" w:eastAsia="宋体" w:hAnsi="宋体" w:hint="eastAsia"/>
          <w:sz w:val="24"/>
          <w:szCs w:val="24"/>
        </w:rPr>
        <w:t>。通常</w:t>
      </w:r>
      <w:r w:rsidR="00C01F89">
        <w:rPr>
          <w:rFonts w:ascii="宋体" w:eastAsia="宋体" w:hAnsi="宋体"/>
          <w:sz w:val="24"/>
          <w:szCs w:val="24"/>
        </w:rPr>
        <w:t>，移动群体感知可以分为</w:t>
      </w:r>
      <w:r w:rsidR="00C01F89">
        <w:rPr>
          <w:rFonts w:ascii="宋体" w:eastAsia="宋体" w:hAnsi="宋体" w:hint="eastAsia"/>
          <w:sz w:val="24"/>
          <w:szCs w:val="24"/>
        </w:rPr>
        <w:t>建立</w:t>
      </w:r>
      <w:r w:rsidR="00C01F89">
        <w:rPr>
          <w:rFonts w:ascii="宋体" w:eastAsia="宋体" w:hAnsi="宋体"/>
          <w:sz w:val="24"/>
          <w:szCs w:val="24"/>
        </w:rPr>
        <w:t>，</w:t>
      </w:r>
      <w:r w:rsidR="00C01F89">
        <w:rPr>
          <w:rFonts w:ascii="宋体" w:eastAsia="宋体" w:hAnsi="宋体" w:hint="eastAsia"/>
          <w:sz w:val="24"/>
          <w:szCs w:val="24"/>
        </w:rPr>
        <w:t>分配</w:t>
      </w:r>
      <w:r w:rsidR="00C01F89">
        <w:rPr>
          <w:rFonts w:ascii="宋体" w:eastAsia="宋体" w:hAnsi="宋体"/>
          <w:sz w:val="24"/>
          <w:szCs w:val="24"/>
        </w:rPr>
        <w:t>，执行</w:t>
      </w:r>
      <w:r w:rsidR="00C01F89">
        <w:rPr>
          <w:rFonts w:ascii="宋体" w:eastAsia="宋体" w:hAnsi="宋体" w:hint="eastAsia"/>
          <w:sz w:val="24"/>
          <w:szCs w:val="24"/>
        </w:rPr>
        <w:t>以及</w:t>
      </w:r>
      <w:r w:rsidR="00C01F89">
        <w:rPr>
          <w:rFonts w:ascii="宋体" w:eastAsia="宋体" w:hAnsi="宋体"/>
          <w:sz w:val="24"/>
          <w:szCs w:val="24"/>
        </w:rPr>
        <w:t>数据融合四个过程</w:t>
      </w:r>
      <w:r w:rsidRPr="00AC0FA5">
        <w:rPr>
          <w:rFonts w:ascii="宋体" w:eastAsia="宋体" w:hAnsi="宋体"/>
          <w:sz w:val="24"/>
          <w:szCs w:val="24"/>
          <w:vertAlign w:val="superscript"/>
        </w:rPr>
        <w:fldChar w:fldCharType="begin"/>
      </w:r>
      <w:r w:rsidRPr="00AC0FA5">
        <w:rPr>
          <w:rFonts w:ascii="宋体" w:eastAsia="宋体" w:hAnsi="宋体"/>
          <w:sz w:val="24"/>
          <w:szCs w:val="24"/>
          <w:vertAlign w:val="superscript"/>
        </w:rPr>
        <w:instrText xml:space="preserve"> REF _Ref1987473 \r \h  \* MERGEFORMAT </w:instrText>
      </w:r>
      <w:r w:rsidRPr="00AC0FA5">
        <w:rPr>
          <w:rFonts w:ascii="宋体" w:eastAsia="宋体" w:hAnsi="宋体"/>
          <w:sz w:val="24"/>
          <w:szCs w:val="24"/>
          <w:vertAlign w:val="superscript"/>
        </w:rPr>
      </w:r>
      <w:r w:rsidRPr="00AC0FA5">
        <w:rPr>
          <w:rFonts w:ascii="宋体" w:eastAsia="宋体" w:hAnsi="宋体"/>
          <w:sz w:val="24"/>
          <w:szCs w:val="24"/>
          <w:vertAlign w:val="superscript"/>
        </w:rPr>
        <w:fldChar w:fldCharType="separate"/>
      </w:r>
      <w:r w:rsidR="003E165B">
        <w:rPr>
          <w:rFonts w:ascii="宋体" w:eastAsia="宋体" w:hAnsi="宋体"/>
          <w:sz w:val="24"/>
          <w:szCs w:val="24"/>
          <w:vertAlign w:val="superscript"/>
        </w:rPr>
        <w:t>[47]</w:t>
      </w:r>
      <w:r w:rsidRPr="00AC0FA5">
        <w:rPr>
          <w:rFonts w:ascii="宋体" w:eastAsia="宋体" w:hAnsi="宋体"/>
          <w:sz w:val="24"/>
          <w:szCs w:val="24"/>
          <w:vertAlign w:val="superscript"/>
        </w:rPr>
        <w:fldChar w:fldCharType="end"/>
      </w:r>
      <w:r w:rsidR="00C01F89" w:rsidRPr="0016204D">
        <w:rPr>
          <w:rFonts w:ascii="宋体" w:eastAsia="宋体" w:hAnsi="宋体" w:hint="eastAsia"/>
          <w:sz w:val="24"/>
          <w:szCs w:val="24"/>
        </w:rPr>
        <w:t>。</w:t>
      </w:r>
      <w:r w:rsidR="00C01F89">
        <w:rPr>
          <w:rFonts w:ascii="宋体" w:eastAsia="宋体" w:hAnsi="宋体" w:hint="eastAsia"/>
          <w:sz w:val="24"/>
          <w:szCs w:val="24"/>
        </w:rPr>
        <w:t>为了</w:t>
      </w:r>
      <w:r w:rsidR="00C01F89">
        <w:rPr>
          <w:rFonts w:ascii="宋体" w:eastAsia="宋体" w:hAnsi="宋体"/>
          <w:sz w:val="24"/>
          <w:szCs w:val="24"/>
        </w:rPr>
        <w:t>提高移动群体感知</w:t>
      </w:r>
      <w:r w:rsidR="00C01F89">
        <w:rPr>
          <w:rFonts w:ascii="宋体" w:eastAsia="宋体" w:hAnsi="宋体" w:hint="eastAsia"/>
          <w:sz w:val="24"/>
          <w:szCs w:val="24"/>
        </w:rPr>
        <w:t>信息</w:t>
      </w:r>
      <w:r w:rsidR="00C01F89">
        <w:rPr>
          <w:rFonts w:ascii="宋体" w:eastAsia="宋体" w:hAnsi="宋体"/>
          <w:sz w:val="24"/>
          <w:szCs w:val="24"/>
        </w:rPr>
        <w:t>的质量</w:t>
      </w:r>
      <w:r w:rsidR="00C01F89">
        <w:rPr>
          <w:rFonts w:ascii="宋体" w:eastAsia="宋体" w:hAnsi="宋体" w:hint="eastAsia"/>
          <w:sz w:val="24"/>
          <w:szCs w:val="24"/>
        </w:rPr>
        <w:t>，</w:t>
      </w:r>
      <w:r w:rsidR="00C01F89">
        <w:rPr>
          <w:rFonts w:ascii="宋体" w:eastAsia="宋体" w:hAnsi="宋体"/>
          <w:sz w:val="24"/>
          <w:szCs w:val="24"/>
        </w:rPr>
        <w:t>国内外</w:t>
      </w:r>
      <w:r w:rsidR="00C01F89">
        <w:rPr>
          <w:rFonts w:ascii="宋体" w:eastAsia="宋体" w:hAnsi="宋体" w:hint="eastAsia"/>
          <w:sz w:val="24"/>
          <w:szCs w:val="24"/>
        </w:rPr>
        <w:t>学者</w:t>
      </w:r>
      <w:r w:rsidR="00C01F89">
        <w:rPr>
          <w:rFonts w:ascii="宋体" w:eastAsia="宋体" w:hAnsi="宋体"/>
          <w:sz w:val="24"/>
          <w:szCs w:val="24"/>
        </w:rPr>
        <w:t>分别针对</w:t>
      </w:r>
      <w:r w:rsidR="00C01F89">
        <w:rPr>
          <w:rFonts w:ascii="宋体" w:eastAsia="宋体" w:hAnsi="宋体" w:hint="eastAsia"/>
          <w:sz w:val="24"/>
          <w:szCs w:val="24"/>
        </w:rPr>
        <w:t>移动群体</w:t>
      </w:r>
      <w:r w:rsidR="00C01F89">
        <w:rPr>
          <w:rFonts w:ascii="宋体" w:eastAsia="宋体" w:hAnsi="宋体"/>
          <w:sz w:val="24"/>
          <w:szCs w:val="24"/>
        </w:rPr>
        <w:t>感知的建立、分配</w:t>
      </w:r>
      <w:r w:rsidR="00C01F89">
        <w:rPr>
          <w:rFonts w:ascii="宋体" w:eastAsia="宋体" w:hAnsi="宋体" w:hint="eastAsia"/>
          <w:sz w:val="24"/>
          <w:szCs w:val="24"/>
        </w:rPr>
        <w:t>、</w:t>
      </w:r>
      <w:r w:rsidR="00C01F89">
        <w:rPr>
          <w:rFonts w:ascii="宋体" w:eastAsia="宋体" w:hAnsi="宋体"/>
          <w:sz w:val="24"/>
          <w:szCs w:val="24"/>
        </w:rPr>
        <w:t>执行</w:t>
      </w:r>
      <w:r w:rsidR="00C01F89">
        <w:rPr>
          <w:rFonts w:ascii="宋体" w:eastAsia="宋体" w:hAnsi="宋体" w:hint="eastAsia"/>
          <w:sz w:val="24"/>
          <w:szCs w:val="24"/>
        </w:rPr>
        <w:t>及</w:t>
      </w:r>
      <w:r w:rsidR="00C01F89">
        <w:rPr>
          <w:rFonts w:ascii="宋体" w:eastAsia="宋体" w:hAnsi="宋体"/>
          <w:sz w:val="24"/>
          <w:szCs w:val="24"/>
        </w:rPr>
        <w:t>数据融合</w:t>
      </w:r>
      <w:r w:rsidR="00C01F89">
        <w:rPr>
          <w:rFonts w:ascii="宋体" w:eastAsia="宋体" w:hAnsi="宋体" w:hint="eastAsia"/>
          <w:sz w:val="24"/>
          <w:szCs w:val="24"/>
        </w:rPr>
        <w:t>这</w:t>
      </w:r>
      <w:r w:rsidR="00C01F89">
        <w:rPr>
          <w:rFonts w:ascii="宋体" w:eastAsia="宋体" w:hAnsi="宋体"/>
          <w:sz w:val="24"/>
          <w:szCs w:val="24"/>
        </w:rPr>
        <w:t>四个方</w:t>
      </w:r>
      <w:r w:rsidR="00C01F89">
        <w:rPr>
          <w:rFonts w:ascii="宋体" w:eastAsia="宋体" w:hAnsi="宋体" w:hint="eastAsia"/>
          <w:sz w:val="24"/>
          <w:szCs w:val="24"/>
        </w:rPr>
        <w:t>面</w:t>
      </w:r>
      <w:r w:rsidR="00C01F89">
        <w:rPr>
          <w:rFonts w:ascii="宋体" w:eastAsia="宋体" w:hAnsi="宋体"/>
          <w:sz w:val="24"/>
          <w:szCs w:val="24"/>
        </w:rPr>
        <w:t>展开研究</w:t>
      </w:r>
      <w:r w:rsidR="00C01F89">
        <w:rPr>
          <w:rFonts w:ascii="宋体" w:eastAsia="宋体" w:hAnsi="宋体" w:hint="eastAsia"/>
          <w:sz w:val="24"/>
          <w:szCs w:val="24"/>
        </w:rPr>
        <w:t>，从而</w:t>
      </w:r>
      <w:r w:rsidR="00C01F89">
        <w:rPr>
          <w:rFonts w:ascii="宋体" w:eastAsia="宋体" w:hAnsi="宋体"/>
          <w:sz w:val="24"/>
          <w:szCs w:val="24"/>
        </w:rPr>
        <w:t>寻求有效</w:t>
      </w:r>
      <w:r w:rsidR="00C01F89">
        <w:rPr>
          <w:rFonts w:ascii="宋体" w:eastAsia="宋体" w:hAnsi="宋体" w:hint="eastAsia"/>
          <w:sz w:val="24"/>
          <w:szCs w:val="24"/>
        </w:rPr>
        <w:t>提高</w:t>
      </w:r>
      <w:r w:rsidR="00C01F89">
        <w:rPr>
          <w:rFonts w:ascii="宋体" w:eastAsia="宋体" w:hAnsi="宋体"/>
          <w:sz w:val="24"/>
          <w:szCs w:val="24"/>
        </w:rPr>
        <w:t>感知质量的方法</w:t>
      </w:r>
      <w:r w:rsidR="00C01F89">
        <w:rPr>
          <w:rFonts w:ascii="宋体" w:eastAsia="宋体" w:hAnsi="宋体" w:hint="eastAsia"/>
          <w:sz w:val="24"/>
          <w:szCs w:val="24"/>
        </w:rPr>
        <w:t>。通过</w:t>
      </w:r>
      <w:r w:rsidR="00C01F89">
        <w:rPr>
          <w:rFonts w:ascii="宋体" w:eastAsia="宋体" w:hAnsi="宋体"/>
          <w:sz w:val="24"/>
          <w:szCs w:val="24"/>
        </w:rPr>
        <w:t>大量</w:t>
      </w:r>
      <w:r w:rsidR="00C01F89">
        <w:rPr>
          <w:rFonts w:ascii="宋体" w:eastAsia="宋体" w:hAnsi="宋体" w:hint="eastAsia"/>
          <w:sz w:val="24"/>
          <w:szCs w:val="24"/>
        </w:rPr>
        <w:t>研究</w:t>
      </w:r>
      <w:r w:rsidR="00C01F89">
        <w:rPr>
          <w:rFonts w:ascii="宋体" w:eastAsia="宋体" w:hAnsi="宋体"/>
          <w:sz w:val="24"/>
          <w:szCs w:val="24"/>
        </w:rPr>
        <w:t>表明，</w:t>
      </w:r>
      <w:r w:rsidR="00C01F89">
        <w:rPr>
          <w:rFonts w:ascii="宋体" w:eastAsia="宋体" w:hAnsi="宋体" w:hint="eastAsia"/>
          <w:sz w:val="24"/>
          <w:szCs w:val="24"/>
        </w:rPr>
        <w:t>移动</w:t>
      </w:r>
      <w:r w:rsidR="00C01F89" w:rsidRPr="0016204D">
        <w:rPr>
          <w:rFonts w:ascii="宋体" w:eastAsia="宋体" w:hAnsi="宋体" w:hint="eastAsia"/>
          <w:sz w:val="24"/>
          <w:szCs w:val="24"/>
        </w:rPr>
        <w:t>感知节点的招募</w:t>
      </w:r>
      <w:r w:rsidR="00C01F89">
        <w:rPr>
          <w:rFonts w:ascii="宋体" w:eastAsia="宋体" w:hAnsi="宋体" w:hint="eastAsia"/>
          <w:sz w:val="24"/>
          <w:szCs w:val="24"/>
        </w:rPr>
        <w:t>是</w:t>
      </w:r>
      <w:r w:rsidR="00C01F89">
        <w:rPr>
          <w:rFonts w:ascii="宋体" w:eastAsia="宋体" w:hAnsi="宋体"/>
          <w:sz w:val="24"/>
          <w:szCs w:val="24"/>
        </w:rPr>
        <w:t>保证移动群体感知</w:t>
      </w:r>
      <w:r w:rsidR="00C01F89">
        <w:rPr>
          <w:rFonts w:ascii="宋体" w:eastAsia="宋体" w:hAnsi="宋体" w:hint="eastAsia"/>
          <w:sz w:val="24"/>
          <w:szCs w:val="24"/>
        </w:rPr>
        <w:t>信息</w:t>
      </w:r>
      <w:r w:rsidR="00C01F89">
        <w:rPr>
          <w:rFonts w:ascii="宋体" w:eastAsia="宋体" w:hAnsi="宋体"/>
          <w:sz w:val="24"/>
          <w:szCs w:val="24"/>
        </w:rPr>
        <w:t>质量</w:t>
      </w:r>
      <w:r w:rsidR="00C01F89">
        <w:rPr>
          <w:rFonts w:ascii="宋体" w:eastAsia="宋体" w:hAnsi="宋体" w:hint="eastAsia"/>
          <w:sz w:val="24"/>
          <w:szCs w:val="24"/>
        </w:rPr>
        <w:t>的</w:t>
      </w:r>
      <w:r w:rsidR="00C01F89" w:rsidRPr="0016204D">
        <w:rPr>
          <w:rFonts w:ascii="宋体" w:eastAsia="宋体" w:hAnsi="宋体" w:hint="eastAsia"/>
          <w:sz w:val="24"/>
          <w:szCs w:val="24"/>
        </w:rPr>
        <w:t>研究重点。</w:t>
      </w:r>
      <w:r w:rsidR="00C01F89">
        <w:rPr>
          <w:rFonts w:ascii="宋体" w:eastAsia="宋体" w:hAnsi="宋体" w:hint="eastAsia"/>
          <w:sz w:val="24"/>
          <w:szCs w:val="24"/>
        </w:rPr>
        <w:t>为了确保</w:t>
      </w:r>
      <w:r w:rsidR="00C01F89">
        <w:rPr>
          <w:rFonts w:ascii="宋体" w:eastAsia="宋体" w:hAnsi="宋体"/>
          <w:sz w:val="24"/>
          <w:szCs w:val="24"/>
        </w:rPr>
        <w:t>移动感知信息的质量，通常会选择最优的移动感知结点参与数据感知的过程，最优的</w:t>
      </w:r>
      <w:r>
        <w:rPr>
          <w:rFonts w:ascii="宋体" w:eastAsia="宋体" w:hAnsi="宋体" w:hint="eastAsia"/>
          <w:sz w:val="24"/>
          <w:szCs w:val="24"/>
        </w:rPr>
        <w:t>节</w:t>
      </w:r>
      <w:r w:rsidR="00C01F89">
        <w:rPr>
          <w:rFonts w:ascii="宋体" w:eastAsia="宋体" w:hAnsi="宋体"/>
          <w:sz w:val="24"/>
          <w:szCs w:val="24"/>
        </w:rPr>
        <w:t>点通常</w:t>
      </w:r>
      <w:r>
        <w:rPr>
          <w:rFonts w:ascii="宋体" w:eastAsia="宋体" w:hAnsi="宋体"/>
          <w:sz w:val="24"/>
          <w:szCs w:val="24"/>
        </w:rPr>
        <w:t>具有以下特点</w:t>
      </w:r>
      <w:r>
        <w:rPr>
          <w:rFonts w:ascii="宋体" w:eastAsia="宋体" w:hAnsi="宋体" w:hint="eastAsia"/>
          <w:sz w:val="24"/>
          <w:szCs w:val="24"/>
        </w:rPr>
        <w:t>：</w:t>
      </w:r>
      <w:r w:rsidR="00C01F89">
        <w:rPr>
          <w:rFonts w:ascii="宋体" w:eastAsia="宋体" w:hAnsi="宋体"/>
          <w:sz w:val="24"/>
          <w:szCs w:val="24"/>
        </w:rPr>
        <w:t>耗能较小</w:t>
      </w:r>
      <w:r>
        <w:rPr>
          <w:rFonts w:ascii="宋体" w:eastAsia="宋体" w:hAnsi="宋体" w:hint="eastAsia"/>
          <w:sz w:val="24"/>
          <w:szCs w:val="24"/>
        </w:rPr>
        <w:t>、</w:t>
      </w:r>
      <w:r w:rsidR="00C01F89">
        <w:rPr>
          <w:rFonts w:ascii="宋体" w:eastAsia="宋体" w:hAnsi="宋体" w:hint="eastAsia"/>
          <w:sz w:val="24"/>
          <w:szCs w:val="24"/>
        </w:rPr>
        <w:t>整体</w:t>
      </w:r>
      <w:r w:rsidR="00C01F89">
        <w:rPr>
          <w:rFonts w:ascii="宋体" w:eastAsia="宋体" w:hAnsi="宋体"/>
          <w:sz w:val="24"/>
          <w:szCs w:val="24"/>
        </w:rPr>
        <w:t>覆盖度</w:t>
      </w:r>
      <w:r w:rsidR="00C01F89">
        <w:rPr>
          <w:rFonts w:ascii="宋体" w:eastAsia="宋体" w:hAnsi="宋体" w:hint="eastAsia"/>
          <w:sz w:val="24"/>
          <w:szCs w:val="24"/>
        </w:rPr>
        <w:t>最大</w:t>
      </w:r>
      <w:r>
        <w:rPr>
          <w:rFonts w:ascii="宋体" w:eastAsia="宋体" w:hAnsi="宋体" w:hint="eastAsia"/>
          <w:sz w:val="24"/>
          <w:szCs w:val="24"/>
        </w:rPr>
        <w:t>、</w:t>
      </w:r>
      <w:r w:rsidR="00C01F89">
        <w:rPr>
          <w:rFonts w:ascii="宋体" w:eastAsia="宋体" w:hAnsi="宋体" w:hint="eastAsia"/>
          <w:sz w:val="24"/>
          <w:szCs w:val="24"/>
        </w:rPr>
        <w:t>感知信息</w:t>
      </w:r>
      <w:r w:rsidR="00C01F89">
        <w:rPr>
          <w:rFonts w:ascii="宋体" w:eastAsia="宋体" w:hAnsi="宋体"/>
          <w:sz w:val="24"/>
          <w:szCs w:val="24"/>
        </w:rPr>
        <w:t>的冗余最</w:t>
      </w:r>
      <w:r w:rsidR="00C01F89">
        <w:rPr>
          <w:rFonts w:ascii="宋体" w:eastAsia="宋体" w:hAnsi="宋体" w:hint="eastAsia"/>
          <w:sz w:val="24"/>
          <w:szCs w:val="24"/>
        </w:rPr>
        <w:t>小或者感知</w:t>
      </w:r>
      <w:r w:rsidR="00C01F89">
        <w:rPr>
          <w:rFonts w:ascii="宋体" w:eastAsia="宋体" w:hAnsi="宋体"/>
          <w:sz w:val="24"/>
          <w:szCs w:val="24"/>
        </w:rPr>
        <w:t>代价最小。</w:t>
      </w:r>
      <w:r w:rsidR="00C01F89">
        <w:rPr>
          <w:rFonts w:ascii="宋体" w:eastAsia="宋体" w:hAnsi="宋体" w:hint="eastAsia"/>
          <w:sz w:val="24"/>
          <w:szCs w:val="24"/>
        </w:rPr>
        <w:t>由于</w:t>
      </w:r>
      <w:r w:rsidR="00C01F89" w:rsidRPr="0016204D">
        <w:rPr>
          <w:rFonts w:ascii="宋体" w:eastAsia="宋体" w:hAnsi="宋体" w:hint="eastAsia"/>
          <w:sz w:val="24"/>
          <w:szCs w:val="24"/>
        </w:rPr>
        <w:t>不同的</w:t>
      </w:r>
      <w:r w:rsidR="00C01F89">
        <w:rPr>
          <w:rFonts w:ascii="宋体" w:eastAsia="宋体" w:hAnsi="宋体" w:hint="eastAsia"/>
          <w:sz w:val="24"/>
          <w:szCs w:val="24"/>
        </w:rPr>
        <w:t>移动感知节点的</w:t>
      </w:r>
      <w:r w:rsidR="00C01F89" w:rsidRPr="0016204D">
        <w:rPr>
          <w:rFonts w:ascii="宋体" w:eastAsia="宋体" w:hAnsi="宋体" w:hint="eastAsia"/>
          <w:sz w:val="24"/>
          <w:szCs w:val="24"/>
        </w:rPr>
        <w:t>感知能力、</w:t>
      </w:r>
      <w:r w:rsidR="00C01F89">
        <w:rPr>
          <w:rFonts w:ascii="宋体" w:eastAsia="宋体" w:hAnsi="宋体" w:hint="eastAsia"/>
          <w:sz w:val="24"/>
          <w:szCs w:val="24"/>
        </w:rPr>
        <w:t>感知代价</w:t>
      </w:r>
      <w:r w:rsidR="00C01F89">
        <w:rPr>
          <w:rFonts w:ascii="宋体" w:eastAsia="宋体" w:hAnsi="宋体"/>
          <w:sz w:val="24"/>
          <w:szCs w:val="24"/>
        </w:rPr>
        <w:t>以及</w:t>
      </w:r>
      <w:r w:rsidR="00C01F89" w:rsidRPr="0016204D">
        <w:rPr>
          <w:rFonts w:ascii="宋体" w:eastAsia="宋体" w:hAnsi="宋体" w:hint="eastAsia"/>
          <w:sz w:val="24"/>
          <w:szCs w:val="24"/>
        </w:rPr>
        <w:t>移动轨迹</w:t>
      </w:r>
      <w:r w:rsidR="00C01F89">
        <w:rPr>
          <w:rFonts w:ascii="宋体" w:eastAsia="宋体" w:hAnsi="宋体" w:hint="eastAsia"/>
          <w:sz w:val="24"/>
          <w:szCs w:val="24"/>
        </w:rPr>
        <w:t>等方面存在异构性。</w:t>
      </w:r>
      <w:r w:rsidR="00C01F89" w:rsidRPr="0016204D">
        <w:rPr>
          <w:rFonts w:ascii="宋体" w:eastAsia="宋体" w:hAnsi="宋体" w:hint="eastAsia"/>
          <w:sz w:val="24"/>
          <w:szCs w:val="24"/>
        </w:rPr>
        <w:t>因此</w:t>
      </w:r>
      <w:r w:rsidR="00C01F89">
        <w:rPr>
          <w:rFonts w:ascii="宋体" w:eastAsia="宋体" w:hAnsi="宋体" w:hint="eastAsia"/>
          <w:sz w:val="24"/>
          <w:szCs w:val="24"/>
        </w:rPr>
        <w:t>，不同的参与者选择</w:t>
      </w:r>
      <w:r w:rsidR="00C01F89" w:rsidRPr="0016204D">
        <w:rPr>
          <w:rFonts w:ascii="宋体" w:eastAsia="宋体" w:hAnsi="宋体" w:hint="eastAsia"/>
          <w:sz w:val="24"/>
          <w:szCs w:val="24"/>
        </w:rPr>
        <w:t>策略，其性能</w:t>
      </w:r>
      <w:r w:rsidR="00C01F89">
        <w:rPr>
          <w:rFonts w:ascii="宋体" w:eastAsia="宋体" w:hAnsi="宋体" w:hint="eastAsia"/>
          <w:sz w:val="24"/>
          <w:szCs w:val="24"/>
        </w:rPr>
        <w:t>差异</w:t>
      </w:r>
      <w:r w:rsidR="00C01F89">
        <w:rPr>
          <w:rFonts w:ascii="宋体" w:eastAsia="宋体" w:hAnsi="宋体"/>
          <w:sz w:val="24"/>
          <w:szCs w:val="24"/>
        </w:rPr>
        <w:t>可能会</w:t>
      </w:r>
      <w:r w:rsidR="00C01F89" w:rsidRPr="0016204D">
        <w:rPr>
          <w:rFonts w:ascii="宋体" w:eastAsia="宋体" w:hAnsi="宋体" w:hint="eastAsia"/>
          <w:sz w:val="24"/>
          <w:szCs w:val="24"/>
        </w:rPr>
        <w:t>很大。</w:t>
      </w:r>
      <w:r w:rsidR="00C01F89">
        <w:rPr>
          <w:rFonts w:ascii="宋体" w:eastAsia="宋体" w:hAnsi="宋体" w:hint="eastAsia"/>
          <w:sz w:val="24"/>
          <w:szCs w:val="24"/>
        </w:rPr>
        <w:t>与此</w:t>
      </w:r>
      <w:r w:rsidR="00C01F89">
        <w:rPr>
          <w:rFonts w:ascii="宋体" w:eastAsia="宋体" w:hAnsi="宋体"/>
          <w:sz w:val="24"/>
          <w:szCs w:val="24"/>
        </w:rPr>
        <w:t>同时，随着电子技术，传感器技术</w:t>
      </w:r>
      <w:r w:rsidR="00C01F89">
        <w:rPr>
          <w:rFonts w:ascii="宋体" w:eastAsia="宋体" w:hAnsi="宋体" w:hint="eastAsia"/>
          <w:sz w:val="24"/>
          <w:szCs w:val="24"/>
        </w:rPr>
        <w:t>及</w:t>
      </w:r>
      <w:r w:rsidR="00C01F89">
        <w:rPr>
          <w:rFonts w:ascii="宋体" w:eastAsia="宋体" w:hAnsi="宋体"/>
          <w:sz w:val="24"/>
          <w:szCs w:val="24"/>
        </w:rPr>
        <w:t>通信</w:t>
      </w:r>
      <w:r w:rsidR="00C01F89">
        <w:rPr>
          <w:rFonts w:ascii="宋体" w:eastAsia="宋体" w:hAnsi="宋体" w:hint="eastAsia"/>
          <w:sz w:val="24"/>
          <w:szCs w:val="24"/>
        </w:rPr>
        <w:t>技术</w:t>
      </w:r>
      <w:r w:rsidR="00C01F89">
        <w:rPr>
          <w:rFonts w:ascii="宋体" w:eastAsia="宋体" w:hAnsi="宋体"/>
          <w:sz w:val="24"/>
          <w:szCs w:val="24"/>
        </w:rPr>
        <w:t>的</w:t>
      </w:r>
      <w:r w:rsidR="00C01F89">
        <w:rPr>
          <w:rFonts w:ascii="宋体" w:eastAsia="宋体" w:hAnsi="宋体" w:hint="eastAsia"/>
          <w:sz w:val="24"/>
          <w:szCs w:val="24"/>
        </w:rPr>
        <w:t>发展</w:t>
      </w:r>
      <w:r w:rsidR="00C01F89">
        <w:rPr>
          <w:rFonts w:ascii="宋体" w:eastAsia="宋体" w:hAnsi="宋体"/>
          <w:sz w:val="24"/>
          <w:szCs w:val="24"/>
        </w:rPr>
        <w:t>，</w:t>
      </w:r>
      <w:r w:rsidR="00C01F89">
        <w:rPr>
          <w:rFonts w:ascii="宋体" w:eastAsia="宋体" w:hAnsi="宋体" w:hint="eastAsia"/>
          <w:sz w:val="24"/>
          <w:szCs w:val="24"/>
        </w:rPr>
        <w:t>移动</w:t>
      </w:r>
      <w:r w:rsidR="00C01F89">
        <w:rPr>
          <w:rFonts w:ascii="宋体" w:eastAsia="宋体" w:hAnsi="宋体"/>
          <w:sz w:val="24"/>
          <w:szCs w:val="24"/>
        </w:rPr>
        <w:t>智能终端的使用变得大众化，</w:t>
      </w:r>
      <w:r w:rsidR="00C01F89">
        <w:rPr>
          <w:rFonts w:ascii="宋体" w:eastAsia="宋体" w:hAnsi="宋体" w:hint="eastAsia"/>
          <w:sz w:val="24"/>
          <w:szCs w:val="24"/>
        </w:rPr>
        <w:t>因此</w:t>
      </w:r>
      <w:r w:rsidR="00C01F89">
        <w:rPr>
          <w:rFonts w:ascii="宋体" w:eastAsia="宋体" w:hAnsi="宋体"/>
          <w:sz w:val="24"/>
          <w:szCs w:val="24"/>
        </w:rPr>
        <w:t>完成一项感知任务时，</w:t>
      </w:r>
      <w:r w:rsidR="00C01F89">
        <w:rPr>
          <w:rFonts w:ascii="宋体" w:eastAsia="宋体" w:hAnsi="宋体" w:hint="eastAsia"/>
          <w:sz w:val="24"/>
          <w:szCs w:val="24"/>
        </w:rPr>
        <w:t>并不</w:t>
      </w:r>
      <w:r w:rsidR="00C01F89">
        <w:rPr>
          <w:rFonts w:ascii="宋体" w:eastAsia="宋体" w:hAnsi="宋体"/>
          <w:sz w:val="24"/>
          <w:szCs w:val="24"/>
        </w:rPr>
        <w:t>需要所有的携带智能终端的感知个体都参与数据感知，只需要部分参与者就能很好的完成感知</w:t>
      </w:r>
      <w:r w:rsidR="00C01F89">
        <w:rPr>
          <w:rFonts w:ascii="宋体" w:eastAsia="宋体" w:hAnsi="宋体" w:hint="eastAsia"/>
          <w:sz w:val="24"/>
          <w:szCs w:val="24"/>
        </w:rPr>
        <w:t>任务</w:t>
      </w:r>
      <w:r w:rsidR="00C01F89">
        <w:rPr>
          <w:rFonts w:ascii="宋体" w:eastAsia="宋体" w:hAnsi="宋体"/>
          <w:sz w:val="24"/>
          <w:szCs w:val="24"/>
        </w:rPr>
        <w:t>。</w:t>
      </w:r>
    </w:p>
    <w:p w14:paraId="6915217B" w14:textId="77777777" w:rsidR="00B11192" w:rsidRDefault="00C01F89" w:rsidP="00B11192">
      <w:pPr>
        <w:pStyle w:val="a3"/>
        <w:spacing w:line="400" w:lineRule="exact"/>
        <w:ind w:firstLine="480"/>
        <w:rPr>
          <w:rFonts w:ascii="宋体" w:eastAsia="宋体" w:hAnsi="宋体"/>
          <w:sz w:val="24"/>
          <w:szCs w:val="24"/>
        </w:rPr>
      </w:pPr>
      <w:r>
        <w:rPr>
          <w:rFonts w:ascii="宋体" w:eastAsia="宋体" w:hAnsi="宋体" w:hint="eastAsia"/>
          <w:sz w:val="24"/>
          <w:szCs w:val="24"/>
        </w:rPr>
        <w:lastRenderedPageBreak/>
        <w:t>目前，</w:t>
      </w:r>
      <w:r w:rsidRPr="0016204D">
        <w:rPr>
          <w:rFonts w:ascii="宋体" w:eastAsia="宋体" w:hAnsi="宋体" w:hint="eastAsia"/>
          <w:sz w:val="24"/>
          <w:szCs w:val="24"/>
        </w:rPr>
        <w:t>为了提高</w:t>
      </w:r>
      <w:r>
        <w:rPr>
          <w:rFonts w:ascii="宋体" w:eastAsia="宋体" w:hAnsi="宋体" w:hint="eastAsia"/>
          <w:sz w:val="24"/>
          <w:szCs w:val="24"/>
        </w:rPr>
        <w:t>移动感知信息质量，选择最优的节点来完成感知任务并使得感知</w:t>
      </w:r>
      <w:r w:rsidRPr="0016204D">
        <w:rPr>
          <w:rFonts w:ascii="宋体" w:eastAsia="宋体" w:hAnsi="宋体" w:hint="eastAsia"/>
          <w:sz w:val="24"/>
          <w:szCs w:val="24"/>
        </w:rPr>
        <w:t>成本最小是目前参与者选择策略的研究重点</w:t>
      </w:r>
      <w:r>
        <w:rPr>
          <w:rFonts w:ascii="宋体" w:eastAsia="宋体" w:hAnsi="宋体" w:hint="eastAsia"/>
          <w:sz w:val="24"/>
          <w:szCs w:val="24"/>
        </w:rPr>
        <w:t>。移动感知</w:t>
      </w:r>
      <w:r>
        <w:rPr>
          <w:rFonts w:ascii="宋体" w:eastAsia="宋体" w:hAnsi="宋体"/>
          <w:sz w:val="24"/>
          <w:szCs w:val="24"/>
        </w:rPr>
        <w:t>个体的移动特性</w:t>
      </w:r>
      <w:r>
        <w:rPr>
          <w:rFonts w:ascii="宋体" w:eastAsia="宋体" w:hAnsi="宋体" w:hint="eastAsia"/>
          <w:sz w:val="24"/>
          <w:szCs w:val="24"/>
        </w:rPr>
        <w:t>使</w:t>
      </w:r>
      <w:r>
        <w:rPr>
          <w:rFonts w:ascii="宋体" w:eastAsia="宋体" w:hAnsi="宋体"/>
          <w:sz w:val="24"/>
          <w:szCs w:val="24"/>
        </w:rPr>
        <w:t>感知的数据具有时间</w:t>
      </w:r>
      <w:r>
        <w:rPr>
          <w:rFonts w:ascii="宋体" w:eastAsia="宋体" w:hAnsi="宋体" w:hint="eastAsia"/>
          <w:sz w:val="24"/>
          <w:szCs w:val="24"/>
        </w:rPr>
        <w:t>特性</w:t>
      </w:r>
      <w:r>
        <w:rPr>
          <w:rFonts w:ascii="宋体" w:eastAsia="宋体" w:hAnsi="宋体"/>
          <w:sz w:val="24"/>
          <w:szCs w:val="24"/>
        </w:rPr>
        <w:t>和空间特性。因此</w:t>
      </w:r>
      <w:r>
        <w:rPr>
          <w:rFonts w:ascii="宋体" w:eastAsia="宋体" w:hAnsi="宋体" w:hint="eastAsia"/>
          <w:sz w:val="24"/>
          <w:szCs w:val="24"/>
        </w:rPr>
        <w:t>，</w:t>
      </w:r>
      <w:r>
        <w:rPr>
          <w:rFonts w:ascii="宋体" w:eastAsia="宋体" w:hAnsi="宋体"/>
          <w:sz w:val="24"/>
          <w:szCs w:val="24"/>
        </w:rPr>
        <w:t>在移动</w:t>
      </w:r>
      <w:r>
        <w:rPr>
          <w:rFonts w:ascii="宋体" w:eastAsia="宋体" w:hAnsi="宋体" w:hint="eastAsia"/>
          <w:sz w:val="24"/>
          <w:szCs w:val="24"/>
        </w:rPr>
        <w:t>群体</w:t>
      </w:r>
      <w:r>
        <w:rPr>
          <w:rFonts w:ascii="宋体" w:eastAsia="宋体" w:hAnsi="宋体"/>
          <w:sz w:val="24"/>
          <w:szCs w:val="24"/>
        </w:rPr>
        <w:t>感知应用系统中，需要充分利用</w:t>
      </w:r>
      <w:r>
        <w:rPr>
          <w:rFonts w:ascii="宋体" w:eastAsia="宋体" w:hAnsi="宋体" w:hint="eastAsia"/>
          <w:sz w:val="24"/>
          <w:szCs w:val="24"/>
        </w:rPr>
        <w:t>感知数据</w:t>
      </w:r>
      <w:r>
        <w:rPr>
          <w:rFonts w:ascii="宋体" w:eastAsia="宋体" w:hAnsi="宋体"/>
          <w:sz w:val="24"/>
          <w:szCs w:val="24"/>
        </w:rPr>
        <w:t>的时空相关性，从大规模的移动感知个体中</w:t>
      </w:r>
      <w:r>
        <w:rPr>
          <w:rFonts w:ascii="宋体" w:eastAsia="宋体" w:hAnsi="宋体" w:hint="eastAsia"/>
          <w:sz w:val="24"/>
          <w:szCs w:val="24"/>
        </w:rPr>
        <w:t>选择</w:t>
      </w:r>
      <w:r>
        <w:rPr>
          <w:rFonts w:ascii="宋体" w:eastAsia="宋体" w:hAnsi="宋体"/>
          <w:sz w:val="24"/>
          <w:szCs w:val="24"/>
        </w:rPr>
        <w:t>出能</w:t>
      </w:r>
      <w:r>
        <w:rPr>
          <w:rFonts w:ascii="宋体" w:eastAsia="宋体" w:hAnsi="宋体" w:hint="eastAsia"/>
          <w:sz w:val="24"/>
          <w:szCs w:val="24"/>
        </w:rPr>
        <w:t>出色</w:t>
      </w:r>
      <w:r>
        <w:rPr>
          <w:rFonts w:ascii="宋体" w:eastAsia="宋体" w:hAnsi="宋体"/>
          <w:sz w:val="24"/>
          <w:szCs w:val="24"/>
        </w:rPr>
        <w:t>完成感知</w:t>
      </w:r>
      <w:r>
        <w:rPr>
          <w:rFonts w:ascii="宋体" w:eastAsia="宋体" w:hAnsi="宋体" w:hint="eastAsia"/>
          <w:sz w:val="24"/>
          <w:szCs w:val="24"/>
        </w:rPr>
        <w:t>任务且</w:t>
      </w:r>
      <w:r>
        <w:rPr>
          <w:rFonts w:ascii="宋体" w:eastAsia="宋体" w:hAnsi="宋体"/>
          <w:sz w:val="24"/>
          <w:szCs w:val="24"/>
        </w:rPr>
        <w:t>具有良好性能保证的</w:t>
      </w:r>
      <w:r>
        <w:rPr>
          <w:rFonts w:ascii="宋体" w:eastAsia="宋体" w:hAnsi="宋体" w:hint="eastAsia"/>
          <w:sz w:val="24"/>
          <w:szCs w:val="24"/>
        </w:rPr>
        <w:t>部分</w:t>
      </w:r>
      <w:r>
        <w:rPr>
          <w:rFonts w:ascii="宋体" w:eastAsia="宋体" w:hAnsi="宋体"/>
          <w:sz w:val="24"/>
          <w:szCs w:val="24"/>
        </w:rPr>
        <w:t>参与者。</w:t>
      </w:r>
      <w:r>
        <w:rPr>
          <w:rFonts w:ascii="宋体" w:eastAsia="宋体" w:hAnsi="宋体" w:hint="eastAsia"/>
          <w:sz w:val="24"/>
          <w:szCs w:val="24"/>
        </w:rPr>
        <w:t>参与</w:t>
      </w:r>
      <w:r>
        <w:rPr>
          <w:rFonts w:ascii="宋体" w:eastAsia="宋体" w:hAnsi="宋体"/>
          <w:sz w:val="24"/>
          <w:szCs w:val="24"/>
        </w:rPr>
        <w:t>者选择策略</w:t>
      </w:r>
      <w:r>
        <w:rPr>
          <w:rFonts w:ascii="宋体" w:eastAsia="宋体" w:hAnsi="宋体" w:hint="eastAsia"/>
          <w:sz w:val="24"/>
          <w:szCs w:val="24"/>
        </w:rPr>
        <w:t>直接</w:t>
      </w:r>
      <w:r>
        <w:rPr>
          <w:rFonts w:ascii="宋体" w:eastAsia="宋体" w:hAnsi="宋体"/>
          <w:sz w:val="24"/>
          <w:szCs w:val="24"/>
        </w:rPr>
        <w:t>决定了移动群体感知系统的性能</w:t>
      </w:r>
      <w:r>
        <w:rPr>
          <w:rFonts w:ascii="宋体" w:eastAsia="宋体" w:hAnsi="宋体" w:hint="eastAsia"/>
          <w:sz w:val="24"/>
          <w:szCs w:val="24"/>
        </w:rPr>
        <w:t>的</w:t>
      </w:r>
      <w:r>
        <w:rPr>
          <w:rFonts w:ascii="宋体" w:eastAsia="宋体" w:hAnsi="宋体"/>
          <w:sz w:val="24"/>
          <w:szCs w:val="24"/>
        </w:rPr>
        <w:t>好坏</w:t>
      </w:r>
      <w:r w:rsidRPr="00DB7F5C">
        <w:rPr>
          <w:rFonts w:ascii="宋体" w:eastAsia="宋体" w:hAnsi="宋体" w:hint="eastAsia"/>
          <w:sz w:val="24"/>
          <w:szCs w:val="24"/>
        </w:rPr>
        <w:t>。</w:t>
      </w:r>
      <w:r>
        <w:rPr>
          <w:rFonts w:ascii="宋体" w:eastAsia="宋体" w:hAnsi="宋体" w:hint="eastAsia"/>
          <w:sz w:val="24"/>
          <w:szCs w:val="24"/>
        </w:rPr>
        <w:t>因此，为了</w:t>
      </w:r>
      <w:r>
        <w:rPr>
          <w:rFonts w:ascii="宋体" w:eastAsia="宋体" w:hAnsi="宋体"/>
          <w:sz w:val="24"/>
          <w:szCs w:val="24"/>
        </w:rPr>
        <w:t>有效提高移动群体感知</w:t>
      </w:r>
      <w:r>
        <w:rPr>
          <w:rFonts w:ascii="宋体" w:eastAsia="宋体" w:hAnsi="宋体" w:hint="eastAsia"/>
          <w:sz w:val="24"/>
          <w:szCs w:val="24"/>
        </w:rPr>
        <w:t>系统</w:t>
      </w:r>
      <w:r>
        <w:rPr>
          <w:rFonts w:ascii="宋体" w:eastAsia="宋体" w:hAnsi="宋体"/>
          <w:sz w:val="24"/>
          <w:szCs w:val="24"/>
        </w:rPr>
        <w:t>感知数据的信息质量</w:t>
      </w:r>
      <w:r>
        <w:rPr>
          <w:rFonts w:ascii="宋体" w:eastAsia="宋体" w:hAnsi="宋体" w:hint="eastAsia"/>
          <w:sz w:val="24"/>
          <w:szCs w:val="24"/>
        </w:rPr>
        <w:t>，需要</w:t>
      </w:r>
      <w:r>
        <w:rPr>
          <w:rFonts w:ascii="宋体" w:eastAsia="宋体" w:hAnsi="宋体"/>
          <w:sz w:val="24"/>
          <w:szCs w:val="24"/>
        </w:rPr>
        <w:t>设计</w:t>
      </w:r>
      <w:r>
        <w:rPr>
          <w:rFonts w:ascii="宋体" w:eastAsia="宋体" w:hAnsi="宋体" w:hint="eastAsia"/>
          <w:sz w:val="24"/>
          <w:szCs w:val="24"/>
        </w:rPr>
        <w:t>高可靠、</w:t>
      </w:r>
      <w:r>
        <w:rPr>
          <w:rFonts w:ascii="宋体" w:eastAsia="宋体" w:hAnsi="宋体"/>
          <w:sz w:val="24"/>
          <w:szCs w:val="24"/>
        </w:rPr>
        <w:t>高性能的参与者选择策略</w:t>
      </w:r>
      <w:r>
        <w:rPr>
          <w:rFonts w:ascii="宋体" w:eastAsia="宋体" w:hAnsi="宋体" w:hint="eastAsia"/>
          <w:sz w:val="24"/>
          <w:szCs w:val="24"/>
        </w:rPr>
        <w:t>。此外</w:t>
      </w:r>
      <w:r>
        <w:rPr>
          <w:rFonts w:ascii="宋体" w:eastAsia="宋体" w:hAnsi="宋体"/>
          <w:sz w:val="24"/>
          <w:szCs w:val="24"/>
        </w:rPr>
        <w:t>，</w:t>
      </w:r>
      <w:r>
        <w:rPr>
          <w:rFonts w:ascii="宋体" w:eastAsia="宋体" w:hAnsi="宋体" w:hint="eastAsia"/>
          <w:sz w:val="24"/>
          <w:szCs w:val="24"/>
        </w:rPr>
        <w:t>在设计</w:t>
      </w:r>
      <w:r w:rsidRPr="00DB7F5C">
        <w:rPr>
          <w:rFonts w:ascii="宋体" w:eastAsia="宋体" w:hAnsi="宋体" w:hint="eastAsia"/>
          <w:sz w:val="24"/>
          <w:szCs w:val="24"/>
        </w:rPr>
        <w:t>参与者选择策略</w:t>
      </w:r>
      <w:r>
        <w:rPr>
          <w:rFonts w:ascii="宋体" w:eastAsia="宋体" w:hAnsi="宋体" w:hint="eastAsia"/>
          <w:sz w:val="24"/>
          <w:szCs w:val="24"/>
        </w:rPr>
        <w:t>时，如何</w:t>
      </w:r>
      <w:r w:rsidRPr="00DB7F5C">
        <w:rPr>
          <w:rFonts w:ascii="宋体" w:eastAsia="宋体" w:hAnsi="宋体" w:hint="eastAsia"/>
          <w:sz w:val="24"/>
          <w:szCs w:val="24"/>
        </w:rPr>
        <w:t>在多任务场景下，从所有的参与者中选择出最优的参与者</w:t>
      </w:r>
      <w:r>
        <w:rPr>
          <w:rFonts w:ascii="宋体" w:eastAsia="宋体" w:hAnsi="宋体" w:hint="eastAsia"/>
          <w:sz w:val="24"/>
          <w:szCs w:val="24"/>
        </w:rPr>
        <w:t>，</w:t>
      </w:r>
      <w:r>
        <w:rPr>
          <w:rFonts w:ascii="宋体" w:eastAsia="宋体" w:hAnsi="宋体"/>
          <w:sz w:val="24"/>
          <w:szCs w:val="24"/>
        </w:rPr>
        <w:t>既能</w:t>
      </w:r>
      <w:r w:rsidRPr="00DB7F5C">
        <w:rPr>
          <w:rFonts w:ascii="宋体" w:eastAsia="宋体" w:hAnsi="宋体" w:hint="eastAsia"/>
          <w:sz w:val="24"/>
          <w:szCs w:val="24"/>
        </w:rPr>
        <w:t>使任务发布者的激励成本最低又能满足其对感知信息质量的要求</w:t>
      </w:r>
      <w:r>
        <w:rPr>
          <w:rFonts w:ascii="宋体" w:eastAsia="宋体" w:hAnsi="宋体" w:hint="eastAsia"/>
          <w:sz w:val="24"/>
          <w:szCs w:val="24"/>
        </w:rPr>
        <w:t>，</w:t>
      </w:r>
      <w:r>
        <w:rPr>
          <w:rFonts w:ascii="宋体" w:eastAsia="宋体" w:hAnsi="宋体"/>
          <w:sz w:val="24"/>
          <w:szCs w:val="24"/>
        </w:rPr>
        <w:t>也</w:t>
      </w:r>
      <w:r w:rsidRPr="00DB7F5C">
        <w:rPr>
          <w:rFonts w:ascii="宋体" w:eastAsia="宋体" w:hAnsi="宋体" w:hint="eastAsia"/>
          <w:sz w:val="24"/>
          <w:szCs w:val="24"/>
        </w:rPr>
        <w:t>是进行参与者选择时</w:t>
      </w:r>
      <w:r>
        <w:rPr>
          <w:rFonts w:ascii="宋体" w:eastAsia="宋体" w:hAnsi="宋体" w:hint="eastAsia"/>
          <w:sz w:val="24"/>
          <w:szCs w:val="24"/>
        </w:rPr>
        <w:t>需</w:t>
      </w:r>
      <w:r w:rsidRPr="00DB7F5C">
        <w:rPr>
          <w:rFonts w:ascii="宋体" w:eastAsia="宋体" w:hAnsi="宋体" w:hint="eastAsia"/>
          <w:sz w:val="24"/>
          <w:szCs w:val="24"/>
        </w:rPr>
        <w:t>要</w:t>
      </w:r>
      <w:r>
        <w:rPr>
          <w:rFonts w:ascii="宋体" w:eastAsia="宋体" w:hAnsi="宋体" w:hint="eastAsia"/>
          <w:sz w:val="24"/>
          <w:szCs w:val="24"/>
        </w:rPr>
        <w:t>考虑</w:t>
      </w:r>
      <w:r>
        <w:rPr>
          <w:rFonts w:ascii="宋体" w:eastAsia="宋体" w:hAnsi="宋体"/>
          <w:sz w:val="24"/>
          <w:szCs w:val="24"/>
        </w:rPr>
        <w:t>并</w:t>
      </w:r>
      <w:r w:rsidRPr="00DB7F5C">
        <w:rPr>
          <w:rFonts w:ascii="宋体" w:eastAsia="宋体" w:hAnsi="宋体" w:hint="eastAsia"/>
          <w:sz w:val="24"/>
          <w:szCs w:val="24"/>
        </w:rPr>
        <w:t>解决的问题。</w:t>
      </w:r>
    </w:p>
    <w:p w14:paraId="6AB25E19" w14:textId="77777777" w:rsidR="00B31070" w:rsidRPr="00B11192" w:rsidRDefault="00B11192" w:rsidP="00855220">
      <w:pPr>
        <w:pStyle w:val="a3"/>
        <w:numPr>
          <w:ilvl w:val="1"/>
          <w:numId w:val="4"/>
        </w:numPr>
        <w:spacing w:beforeLines="50" w:before="156" w:afterLines="50" w:after="156" w:line="400" w:lineRule="exact"/>
        <w:ind w:left="621" w:hangingChars="221" w:hanging="621"/>
        <w:outlineLvl w:val="1"/>
        <w:rPr>
          <w:rFonts w:ascii="黑体" w:eastAsia="黑体" w:hAnsi="黑体"/>
          <w:b/>
          <w:sz w:val="28"/>
          <w:szCs w:val="28"/>
        </w:rPr>
      </w:pPr>
      <w:bookmarkStart w:id="40" w:name="_Toc533947058"/>
      <w:bookmarkStart w:id="41" w:name="_Toc2282244"/>
      <w:r w:rsidRPr="00B11192">
        <w:rPr>
          <w:rFonts w:ascii="黑体" w:eastAsia="黑体" w:hAnsi="黑体"/>
          <w:b/>
          <w:sz w:val="28"/>
          <w:szCs w:val="28"/>
        </w:rPr>
        <w:t>接入技术</w:t>
      </w:r>
      <w:bookmarkEnd w:id="40"/>
      <w:bookmarkEnd w:id="41"/>
    </w:p>
    <w:p w14:paraId="57D0CCEE" w14:textId="77777777" w:rsidR="00B4728F" w:rsidRDefault="00B11192" w:rsidP="00B11192">
      <w:pPr>
        <w:pStyle w:val="a3"/>
        <w:spacing w:line="400" w:lineRule="exact"/>
        <w:ind w:left="465" w:firstLineChars="0" w:firstLine="0"/>
        <w:rPr>
          <w:rFonts w:ascii="宋体" w:eastAsia="宋体" w:hAnsi="宋体"/>
          <w:sz w:val="24"/>
          <w:szCs w:val="24"/>
        </w:rPr>
      </w:pPr>
      <w:r>
        <w:rPr>
          <w:rFonts w:ascii="宋体" w:eastAsia="宋体" w:hAnsi="宋体" w:hint="eastAsia"/>
          <w:sz w:val="24"/>
          <w:szCs w:val="24"/>
        </w:rPr>
        <w:t>与传统感知网络技术相同，移动群体感知网络信息接入技术分为有线接入</w:t>
      </w:r>
      <w:proofErr w:type="gramStart"/>
      <w:r>
        <w:rPr>
          <w:rFonts w:ascii="宋体" w:eastAsia="宋体" w:hAnsi="宋体" w:hint="eastAsia"/>
          <w:sz w:val="24"/>
          <w:szCs w:val="24"/>
        </w:rPr>
        <w:t>和</w:t>
      </w:r>
      <w:proofErr w:type="gramEnd"/>
    </w:p>
    <w:p w14:paraId="0052BD3A" w14:textId="77777777" w:rsidR="00B11192" w:rsidRPr="00B4728F" w:rsidRDefault="00B11192" w:rsidP="00B4728F">
      <w:pPr>
        <w:spacing w:line="400" w:lineRule="exact"/>
        <w:rPr>
          <w:rFonts w:ascii="宋体" w:eastAsia="宋体" w:hAnsi="宋体"/>
          <w:sz w:val="24"/>
          <w:szCs w:val="24"/>
        </w:rPr>
      </w:pPr>
      <w:r w:rsidRPr="00B4728F">
        <w:rPr>
          <w:rFonts w:ascii="宋体" w:eastAsia="宋体" w:hAnsi="宋体" w:hint="eastAsia"/>
          <w:sz w:val="24"/>
          <w:szCs w:val="24"/>
        </w:rPr>
        <w:t>无线接入</w:t>
      </w:r>
      <w:r w:rsidR="0094131D" w:rsidRPr="00B4728F">
        <w:rPr>
          <w:rFonts w:ascii="宋体" w:eastAsia="宋体" w:hAnsi="宋体" w:hint="eastAsia"/>
          <w:sz w:val="24"/>
          <w:szCs w:val="24"/>
        </w:rPr>
        <w:t>。由于移动群体感知系统感知参与者的移动特性，因此系统设计时首选无线接入技术。目前，常用的无线接入技术主要由以下几种：</w:t>
      </w:r>
    </w:p>
    <w:p w14:paraId="013209BB" w14:textId="4E8B58C1" w:rsidR="00B4728F" w:rsidRPr="004C78DC" w:rsidRDefault="00B4728F" w:rsidP="00BB0E78">
      <w:pPr>
        <w:pStyle w:val="a3"/>
        <w:numPr>
          <w:ilvl w:val="0"/>
          <w:numId w:val="13"/>
        </w:numPr>
        <w:spacing w:line="400" w:lineRule="exact"/>
        <w:ind w:firstLineChars="0"/>
        <w:rPr>
          <w:rFonts w:ascii="宋体" w:eastAsia="宋体" w:hAnsi="宋体"/>
          <w:sz w:val="24"/>
          <w:szCs w:val="24"/>
        </w:rPr>
      </w:pPr>
      <w:r w:rsidRPr="0046150A">
        <w:rPr>
          <w:rFonts w:ascii="Times New Roman" w:hAnsi="Times New Roman" w:cs="Times New Roman"/>
          <w:sz w:val="24"/>
          <w:szCs w:val="24"/>
        </w:rPr>
        <w:t>ZigBee</w:t>
      </w:r>
      <w:r>
        <w:rPr>
          <w:rFonts w:ascii="宋体" w:eastAsia="宋体" w:hAnsi="宋体"/>
          <w:sz w:val="24"/>
          <w:szCs w:val="24"/>
        </w:rPr>
        <w:t>技术</w:t>
      </w:r>
    </w:p>
    <w:p w14:paraId="77ABEC20" w14:textId="77777777" w:rsidR="00B4728F" w:rsidRDefault="00B4728F" w:rsidP="00B4728F">
      <w:pPr>
        <w:pStyle w:val="a3"/>
        <w:spacing w:line="400" w:lineRule="exact"/>
        <w:ind w:firstLineChars="0"/>
        <w:rPr>
          <w:rFonts w:ascii="宋体" w:eastAsia="宋体" w:hAnsi="宋体"/>
          <w:sz w:val="24"/>
          <w:szCs w:val="24"/>
        </w:rPr>
      </w:pPr>
      <w:r w:rsidRPr="0046150A">
        <w:rPr>
          <w:rFonts w:ascii="Times New Roman" w:hAnsi="Times New Roman" w:cs="Times New Roman" w:hint="eastAsia"/>
          <w:sz w:val="24"/>
          <w:szCs w:val="24"/>
        </w:rPr>
        <w:t>Zig</w:t>
      </w:r>
      <w:r w:rsidRPr="0046150A">
        <w:rPr>
          <w:rFonts w:ascii="Times New Roman" w:hAnsi="Times New Roman" w:cs="Times New Roman"/>
          <w:sz w:val="24"/>
          <w:szCs w:val="24"/>
        </w:rPr>
        <w:t>Bee</w:t>
      </w:r>
      <w:r>
        <w:rPr>
          <w:rFonts w:ascii="宋体" w:eastAsia="宋体" w:hAnsi="宋体" w:hint="eastAsia"/>
          <w:sz w:val="24"/>
          <w:szCs w:val="24"/>
        </w:rPr>
        <w:t>是</w:t>
      </w:r>
      <w:r>
        <w:rPr>
          <w:rFonts w:ascii="宋体" w:eastAsia="宋体" w:hAnsi="宋体"/>
          <w:sz w:val="24"/>
          <w:szCs w:val="24"/>
        </w:rPr>
        <w:t>一种基于</w:t>
      </w:r>
      <w:r w:rsidRPr="0046150A">
        <w:rPr>
          <w:rFonts w:ascii="Times New Roman" w:hAnsi="Times New Roman" w:cs="Times New Roman"/>
          <w:sz w:val="24"/>
          <w:szCs w:val="24"/>
        </w:rPr>
        <w:t>IEEE802.15.4</w:t>
      </w:r>
      <w:r>
        <w:rPr>
          <w:rFonts w:ascii="宋体" w:eastAsia="宋体" w:hAnsi="宋体" w:hint="eastAsia"/>
          <w:sz w:val="24"/>
          <w:szCs w:val="24"/>
        </w:rPr>
        <w:t>标准</w:t>
      </w:r>
      <w:r>
        <w:rPr>
          <w:rFonts w:ascii="宋体" w:eastAsia="宋体" w:hAnsi="宋体"/>
          <w:sz w:val="24"/>
          <w:szCs w:val="24"/>
        </w:rPr>
        <w:t>的</w:t>
      </w:r>
      <w:r>
        <w:rPr>
          <w:rFonts w:ascii="宋体" w:eastAsia="宋体" w:hAnsi="宋体" w:hint="eastAsia"/>
          <w:sz w:val="24"/>
          <w:szCs w:val="24"/>
        </w:rPr>
        <w:t>个人区域网</w:t>
      </w:r>
      <w:r>
        <w:rPr>
          <w:rFonts w:ascii="宋体" w:eastAsia="宋体" w:hAnsi="宋体"/>
          <w:sz w:val="24"/>
          <w:szCs w:val="24"/>
        </w:rPr>
        <w:t>通信协议</w:t>
      </w:r>
      <w:r>
        <w:rPr>
          <w:rFonts w:ascii="宋体" w:eastAsia="宋体" w:hAnsi="宋体" w:hint="eastAsia"/>
          <w:sz w:val="24"/>
          <w:szCs w:val="24"/>
        </w:rPr>
        <w:t>。</w:t>
      </w:r>
      <w:r>
        <w:rPr>
          <w:rFonts w:ascii="宋体" w:eastAsia="宋体" w:hAnsi="宋体"/>
          <w:sz w:val="24"/>
          <w:szCs w:val="24"/>
        </w:rPr>
        <w:t>其特点</w:t>
      </w:r>
      <w:r>
        <w:rPr>
          <w:rFonts w:ascii="宋体" w:eastAsia="宋体" w:hAnsi="宋体" w:hint="eastAsia"/>
          <w:sz w:val="24"/>
          <w:szCs w:val="24"/>
        </w:rPr>
        <w:t>在于</w:t>
      </w:r>
      <w:r>
        <w:rPr>
          <w:rFonts w:ascii="宋体" w:eastAsia="宋体" w:hAnsi="宋体"/>
          <w:sz w:val="24"/>
          <w:szCs w:val="24"/>
        </w:rPr>
        <w:t>低功耗、</w:t>
      </w:r>
      <w:r>
        <w:rPr>
          <w:rFonts w:ascii="宋体" w:eastAsia="宋体" w:hAnsi="宋体" w:hint="eastAsia"/>
          <w:sz w:val="24"/>
          <w:szCs w:val="24"/>
        </w:rPr>
        <w:t>支持</w:t>
      </w:r>
      <w:r>
        <w:rPr>
          <w:rFonts w:ascii="宋体" w:eastAsia="宋体" w:hAnsi="宋体"/>
          <w:sz w:val="24"/>
          <w:szCs w:val="24"/>
        </w:rPr>
        <w:t>短距离</w:t>
      </w:r>
      <w:r>
        <w:rPr>
          <w:rFonts w:ascii="宋体" w:eastAsia="宋体" w:hAnsi="宋体" w:hint="eastAsia"/>
          <w:sz w:val="24"/>
          <w:szCs w:val="24"/>
        </w:rPr>
        <w:t>通信、</w:t>
      </w:r>
      <w:r>
        <w:rPr>
          <w:rFonts w:ascii="宋体" w:eastAsia="宋体" w:hAnsi="宋体"/>
          <w:sz w:val="24"/>
          <w:szCs w:val="24"/>
        </w:rPr>
        <w:t>自组织网络</w:t>
      </w:r>
      <w:r>
        <w:rPr>
          <w:rFonts w:ascii="宋体" w:eastAsia="宋体" w:hAnsi="宋体" w:hint="eastAsia"/>
          <w:sz w:val="24"/>
          <w:szCs w:val="24"/>
        </w:rPr>
        <w:t>以及</w:t>
      </w:r>
      <w:r>
        <w:rPr>
          <w:rFonts w:ascii="宋体" w:eastAsia="宋体" w:hAnsi="宋体"/>
          <w:sz w:val="24"/>
          <w:szCs w:val="24"/>
        </w:rPr>
        <w:t>高传输速率</w:t>
      </w:r>
      <w:r w:rsidRPr="0046150A">
        <w:rPr>
          <w:rFonts w:ascii="Times New Roman" w:hAnsi="Times New Roman" w:cs="Times New Roman"/>
          <w:sz w:val="24"/>
          <w:szCs w:val="24"/>
        </w:rPr>
        <w:t>。</w:t>
      </w:r>
      <w:r w:rsidRPr="0046150A">
        <w:rPr>
          <w:rFonts w:ascii="Times New Roman" w:hAnsi="Times New Roman" w:cs="Times New Roman"/>
          <w:sz w:val="24"/>
          <w:szCs w:val="24"/>
        </w:rPr>
        <w:t>Zigbee</w:t>
      </w:r>
      <w:r>
        <w:rPr>
          <w:rFonts w:ascii="宋体" w:eastAsia="宋体" w:hAnsi="宋体"/>
          <w:sz w:val="24"/>
          <w:szCs w:val="24"/>
        </w:rPr>
        <w:t>可工作的频段有</w:t>
      </w:r>
      <w:r w:rsidRPr="0046150A">
        <w:rPr>
          <w:rFonts w:ascii="Times New Roman" w:hAnsi="Times New Roman" w:cs="Times New Roman" w:hint="eastAsia"/>
          <w:sz w:val="24"/>
          <w:szCs w:val="24"/>
        </w:rPr>
        <w:t>2</w:t>
      </w:r>
      <w:r w:rsidRPr="0046150A">
        <w:rPr>
          <w:rFonts w:ascii="Times New Roman" w:hAnsi="Times New Roman" w:cs="Times New Roman"/>
          <w:sz w:val="24"/>
          <w:szCs w:val="24"/>
        </w:rPr>
        <w:t>.4GHz</w:t>
      </w:r>
      <w:r w:rsidRPr="0046150A">
        <w:rPr>
          <w:rFonts w:ascii="Times New Roman" w:hAnsi="Times New Roman" w:cs="Times New Roman" w:hint="eastAsia"/>
          <w:sz w:val="24"/>
          <w:szCs w:val="24"/>
        </w:rPr>
        <w:t>、</w:t>
      </w:r>
      <w:r w:rsidRPr="0046150A">
        <w:rPr>
          <w:rFonts w:ascii="Times New Roman" w:hAnsi="Times New Roman" w:cs="Times New Roman" w:hint="eastAsia"/>
          <w:sz w:val="24"/>
          <w:szCs w:val="24"/>
        </w:rPr>
        <w:t>8</w:t>
      </w:r>
      <w:r w:rsidRPr="0046150A">
        <w:rPr>
          <w:rFonts w:ascii="Times New Roman" w:hAnsi="Times New Roman" w:cs="Times New Roman"/>
          <w:sz w:val="24"/>
          <w:szCs w:val="24"/>
        </w:rPr>
        <w:t>68MHz</w:t>
      </w:r>
      <w:r>
        <w:rPr>
          <w:rFonts w:ascii="宋体" w:eastAsia="宋体" w:hAnsi="宋体"/>
          <w:sz w:val="24"/>
          <w:szCs w:val="24"/>
        </w:rPr>
        <w:t>以及</w:t>
      </w:r>
      <w:r w:rsidRPr="0046150A">
        <w:rPr>
          <w:rFonts w:ascii="Times New Roman" w:hAnsi="Times New Roman" w:cs="Times New Roman" w:hint="eastAsia"/>
          <w:sz w:val="24"/>
          <w:szCs w:val="24"/>
        </w:rPr>
        <w:t>9</w:t>
      </w:r>
      <w:r w:rsidRPr="0046150A">
        <w:rPr>
          <w:rFonts w:ascii="Times New Roman" w:hAnsi="Times New Roman" w:cs="Times New Roman"/>
          <w:sz w:val="24"/>
          <w:szCs w:val="24"/>
        </w:rPr>
        <w:t>15MHz</w:t>
      </w:r>
      <w:r>
        <w:rPr>
          <w:rFonts w:ascii="宋体" w:eastAsia="宋体" w:hAnsi="宋体"/>
          <w:sz w:val="24"/>
          <w:szCs w:val="24"/>
        </w:rPr>
        <w:t>,对应的传输速率为</w:t>
      </w:r>
      <w:r w:rsidRPr="0046150A">
        <w:rPr>
          <w:rFonts w:ascii="Times New Roman" w:hAnsi="Times New Roman" w:cs="Times New Roman" w:hint="eastAsia"/>
          <w:sz w:val="24"/>
          <w:szCs w:val="24"/>
        </w:rPr>
        <w:t>2</w:t>
      </w:r>
      <w:r w:rsidRPr="0046150A">
        <w:rPr>
          <w:rFonts w:ascii="Times New Roman" w:hAnsi="Times New Roman" w:cs="Times New Roman"/>
          <w:sz w:val="24"/>
          <w:szCs w:val="24"/>
        </w:rPr>
        <w:t>50kbit/s</w:t>
      </w:r>
      <w:r w:rsidRPr="0046150A">
        <w:rPr>
          <w:rFonts w:ascii="Times New Roman" w:hAnsi="Times New Roman" w:cs="Times New Roman" w:hint="eastAsia"/>
          <w:sz w:val="24"/>
          <w:szCs w:val="24"/>
        </w:rPr>
        <w:t>、</w:t>
      </w:r>
      <w:r w:rsidRPr="0046150A">
        <w:rPr>
          <w:rFonts w:ascii="Times New Roman" w:hAnsi="Times New Roman" w:cs="Times New Roman" w:hint="eastAsia"/>
          <w:sz w:val="24"/>
          <w:szCs w:val="24"/>
        </w:rPr>
        <w:t>2</w:t>
      </w:r>
      <w:r w:rsidRPr="0046150A">
        <w:rPr>
          <w:rFonts w:ascii="Times New Roman" w:hAnsi="Times New Roman" w:cs="Times New Roman"/>
          <w:sz w:val="24"/>
          <w:szCs w:val="24"/>
        </w:rPr>
        <w:t>0kbit/s</w:t>
      </w:r>
      <w:r>
        <w:rPr>
          <w:rFonts w:ascii="宋体" w:eastAsia="宋体" w:hAnsi="宋体" w:hint="eastAsia"/>
          <w:sz w:val="24"/>
          <w:szCs w:val="24"/>
        </w:rPr>
        <w:t>和</w:t>
      </w:r>
      <w:r w:rsidRPr="0046150A">
        <w:rPr>
          <w:rFonts w:ascii="Times New Roman" w:hAnsi="Times New Roman" w:cs="Times New Roman" w:hint="eastAsia"/>
          <w:sz w:val="24"/>
          <w:szCs w:val="24"/>
        </w:rPr>
        <w:t>4</w:t>
      </w:r>
      <w:r w:rsidRPr="0046150A">
        <w:rPr>
          <w:rFonts w:ascii="Times New Roman" w:hAnsi="Times New Roman" w:cs="Times New Roman"/>
          <w:sz w:val="24"/>
          <w:szCs w:val="24"/>
        </w:rPr>
        <w:t>0kbit/s</w:t>
      </w:r>
      <w:r w:rsidR="00487035">
        <w:rPr>
          <w:rFonts w:ascii="宋体" w:eastAsia="宋体" w:hAnsi="宋体" w:hint="eastAsia"/>
          <w:sz w:val="24"/>
          <w:szCs w:val="24"/>
        </w:rPr>
        <w:t>，不同频段可用的信道个数分别有1</w:t>
      </w:r>
      <w:r w:rsidR="00487035">
        <w:rPr>
          <w:rFonts w:ascii="宋体" w:eastAsia="宋体" w:hAnsi="宋体"/>
          <w:sz w:val="24"/>
          <w:szCs w:val="24"/>
        </w:rPr>
        <w:t>6</w:t>
      </w:r>
      <w:r w:rsidR="00487035">
        <w:rPr>
          <w:rFonts w:ascii="宋体" w:eastAsia="宋体" w:hAnsi="宋体" w:hint="eastAsia"/>
          <w:sz w:val="24"/>
          <w:szCs w:val="24"/>
        </w:rPr>
        <w:t>、1、1</w:t>
      </w:r>
      <w:r w:rsidR="00487035">
        <w:rPr>
          <w:rFonts w:ascii="宋体" w:eastAsia="宋体" w:hAnsi="宋体"/>
          <w:sz w:val="24"/>
          <w:szCs w:val="24"/>
        </w:rPr>
        <w:t>0</w:t>
      </w:r>
      <w:r w:rsidR="00487035">
        <w:rPr>
          <w:rFonts w:ascii="宋体" w:eastAsia="宋体" w:hAnsi="宋体" w:hint="eastAsia"/>
          <w:sz w:val="24"/>
          <w:szCs w:val="24"/>
        </w:rPr>
        <w:t>个</w:t>
      </w:r>
      <w:r>
        <w:rPr>
          <w:rFonts w:ascii="宋体" w:eastAsia="宋体" w:hAnsi="宋体" w:hint="eastAsia"/>
          <w:sz w:val="24"/>
          <w:szCs w:val="24"/>
        </w:rPr>
        <w:t>。</w:t>
      </w:r>
      <w:r w:rsidRPr="0046150A">
        <w:rPr>
          <w:rFonts w:ascii="Times New Roman" w:hAnsi="Times New Roman" w:cs="Times New Roman"/>
          <w:sz w:val="24"/>
          <w:szCs w:val="24"/>
        </w:rPr>
        <w:t>ZigBee</w:t>
      </w:r>
      <w:r>
        <w:rPr>
          <w:rFonts w:ascii="宋体" w:eastAsia="宋体" w:hAnsi="宋体"/>
          <w:sz w:val="24"/>
          <w:szCs w:val="24"/>
        </w:rPr>
        <w:t>一般用于短距离通信</w:t>
      </w:r>
      <w:r>
        <w:rPr>
          <w:rFonts w:ascii="宋体" w:eastAsia="宋体" w:hAnsi="宋体" w:hint="eastAsia"/>
          <w:sz w:val="24"/>
          <w:szCs w:val="24"/>
        </w:rPr>
        <w:t>，</w:t>
      </w:r>
      <w:r>
        <w:rPr>
          <w:rFonts w:ascii="宋体" w:eastAsia="宋体" w:hAnsi="宋体"/>
          <w:sz w:val="24"/>
          <w:szCs w:val="24"/>
        </w:rPr>
        <w:t>其传输距离在</w:t>
      </w:r>
      <w:r w:rsidRPr="0046150A">
        <w:rPr>
          <w:rFonts w:ascii="Times New Roman" w:hAnsi="Times New Roman" w:cs="Times New Roman" w:hint="eastAsia"/>
          <w:sz w:val="24"/>
          <w:szCs w:val="24"/>
        </w:rPr>
        <w:t>1</w:t>
      </w:r>
      <w:r w:rsidRPr="0046150A">
        <w:rPr>
          <w:rFonts w:ascii="Times New Roman" w:hAnsi="Times New Roman" w:cs="Times New Roman"/>
          <w:sz w:val="24"/>
          <w:szCs w:val="24"/>
        </w:rPr>
        <w:t>0m</w:t>
      </w:r>
      <w:r w:rsidRPr="0046150A">
        <w:rPr>
          <w:rFonts w:ascii="Times New Roman" w:hAnsi="Times New Roman" w:cs="Times New Roman" w:hint="eastAsia"/>
          <w:sz w:val="24"/>
          <w:szCs w:val="24"/>
        </w:rPr>
        <w:t>—</w:t>
      </w:r>
      <w:r w:rsidRPr="0046150A">
        <w:rPr>
          <w:rFonts w:ascii="Times New Roman" w:hAnsi="Times New Roman" w:cs="Times New Roman" w:hint="eastAsia"/>
          <w:sz w:val="24"/>
          <w:szCs w:val="24"/>
        </w:rPr>
        <w:t>7</w:t>
      </w:r>
      <w:r w:rsidRPr="0046150A">
        <w:rPr>
          <w:rFonts w:ascii="Times New Roman" w:hAnsi="Times New Roman" w:cs="Times New Roman"/>
          <w:sz w:val="24"/>
          <w:szCs w:val="24"/>
        </w:rPr>
        <w:t>5m</w:t>
      </w:r>
      <w:r>
        <w:rPr>
          <w:rFonts w:ascii="宋体" w:eastAsia="宋体" w:hAnsi="宋体"/>
          <w:sz w:val="24"/>
          <w:szCs w:val="24"/>
        </w:rPr>
        <w:t>之间</w:t>
      </w:r>
      <w:r>
        <w:rPr>
          <w:rFonts w:ascii="宋体" w:eastAsia="宋体" w:hAnsi="宋体" w:hint="eastAsia"/>
          <w:sz w:val="24"/>
          <w:szCs w:val="24"/>
        </w:rPr>
        <w:t>，可扩增。</w:t>
      </w:r>
      <w:r w:rsidRPr="0046150A">
        <w:rPr>
          <w:rFonts w:ascii="Times New Roman" w:hAnsi="Times New Roman" w:cs="Times New Roman" w:hint="eastAsia"/>
          <w:sz w:val="24"/>
          <w:szCs w:val="24"/>
        </w:rPr>
        <w:t>Zigbee</w:t>
      </w:r>
      <w:r>
        <w:rPr>
          <w:rFonts w:ascii="宋体" w:eastAsia="宋体" w:hAnsi="宋体" w:hint="eastAsia"/>
          <w:sz w:val="24"/>
          <w:szCs w:val="24"/>
        </w:rPr>
        <w:t>广泛应用于物联网产业中，比如智能交通，智能电网，智能家居，环境保护等等诸多领域。</w:t>
      </w:r>
    </w:p>
    <w:p w14:paraId="198E81BF" w14:textId="61939B5C" w:rsidR="00B4728F" w:rsidRPr="00BB0E78" w:rsidRDefault="00B4728F" w:rsidP="00BB0E78">
      <w:pPr>
        <w:pStyle w:val="a3"/>
        <w:numPr>
          <w:ilvl w:val="0"/>
          <w:numId w:val="13"/>
        </w:numPr>
        <w:spacing w:line="400" w:lineRule="exact"/>
        <w:ind w:firstLineChars="0"/>
        <w:rPr>
          <w:rFonts w:ascii="宋体" w:eastAsia="宋体" w:hAnsi="宋体"/>
          <w:sz w:val="24"/>
          <w:szCs w:val="24"/>
        </w:rPr>
      </w:pPr>
      <w:r w:rsidRPr="00BB0E78">
        <w:rPr>
          <w:rFonts w:ascii="Times New Roman" w:hAnsi="Times New Roman" w:cs="Times New Roman" w:hint="eastAsia"/>
          <w:sz w:val="24"/>
          <w:szCs w:val="24"/>
        </w:rPr>
        <w:t>3G</w:t>
      </w:r>
      <w:r w:rsidRPr="00BB0E78">
        <w:rPr>
          <w:rFonts w:ascii="Times New Roman" w:hAnsi="Times New Roman" w:cs="Times New Roman"/>
          <w:sz w:val="24"/>
          <w:szCs w:val="24"/>
        </w:rPr>
        <w:t>/4G</w:t>
      </w:r>
      <w:r w:rsidRPr="00BB0E78">
        <w:rPr>
          <w:rFonts w:ascii="Times New Roman" w:hAnsi="Times New Roman" w:cs="Times New Roman" w:hint="eastAsia"/>
          <w:sz w:val="24"/>
          <w:szCs w:val="24"/>
        </w:rPr>
        <w:t>/</w:t>
      </w:r>
      <w:r w:rsidRPr="00BB0E78">
        <w:rPr>
          <w:rFonts w:ascii="Times New Roman" w:hAnsi="Times New Roman" w:cs="Times New Roman"/>
          <w:sz w:val="24"/>
          <w:szCs w:val="24"/>
        </w:rPr>
        <w:t>5G</w:t>
      </w:r>
      <w:r w:rsidRPr="00BB0E78">
        <w:rPr>
          <w:rFonts w:ascii="宋体" w:eastAsia="宋体" w:hAnsi="宋体"/>
          <w:sz w:val="24"/>
          <w:szCs w:val="24"/>
        </w:rPr>
        <w:t>技术</w:t>
      </w:r>
    </w:p>
    <w:p w14:paraId="0B144DD6" w14:textId="77777777"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r>
      <w:r w:rsidRPr="0046150A">
        <w:rPr>
          <w:rFonts w:ascii="Times New Roman" w:hAnsi="Times New Roman" w:cs="Times New Roman"/>
          <w:sz w:val="24"/>
          <w:szCs w:val="24"/>
        </w:rPr>
        <w:t>3G</w:t>
      </w:r>
      <w:r>
        <w:rPr>
          <w:rFonts w:ascii="宋体" w:eastAsia="宋体" w:hAnsi="宋体"/>
          <w:sz w:val="24"/>
          <w:szCs w:val="24"/>
        </w:rPr>
        <w:t>是支持高速率数据传输的蜂窝移动通信技术</w:t>
      </w:r>
      <w:r>
        <w:rPr>
          <w:rFonts w:ascii="宋体" w:eastAsia="宋体" w:hAnsi="宋体" w:hint="eastAsia"/>
          <w:sz w:val="24"/>
          <w:szCs w:val="24"/>
        </w:rPr>
        <w:t>。它是将无线通信与互联网等多媒体通信结合起来的第三代移动通信系统，其主要特征是可提供移动带宽多媒体业务。</w:t>
      </w:r>
      <w:r w:rsidRPr="0046150A">
        <w:rPr>
          <w:rFonts w:ascii="Times New Roman" w:hAnsi="Times New Roman" w:cs="Times New Roman"/>
          <w:sz w:val="24"/>
          <w:szCs w:val="24"/>
        </w:rPr>
        <w:t>3G</w:t>
      </w:r>
      <w:r>
        <w:rPr>
          <w:rFonts w:ascii="宋体" w:eastAsia="宋体" w:hAnsi="宋体"/>
          <w:sz w:val="24"/>
          <w:szCs w:val="24"/>
        </w:rPr>
        <w:t>的下行通信速度的理论峰值可达</w:t>
      </w:r>
      <w:r w:rsidRPr="0046150A">
        <w:rPr>
          <w:rFonts w:ascii="Times New Roman" w:hAnsi="Times New Roman" w:cs="Times New Roman" w:hint="eastAsia"/>
          <w:sz w:val="24"/>
          <w:szCs w:val="24"/>
        </w:rPr>
        <w:t>3</w:t>
      </w:r>
      <w:r w:rsidRPr="0046150A">
        <w:rPr>
          <w:rFonts w:ascii="Times New Roman" w:hAnsi="Times New Roman" w:cs="Times New Roman"/>
          <w:sz w:val="24"/>
          <w:szCs w:val="24"/>
        </w:rPr>
        <w:t>.6Mbit/s</w:t>
      </w:r>
      <w:r>
        <w:rPr>
          <w:rFonts w:ascii="宋体" w:eastAsia="宋体" w:hAnsi="宋体" w:hint="eastAsia"/>
          <w:sz w:val="24"/>
          <w:szCs w:val="24"/>
        </w:rPr>
        <w:t>，</w:t>
      </w:r>
      <w:r>
        <w:rPr>
          <w:rFonts w:ascii="宋体" w:eastAsia="宋体" w:hAnsi="宋体"/>
          <w:sz w:val="24"/>
          <w:szCs w:val="24"/>
        </w:rPr>
        <w:t>上行速度峰值可达</w:t>
      </w:r>
      <w:r w:rsidRPr="0046150A">
        <w:rPr>
          <w:rFonts w:ascii="Times New Roman" w:hAnsi="Times New Roman" w:cs="Times New Roman" w:hint="eastAsia"/>
          <w:sz w:val="24"/>
          <w:szCs w:val="24"/>
        </w:rPr>
        <w:t>3</w:t>
      </w:r>
      <w:r w:rsidRPr="0046150A">
        <w:rPr>
          <w:rFonts w:ascii="Times New Roman" w:hAnsi="Times New Roman" w:cs="Times New Roman"/>
          <w:sz w:val="24"/>
          <w:szCs w:val="24"/>
        </w:rPr>
        <w:t>84Kbit/s</w:t>
      </w:r>
      <w:r>
        <w:rPr>
          <w:rFonts w:ascii="宋体" w:eastAsia="宋体" w:hAnsi="宋体" w:hint="eastAsia"/>
          <w:sz w:val="24"/>
          <w:szCs w:val="24"/>
        </w:rPr>
        <w:t>。</w:t>
      </w:r>
      <w:r>
        <w:rPr>
          <w:rFonts w:ascii="宋体" w:eastAsia="宋体" w:hAnsi="宋体"/>
          <w:sz w:val="24"/>
          <w:szCs w:val="24"/>
        </w:rPr>
        <w:t>目前3G存在三种标准</w:t>
      </w:r>
      <w:r>
        <w:rPr>
          <w:rFonts w:ascii="宋体" w:eastAsia="宋体" w:hAnsi="宋体" w:hint="eastAsia"/>
          <w:sz w:val="24"/>
          <w:szCs w:val="24"/>
        </w:rPr>
        <w:t>：</w:t>
      </w:r>
      <w:r w:rsidRPr="0046150A">
        <w:rPr>
          <w:rFonts w:ascii="Times New Roman" w:hAnsi="Times New Roman" w:cs="Times New Roman"/>
          <w:sz w:val="24"/>
          <w:szCs w:val="24"/>
        </w:rPr>
        <w:t>CDMA2000</w:t>
      </w:r>
      <w:r w:rsidRPr="0046150A">
        <w:rPr>
          <w:rFonts w:ascii="Times New Roman" w:hAnsi="Times New Roman" w:cs="Times New Roman" w:hint="eastAsia"/>
          <w:sz w:val="24"/>
          <w:szCs w:val="24"/>
        </w:rPr>
        <w:t>、</w:t>
      </w:r>
      <w:r w:rsidRPr="0046150A">
        <w:rPr>
          <w:rFonts w:ascii="Times New Roman" w:hAnsi="Times New Roman" w:cs="Times New Roman" w:hint="eastAsia"/>
          <w:sz w:val="24"/>
          <w:szCs w:val="24"/>
        </w:rPr>
        <w:t>W</w:t>
      </w:r>
      <w:r w:rsidRPr="0046150A">
        <w:rPr>
          <w:rFonts w:ascii="Times New Roman" w:hAnsi="Times New Roman" w:cs="Times New Roman"/>
          <w:sz w:val="24"/>
          <w:szCs w:val="24"/>
        </w:rPr>
        <w:t>CDMA</w:t>
      </w:r>
      <w:r>
        <w:rPr>
          <w:rFonts w:ascii="宋体" w:eastAsia="宋体" w:hAnsi="宋体"/>
          <w:sz w:val="24"/>
          <w:szCs w:val="24"/>
        </w:rPr>
        <w:t>和</w:t>
      </w:r>
      <w:r w:rsidRPr="0046150A">
        <w:rPr>
          <w:rFonts w:ascii="Times New Roman" w:hAnsi="Times New Roman" w:cs="Times New Roman"/>
          <w:sz w:val="24"/>
          <w:szCs w:val="24"/>
        </w:rPr>
        <w:t>TD-SCDMA</w:t>
      </w:r>
      <w:r>
        <w:rPr>
          <w:rFonts w:ascii="宋体" w:eastAsia="宋体" w:hAnsi="宋体" w:hint="eastAsia"/>
          <w:sz w:val="24"/>
          <w:szCs w:val="24"/>
        </w:rPr>
        <w:t>。</w:t>
      </w:r>
    </w:p>
    <w:p w14:paraId="24FACF3B" w14:textId="77777777"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r>
      <w:r w:rsidRPr="0046150A">
        <w:rPr>
          <w:rFonts w:ascii="Times New Roman" w:hAnsi="Times New Roman" w:cs="Times New Roman"/>
          <w:sz w:val="24"/>
          <w:szCs w:val="24"/>
        </w:rPr>
        <w:t>4G</w:t>
      </w:r>
      <w:r>
        <w:rPr>
          <w:rFonts w:ascii="宋体" w:eastAsia="宋体" w:hAnsi="宋体"/>
          <w:sz w:val="24"/>
          <w:szCs w:val="24"/>
        </w:rPr>
        <w:t>是第四代移动通信系统</w:t>
      </w:r>
      <w:r>
        <w:rPr>
          <w:rFonts w:ascii="宋体" w:eastAsia="宋体" w:hAnsi="宋体" w:hint="eastAsia"/>
          <w:sz w:val="24"/>
          <w:szCs w:val="24"/>
        </w:rPr>
        <w:t>，</w:t>
      </w:r>
      <w:r>
        <w:rPr>
          <w:rFonts w:ascii="宋体" w:eastAsia="宋体" w:hAnsi="宋体"/>
          <w:sz w:val="24"/>
          <w:szCs w:val="24"/>
        </w:rPr>
        <w:t>其包括</w:t>
      </w:r>
      <w:r w:rsidRPr="0046150A">
        <w:rPr>
          <w:rFonts w:ascii="Times New Roman" w:hAnsi="Times New Roman" w:cs="Times New Roman"/>
          <w:sz w:val="24"/>
          <w:szCs w:val="24"/>
        </w:rPr>
        <w:t>TD-LTE</w:t>
      </w:r>
      <w:r>
        <w:rPr>
          <w:rFonts w:ascii="宋体" w:eastAsia="宋体" w:hAnsi="宋体"/>
          <w:sz w:val="24"/>
          <w:szCs w:val="24"/>
        </w:rPr>
        <w:t>和</w:t>
      </w:r>
      <w:r w:rsidRPr="0046150A">
        <w:rPr>
          <w:rFonts w:ascii="Times New Roman" w:hAnsi="Times New Roman" w:cs="Times New Roman"/>
          <w:sz w:val="24"/>
          <w:szCs w:val="24"/>
        </w:rPr>
        <w:t>FEE-LTE</w:t>
      </w:r>
      <w:r>
        <w:rPr>
          <w:rFonts w:ascii="宋体" w:eastAsia="宋体" w:hAnsi="宋体"/>
          <w:sz w:val="24"/>
          <w:szCs w:val="24"/>
        </w:rPr>
        <w:t>两种制式</w:t>
      </w:r>
      <w:r>
        <w:rPr>
          <w:rFonts w:ascii="宋体" w:eastAsia="宋体" w:hAnsi="宋体" w:hint="eastAsia"/>
          <w:sz w:val="24"/>
          <w:szCs w:val="24"/>
        </w:rPr>
        <w:t>。它同时支持</w:t>
      </w:r>
      <w:r w:rsidRPr="0046150A">
        <w:rPr>
          <w:rFonts w:ascii="Times New Roman" w:hAnsi="Times New Roman" w:cs="Times New Roman"/>
          <w:sz w:val="24"/>
          <w:szCs w:val="24"/>
        </w:rPr>
        <w:t>3G</w:t>
      </w:r>
      <w:r>
        <w:rPr>
          <w:rFonts w:ascii="宋体" w:eastAsia="宋体" w:hAnsi="宋体"/>
          <w:sz w:val="24"/>
          <w:szCs w:val="24"/>
        </w:rPr>
        <w:t>和</w:t>
      </w:r>
      <w:r w:rsidRPr="0046150A">
        <w:rPr>
          <w:rFonts w:ascii="Times New Roman" w:hAnsi="Times New Roman" w:cs="Times New Roman"/>
          <w:sz w:val="24"/>
          <w:szCs w:val="24"/>
        </w:rPr>
        <w:t>WLAN</w:t>
      </w:r>
      <w:r>
        <w:rPr>
          <w:rFonts w:ascii="宋体" w:eastAsia="宋体" w:hAnsi="宋体" w:hint="eastAsia"/>
          <w:sz w:val="24"/>
          <w:szCs w:val="24"/>
        </w:rPr>
        <w:t>，</w:t>
      </w:r>
      <w:r>
        <w:rPr>
          <w:rFonts w:ascii="宋体" w:eastAsia="宋体" w:hAnsi="宋体"/>
          <w:sz w:val="24"/>
          <w:szCs w:val="24"/>
        </w:rPr>
        <w:t>能够快速传输数据</w:t>
      </w:r>
      <w:r>
        <w:rPr>
          <w:rFonts w:ascii="宋体" w:eastAsia="宋体" w:hAnsi="宋体" w:hint="eastAsia"/>
          <w:sz w:val="24"/>
          <w:szCs w:val="24"/>
        </w:rPr>
        <w:t>、</w:t>
      </w:r>
      <w:r>
        <w:rPr>
          <w:rFonts w:ascii="宋体" w:eastAsia="宋体" w:hAnsi="宋体"/>
          <w:sz w:val="24"/>
          <w:szCs w:val="24"/>
        </w:rPr>
        <w:t>高质量的音频和视频</w:t>
      </w:r>
      <w:r>
        <w:rPr>
          <w:rFonts w:ascii="宋体" w:eastAsia="宋体" w:hAnsi="宋体" w:hint="eastAsia"/>
          <w:sz w:val="24"/>
          <w:szCs w:val="24"/>
        </w:rPr>
        <w:t>以及图像等等。</w:t>
      </w:r>
      <w:r w:rsidRPr="0046150A">
        <w:rPr>
          <w:rFonts w:ascii="Times New Roman" w:hAnsi="Times New Roman" w:cs="Times New Roman" w:hint="eastAsia"/>
          <w:sz w:val="24"/>
          <w:szCs w:val="24"/>
        </w:rPr>
        <w:t>TD-LTE</w:t>
      </w:r>
      <w:r>
        <w:rPr>
          <w:rFonts w:ascii="宋体" w:eastAsia="宋体" w:hAnsi="宋体" w:hint="eastAsia"/>
          <w:sz w:val="24"/>
          <w:szCs w:val="24"/>
        </w:rPr>
        <w:t>的</w:t>
      </w:r>
      <w:r w:rsidRPr="00822929">
        <w:rPr>
          <w:rFonts w:ascii="宋体" w:eastAsia="宋体" w:hAnsi="宋体" w:hint="eastAsia"/>
          <w:sz w:val="24"/>
          <w:szCs w:val="24"/>
        </w:rPr>
        <w:t>理论峰值传输速率可以达到下行</w:t>
      </w:r>
      <w:r w:rsidRPr="0046150A">
        <w:rPr>
          <w:rFonts w:ascii="Times New Roman" w:hAnsi="Times New Roman" w:cs="Times New Roman" w:hint="eastAsia"/>
          <w:sz w:val="24"/>
          <w:szCs w:val="24"/>
        </w:rPr>
        <w:t>100Mbps</w:t>
      </w:r>
      <w:r w:rsidRPr="00822929">
        <w:rPr>
          <w:rFonts w:ascii="宋体" w:eastAsia="宋体" w:hAnsi="宋体" w:hint="eastAsia"/>
          <w:sz w:val="24"/>
          <w:szCs w:val="24"/>
        </w:rPr>
        <w:t>、上行</w:t>
      </w:r>
      <w:r w:rsidRPr="0046150A">
        <w:rPr>
          <w:rFonts w:ascii="Times New Roman" w:hAnsi="Times New Roman" w:cs="Times New Roman" w:hint="eastAsia"/>
          <w:sz w:val="24"/>
          <w:szCs w:val="24"/>
        </w:rPr>
        <w:t>50Mbps</w:t>
      </w:r>
      <w:r>
        <w:rPr>
          <w:rFonts w:ascii="宋体" w:eastAsia="宋体" w:hAnsi="宋体" w:hint="eastAsia"/>
          <w:sz w:val="24"/>
          <w:szCs w:val="24"/>
        </w:rPr>
        <w:t>，而且其</w:t>
      </w:r>
      <w:r w:rsidRPr="00822929">
        <w:rPr>
          <w:rFonts w:ascii="宋体" w:eastAsia="宋体" w:hAnsi="宋体" w:hint="eastAsia"/>
          <w:sz w:val="24"/>
          <w:szCs w:val="24"/>
        </w:rPr>
        <w:t>下行速度始终可以稳定在</w:t>
      </w:r>
      <w:r w:rsidRPr="0046150A">
        <w:rPr>
          <w:rFonts w:ascii="Times New Roman" w:hAnsi="Times New Roman" w:cs="Times New Roman" w:hint="eastAsia"/>
          <w:sz w:val="24"/>
          <w:szCs w:val="24"/>
        </w:rPr>
        <w:t>50Mbps</w:t>
      </w:r>
      <w:r w:rsidRPr="00822929">
        <w:rPr>
          <w:rFonts w:ascii="宋体" w:eastAsia="宋体" w:hAnsi="宋体" w:hint="eastAsia"/>
          <w:sz w:val="24"/>
          <w:szCs w:val="24"/>
        </w:rPr>
        <w:t>左右，上行速度则达到</w:t>
      </w:r>
      <w:r w:rsidRPr="0046150A">
        <w:rPr>
          <w:rFonts w:ascii="Times New Roman" w:hAnsi="Times New Roman" w:cs="Times New Roman" w:hint="eastAsia"/>
          <w:sz w:val="24"/>
          <w:szCs w:val="24"/>
        </w:rPr>
        <w:t>8Mbps</w:t>
      </w:r>
      <w:r w:rsidRPr="00822929">
        <w:rPr>
          <w:rFonts w:ascii="宋体" w:eastAsia="宋体" w:hAnsi="宋体" w:hint="eastAsia"/>
          <w:sz w:val="24"/>
          <w:szCs w:val="24"/>
        </w:rPr>
        <w:t>以上，皆是</w:t>
      </w:r>
      <w:r w:rsidRPr="0046150A">
        <w:rPr>
          <w:rFonts w:ascii="Times New Roman" w:hAnsi="Times New Roman" w:cs="Times New Roman" w:hint="eastAsia"/>
          <w:sz w:val="24"/>
          <w:szCs w:val="24"/>
        </w:rPr>
        <w:t>3G</w:t>
      </w:r>
      <w:r w:rsidRPr="00822929">
        <w:rPr>
          <w:rFonts w:ascii="宋体" w:eastAsia="宋体" w:hAnsi="宋体" w:hint="eastAsia"/>
          <w:sz w:val="24"/>
          <w:szCs w:val="24"/>
        </w:rPr>
        <w:t>的五倍之多</w:t>
      </w:r>
      <w:r>
        <w:rPr>
          <w:rFonts w:ascii="宋体" w:eastAsia="宋体" w:hAnsi="宋体" w:hint="eastAsia"/>
          <w:sz w:val="24"/>
          <w:szCs w:val="24"/>
        </w:rPr>
        <w:t>。</w:t>
      </w:r>
    </w:p>
    <w:p w14:paraId="44ECBEA9" w14:textId="77777777"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r>
      <w:r w:rsidRPr="0046150A">
        <w:rPr>
          <w:rFonts w:ascii="Times New Roman" w:hAnsi="Times New Roman" w:cs="Times New Roman"/>
          <w:sz w:val="24"/>
          <w:szCs w:val="24"/>
        </w:rPr>
        <w:t>5G</w:t>
      </w:r>
      <w:r>
        <w:rPr>
          <w:rFonts w:ascii="宋体" w:eastAsia="宋体" w:hAnsi="宋体"/>
          <w:sz w:val="24"/>
          <w:szCs w:val="24"/>
        </w:rPr>
        <w:t>是第</w:t>
      </w:r>
      <w:r>
        <w:rPr>
          <w:rFonts w:ascii="宋体" w:eastAsia="宋体" w:hAnsi="宋体" w:hint="eastAsia"/>
          <w:sz w:val="24"/>
          <w:szCs w:val="24"/>
        </w:rPr>
        <w:t>5代移动通信技术，是</w:t>
      </w:r>
      <w:r w:rsidRPr="0046150A">
        <w:rPr>
          <w:rFonts w:ascii="Times New Roman" w:hAnsi="Times New Roman" w:cs="Times New Roman"/>
          <w:sz w:val="24"/>
          <w:szCs w:val="24"/>
        </w:rPr>
        <w:t>4G</w:t>
      </w:r>
      <w:r>
        <w:rPr>
          <w:rFonts w:ascii="宋体" w:eastAsia="宋体" w:hAnsi="宋体"/>
          <w:sz w:val="24"/>
          <w:szCs w:val="24"/>
        </w:rPr>
        <w:t>技术的延伸</w:t>
      </w:r>
      <w:r>
        <w:rPr>
          <w:rFonts w:ascii="宋体" w:eastAsia="宋体" w:hAnsi="宋体" w:hint="eastAsia"/>
          <w:sz w:val="24"/>
          <w:szCs w:val="24"/>
        </w:rPr>
        <w:t>。</w:t>
      </w:r>
      <w:r>
        <w:rPr>
          <w:rFonts w:ascii="宋体" w:eastAsia="宋体" w:hAnsi="宋体"/>
          <w:sz w:val="24"/>
          <w:szCs w:val="24"/>
        </w:rPr>
        <w:t>它的理论峰值传输速率可达每秒数十</w:t>
      </w:r>
      <w:r w:rsidRPr="0046150A">
        <w:rPr>
          <w:rFonts w:ascii="Times New Roman" w:hAnsi="Times New Roman" w:cs="Times New Roman"/>
          <w:sz w:val="24"/>
          <w:szCs w:val="24"/>
        </w:rPr>
        <w:t>Gb</w:t>
      </w:r>
      <w:r>
        <w:rPr>
          <w:rFonts w:ascii="宋体" w:eastAsia="宋体" w:hAnsi="宋体" w:hint="eastAsia"/>
          <w:sz w:val="24"/>
          <w:szCs w:val="24"/>
        </w:rPr>
        <w:t>，</w:t>
      </w:r>
      <w:r>
        <w:rPr>
          <w:rFonts w:ascii="宋体" w:eastAsia="宋体" w:hAnsi="宋体"/>
          <w:sz w:val="24"/>
          <w:szCs w:val="24"/>
        </w:rPr>
        <w:t>是</w:t>
      </w:r>
      <w:r w:rsidRPr="0046150A">
        <w:rPr>
          <w:rFonts w:ascii="Times New Roman" w:hAnsi="Times New Roman" w:cs="Times New Roman" w:hint="eastAsia"/>
          <w:sz w:val="24"/>
          <w:szCs w:val="24"/>
        </w:rPr>
        <w:t>4</w:t>
      </w:r>
      <w:r w:rsidRPr="0046150A">
        <w:rPr>
          <w:rFonts w:ascii="Times New Roman" w:hAnsi="Times New Roman" w:cs="Times New Roman"/>
          <w:sz w:val="24"/>
          <w:szCs w:val="24"/>
        </w:rPr>
        <w:t>G</w:t>
      </w:r>
      <w:r>
        <w:rPr>
          <w:rFonts w:ascii="宋体" w:eastAsia="宋体" w:hAnsi="宋体"/>
          <w:sz w:val="24"/>
          <w:szCs w:val="24"/>
        </w:rPr>
        <w:t>网络传输数率的数百倍</w:t>
      </w:r>
      <w:r>
        <w:rPr>
          <w:rFonts w:ascii="宋体" w:eastAsia="宋体" w:hAnsi="宋体" w:hint="eastAsia"/>
          <w:sz w:val="24"/>
          <w:szCs w:val="24"/>
        </w:rPr>
        <w:t>。</w:t>
      </w:r>
      <w:r w:rsidRPr="0046150A">
        <w:rPr>
          <w:rFonts w:ascii="Times New Roman" w:hAnsi="Times New Roman" w:cs="Times New Roman" w:hint="eastAsia"/>
          <w:sz w:val="24"/>
          <w:szCs w:val="24"/>
        </w:rPr>
        <w:t>5G</w:t>
      </w:r>
      <w:r>
        <w:rPr>
          <w:rFonts w:ascii="宋体" w:eastAsia="宋体" w:hAnsi="宋体"/>
          <w:sz w:val="24"/>
          <w:szCs w:val="24"/>
        </w:rPr>
        <w:t>的主要目标是让终端用户始终处于联网状态</w:t>
      </w:r>
      <w:r>
        <w:rPr>
          <w:rFonts w:ascii="宋体" w:eastAsia="宋体" w:hAnsi="宋体" w:hint="eastAsia"/>
          <w:sz w:val="24"/>
          <w:szCs w:val="24"/>
        </w:rPr>
        <w:t>，</w:t>
      </w:r>
      <w:r>
        <w:rPr>
          <w:rFonts w:ascii="宋体" w:eastAsia="宋体" w:hAnsi="宋体"/>
          <w:sz w:val="24"/>
          <w:szCs w:val="24"/>
        </w:rPr>
        <w:t>它不仅是支持智能手机</w:t>
      </w:r>
      <w:r>
        <w:rPr>
          <w:rFonts w:ascii="宋体" w:eastAsia="宋体" w:hAnsi="宋体" w:hint="eastAsia"/>
          <w:sz w:val="24"/>
          <w:szCs w:val="24"/>
        </w:rPr>
        <w:t>，</w:t>
      </w:r>
      <w:r>
        <w:rPr>
          <w:rFonts w:ascii="宋体" w:eastAsia="宋体" w:hAnsi="宋体"/>
          <w:sz w:val="24"/>
          <w:szCs w:val="24"/>
        </w:rPr>
        <w:t>而且</w:t>
      </w:r>
      <w:r>
        <w:rPr>
          <w:rFonts w:ascii="宋体" w:eastAsia="宋体" w:hAnsi="宋体" w:hint="eastAsia"/>
          <w:sz w:val="24"/>
          <w:szCs w:val="24"/>
        </w:rPr>
        <w:t>支持</w:t>
      </w:r>
      <w:r>
        <w:rPr>
          <w:rFonts w:ascii="宋体" w:eastAsia="宋体" w:hAnsi="宋体"/>
          <w:sz w:val="24"/>
          <w:szCs w:val="24"/>
        </w:rPr>
        <w:t>物联网</w:t>
      </w:r>
      <w:r>
        <w:rPr>
          <w:rFonts w:ascii="宋体" w:eastAsia="宋体" w:hAnsi="宋体" w:hint="eastAsia"/>
          <w:sz w:val="24"/>
          <w:szCs w:val="24"/>
        </w:rPr>
        <w:t>、</w:t>
      </w:r>
      <w:r>
        <w:rPr>
          <w:rFonts w:ascii="宋体" w:eastAsia="宋体" w:hAnsi="宋体"/>
          <w:sz w:val="24"/>
          <w:szCs w:val="24"/>
        </w:rPr>
        <w:t>车联网</w:t>
      </w:r>
      <w:r>
        <w:rPr>
          <w:rFonts w:ascii="宋体" w:eastAsia="宋体" w:hAnsi="宋体" w:hint="eastAsia"/>
          <w:sz w:val="24"/>
          <w:szCs w:val="24"/>
        </w:rPr>
        <w:t>、</w:t>
      </w:r>
      <w:r>
        <w:rPr>
          <w:rFonts w:ascii="宋体" w:eastAsia="宋体" w:hAnsi="宋体"/>
          <w:sz w:val="24"/>
          <w:szCs w:val="24"/>
        </w:rPr>
        <w:t>智慧医疗等</w:t>
      </w:r>
      <w:r>
        <w:rPr>
          <w:rFonts w:ascii="宋体" w:eastAsia="宋体" w:hAnsi="宋体"/>
          <w:sz w:val="24"/>
          <w:szCs w:val="24"/>
        </w:rPr>
        <w:lastRenderedPageBreak/>
        <w:t>等领域</w:t>
      </w:r>
      <w:r>
        <w:rPr>
          <w:rFonts w:ascii="宋体" w:eastAsia="宋体" w:hAnsi="宋体" w:hint="eastAsia"/>
          <w:sz w:val="24"/>
          <w:szCs w:val="24"/>
        </w:rPr>
        <w:t>。</w:t>
      </w:r>
    </w:p>
    <w:p w14:paraId="495B2406" w14:textId="16229E04" w:rsidR="00B4728F" w:rsidRDefault="00B4728F" w:rsidP="00BB0E78">
      <w:pPr>
        <w:pStyle w:val="a3"/>
        <w:numPr>
          <w:ilvl w:val="0"/>
          <w:numId w:val="13"/>
        </w:numPr>
        <w:spacing w:line="400" w:lineRule="exact"/>
        <w:ind w:firstLineChars="0"/>
        <w:rPr>
          <w:rFonts w:ascii="宋体" w:eastAsia="宋体" w:hAnsi="宋体"/>
          <w:sz w:val="24"/>
          <w:szCs w:val="24"/>
        </w:rPr>
      </w:pPr>
      <w:proofErr w:type="spellStart"/>
      <w:r w:rsidRPr="0046150A">
        <w:rPr>
          <w:rFonts w:ascii="Times New Roman" w:hAnsi="Times New Roman" w:cs="Times New Roman" w:hint="eastAsia"/>
          <w:sz w:val="24"/>
          <w:szCs w:val="24"/>
        </w:rPr>
        <w:t>WiFi</w:t>
      </w:r>
      <w:proofErr w:type="spellEnd"/>
      <w:r>
        <w:rPr>
          <w:rFonts w:ascii="宋体" w:eastAsia="宋体" w:hAnsi="宋体" w:hint="eastAsia"/>
          <w:sz w:val="24"/>
          <w:szCs w:val="24"/>
        </w:rPr>
        <w:t>技术</w:t>
      </w:r>
    </w:p>
    <w:p w14:paraId="4881D0B9" w14:textId="77777777"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r>
      <w:proofErr w:type="spellStart"/>
      <w:r w:rsidRPr="0046150A">
        <w:rPr>
          <w:rFonts w:ascii="Times New Roman" w:hAnsi="Times New Roman" w:cs="Times New Roman"/>
          <w:sz w:val="24"/>
          <w:szCs w:val="24"/>
        </w:rPr>
        <w:t>Wifi</w:t>
      </w:r>
      <w:proofErr w:type="spellEnd"/>
      <w:r>
        <w:rPr>
          <w:rFonts w:ascii="宋体" w:eastAsia="宋体" w:hAnsi="宋体"/>
          <w:sz w:val="24"/>
          <w:szCs w:val="24"/>
        </w:rPr>
        <w:t>是一种允许电子设备接入到无线局域网的短距离无线通信技术</w:t>
      </w:r>
      <w:r>
        <w:rPr>
          <w:rFonts w:ascii="宋体" w:eastAsia="宋体" w:hAnsi="宋体" w:hint="eastAsia"/>
          <w:sz w:val="24"/>
          <w:szCs w:val="24"/>
        </w:rPr>
        <w:t>，</w:t>
      </w:r>
      <w:r>
        <w:rPr>
          <w:rFonts w:ascii="宋体" w:eastAsia="宋体" w:hAnsi="宋体"/>
          <w:sz w:val="24"/>
          <w:szCs w:val="24"/>
        </w:rPr>
        <w:t>射频频段为</w:t>
      </w:r>
      <w:r w:rsidRPr="0046150A">
        <w:rPr>
          <w:rFonts w:ascii="Times New Roman" w:hAnsi="Times New Roman" w:cs="Times New Roman" w:hint="eastAsia"/>
          <w:sz w:val="24"/>
          <w:szCs w:val="24"/>
        </w:rPr>
        <w:t>2</w:t>
      </w:r>
      <w:r w:rsidRPr="0046150A">
        <w:rPr>
          <w:rFonts w:ascii="Times New Roman" w:hAnsi="Times New Roman" w:cs="Times New Roman"/>
          <w:sz w:val="24"/>
          <w:szCs w:val="24"/>
        </w:rPr>
        <w:t>.4G UHF</w:t>
      </w:r>
      <w:r>
        <w:rPr>
          <w:rFonts w:ascii="宋体" w:eastAsia="宋体" w:hAnsi="宋体"/>
          <w:sz w:val="24"/>
          <w:szCs w:val="24"/>
        </w:rPr>
        <w:t>或者</w:t>
      </w:r>
      <w:r w:rsidRPr="0046150A">
        <w:rPr>
          <w:rFonts w:ascii="Times New Roman" w:hAnsi="Times New Roman" w:cs="Times New Roman" w:hint="eastAsia"/>
          <w:sz w:val="24"/>
          <w:szCs w:val="24"/>
        </w:rPr>
        <w:t>5G</w:t>
      </w:r>
      <w:r w:rsidRPr="0046150A">
        <w:rPr>
          <w:rFonts w:ascii="Times New Roman" w:hAnsi="Times New Roman" w:cs="Times New Roman"/>
          <w:sz w:val="24"/>
          <w:szCs w:val="24"/>
        </w:rPr>
        <w:t xml:space="preserve"> SHF ISM</w:t>
      </w:r>
      <w:r>
        <w:rPr>
          <w:rFonts w:ascii="宋体" w:eastAsia="宋体" w:hAnsi="宋体" w:hint="eastAsia"/>
          <w:sz w:val="24"/>
          <w:szCs w:val="24"/>
        </w:rPr>
        <w:t>。它是由接入点</w:t>
      </w:r>
      <w:r w:rsidRPr="0046150A">
        <w:rPr>
          <w:rFonts w:ascii="Times New Roman" w:hAnsi="Times New Roman" w:cs="Times New Roman" w:hint="eastAsia"/>
          <w:sz w:val="24"/>
          <w:szCs w:val="24"/>
        </w:rPr>
        <w:t>AP</w:t>
      </w:r>
      <w:r w:rsidRPr="0046150A">
        <w:rPr>
          <w:rFonts w:ascii="Times New Roman" w:hAnsi="Times New Roman" w:cs="Times New Roman" w:hint="eastAsia"/>
          <w:sz w:val="24"/>
          <w:szCs w:val="24"/>
        </w:rPr>
        <w:t>（</w:t>
      </w:r>
      <w:r w:rsidRPr="0046150A">
        <w:rPr>
          <w:rFonts w:ascii="Times New Roman" w:hAnsi="Times New Roman" w:cs="Times New Roman" w:hint="eastAsia"/>
          <w:sz w:val="24"/>
          <w:szCs w:val="24"/>
        </w:rPr>
        <w:t>A</w:t>
      </w:r>
      <w:r w:rsidRPr="0046150A">
        <w:rPr>
          <w:rFonts w:ascii="Times New Roman" w:hAnsi="Times New Roman" w:cs="Times New Roman"/>
          <w:sz w:val="24"/>
          <w:szCs w:val="24"/>
        </w:rPr>
        <w:t>ccess Point</w:t>
      </w:r>
      <w:r w:rsidRPr="0046150A">
        <w:rPr>
          <w:rFonts w:ascii="Times New Roman" w:hAnsi="Times New Roman" w:cs="Times New Roman" w:hint="eastAsia"/>
          <w:sz w:val="24"/>
          <w:szCs w:val="24"/>
        </w:rPr>
        <w:t>）</w:t>
      </w:r>
      <w:r>
        <w:rPr>
          <w:rFonts w:ascii="宋体" w:eastAsia="宋体" w:hAnsi="宋体" w:hint="eastAsia"/>
          <w:sz w:val="24"/>
          <w:szCs w:val="24"/>
        </w:rPr>
        <w:t>和无线网卡组成的无线网络，其最大数据传输速率可达</w:t>
      </w:r>
      <w:r w:rsidRPr="0046150A">
        <w:rPr>
          <w:rFonts w:ascii="Times New Roman" w:hAnsi="Times New Roman" w:cs="Times New Roman" w:hint="eastAsia"/>
          <w:sz w:val="24"/>
          <w:szCs w:val="24"/>
        </w:rPr>
        <w:t>1</w:t>
      </w:r>
      <w:r w:rsidRPr="0046150A">
        <w:rPr>
          <w:rFonts w:ascii="Times New Roman" w:hAnsi="Times New Roman" w:cs="Times New Roman"/>
          <w:sz w:val="24"/>
          <w:szCs w:val="24"/>
        </w:rPr>
        <w:t>1Mbps</w:t>
      </w:r>
      <w:r>
        <w:rPr>
          <w:rFonts w:ascii="宋体" w:eastAsia="宋体" w:hAnsi="宋体"/>
          <w:sz w:val="24"/>
          <w:szCs w:val="24"/>
        </w:rPr>
        <w:t>,可通过调节信号功率动态调整传输带宽</w:t>
      </w:r>
      <w:r>
        <w:rPr>
          <w:rFonts w:ascii="宋体" w:eastAsia="宋体" w:hAnsi="宋体" w:hint="eastAsia"/>
          <w:sz w:val="24"/>
          <w:szCs w:val="24"/>
        </w:rPr>
        <w:t>。</w:t>
      </w:r>
      <w:proofErr w:type="spellStart"/>
      <w:r w:rsidRPr="0046150A">
        <w:rPr>
          <w:rFonts w:ascii="Times New Roman" w:hAnsi="Times New Roman" w:cs="Times New Roman"/>
          <w:sz w:val="24"/>
          <w:szCs w:val="24"/>
        </w:rPr>
        <w:t>WiFi</w:t>
      </w:r>
      <w:proofErr w:type="spellEnd"/>
      <w:r>
        <w:rPr>
          <w:rFonts w:ascii="宋体" w:eastAsia="宋体" w:hAnsi="宋体"/>
          <w:sz w:val="24"/>
          <w:szCs w:val="24"/>
        </w:rPr>
        <w:t>技术广泛应用于智能家居</w:t>
      </w:r>
      <w:r>
        <w:rPr>
          <w:rFonts w:ascii="宋体" w:eastAsia="宋体" w:hAnsi="宋体" w:hint="eastAsia"/>
          <w:sz w:val="24"/>
          <w:szCs w:val="24"/>
        </w:rPr>
        <w:t>、</w:t>
      </w:r>
      <w:r>
        <w:rPr>
          <w:rFonts w:ascii="宋体" w:eastAsia="宋体" w:hAnsi="宋体"/>
          <w:sz w:val="24"/>
          <w:szCs w:val="24"/>
        </w:rPr>
        <w:t>智能交通以及安防监控等诸多领域</w:t>
      </w:r>
      <w:r>
        <w:rPr>
          <w:rFonts w:ascii="宋体" w:eastAsia="宋体" w:hAnsi="宋体" w:hint="eastAsia"/>
          <w:sz w:val="24"/>
          <w:szCs w:val="24"/>
        </w:rPr>
        <w:t>。</w:t>
      </w:r>
    </w:p>
    <w:p w14:paraId="37311B2E" w14:textId="67BFCF29" w:rsidR="00B4728F" w:rsidRDefault="00B4728F" w:rsidP="00BB0E78">
      <w:pPr>
        <w:pStyle w:val="a3"/>
        <w:numPr>
          <w:ilvl w:val="0"/>
          <w:numId w:val="13"/>
        </w:numPr>
        <w:spacing w:line="400" w:lineRule="exact"/>
        <w:ind w:firstLineChars="0"/>
        <w:rPr>
          <w:rFonts w:ascii="宋体" w:eastAsia="宋体" w:hAnsi="宋体"/>
          <w:sz w:val="24"/>
          <w:szCs w:val="24"/>
        </w:rPr>
      </w:pPr>
      <w:r>
        <w:rPr>
          <w:rFonts w:ascii="宋体" w:eastAsia="宋体" w:hAnsi="宋体"/>
          <w:sz w:val="24"/>
          <w:szCs w:val="24"/>
        </w:rPr>
        <w:t>卫星通信技术</w:t>
      </w:r>
    </w:p>
    <w:p w14:paraId="71EC829C" w14:textId="77777777" w:rsidR="001233C7" w:rsidRPr="00822929"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t>卫星</w:t>
      </w:r>
      <w:r>
        <w:rPr>
          <w:rFonts w:ascii="宋体" w:eastAsia="宋体" w:hAnsi="宋体" w:hint="eastAsia"/>
          <w:sz w:val="24"/>
          <w:szCs w:val="24"/>
        </w:rPr>
        <w:t>通信系统是一种微波通信技术，以卫星为中继站转发微波信号，由地面站接收，且地面站之间相互通信，能够实现对地面的全覆盖。按照轨道区分，卫星通信系统分为地轨道卫星通信系统</w:t>
      </w:r>
      <w:r w:rsidRPr="0046150A">
        <w:rPr>
          <w:rFonts w:ascii="Times New Roman" w:hAnsi="Times New Roman" w:cs="Times New Roman" w:hint="eastAsia"/>
          <w:sz w:val="24"/>
          <w:szCs w:val="24"/>
        </w:rPr>
        <w:t>（</w:t>
      </w:r>
      <w:r w:rsidRPr="0046150A">
        <w:rPr>
          <w:rFonts w:ascii="Times New Roman" w:hAnsi="Times New Roman" w:cs="Times New Roman" w:hint="eastAsia"/>
          <w:sz w:val="24"/>
          <w:szCs w:val="24"/>
        </w:rPr>
        <w:t>LEO</w:t>
      </w:r>
      <w:r w:rsidRPr="0046150A">
        <w:rPr>
          <w:rFonts w:ascii="Times New Roman" w:hAnsi="Times New Roman" w:cs="Times New Roman" w:hint="eastAsia"/>
          <w:sz w:val="24"/>
          <w:szCs w:val="24"/>
        </w:rPr>
        <w:t>）</w:t>
      </w:r>
      <w:r>
        <w:rPr>
          <w:rFonts w:ascii="宋体" w:eastAsia="宋体" w:hAnsi="宋体" w:hint="eastAsia"/>
          <w:sz w:val="24"/>
          <w:szCs w:val="24"/>
        </w:rPr>
        <w:t>、中轨道卫星通信系统</w:t>
      </w:r>
      <w:r w:rsidRPr="0046150A">
        <w:rPr>
          <w:rFonts w:ascii="Times New Roman" w:hAnsi="Times New Roman" w:cs="Times New Roman" w:hint="eastAsia"/>
          <w:sz w:val="24"/>
          <w:szCs w:val="24"/>
        </w:rPr>
        <w:t>（</w:t>
      </w:r>
      <w:r w:rsidRPr="0046150A">
        <w:rPr>
          <w:rFonts w:ascii="Times New Roman" w:hAnsi="Times New Roman" w:cs="Times New Roman" w:hint="eastAsia"/>
          <w:sz w:val="24"/>
          <w:szCs w:val="24"/>
        </w:rPr>
        <w:t>MEO</w:t>
      </w:r>
      <w:r>
        <w:rPr>
          <w:rFonts w:ascii="宋体" w:eastAsia="宋体" w:hAnsi="宋体" w:hint="eastAsia"/>
          <w:sz w:val="24"/>
          <w:szCs w:val="24"/>
        </w:rPr>
        <w:t>）以及高轨道卫星通信系统</w:t>
      </w:r>
      <w:r w:rsidRPr="0046150A">
        <w:rPr>
          <w:rFonts w:ascii="Times New Roman" w:hAnsi="Times New Roman" w:cs="Times New Roman" w:hint="eastAsia"/>
          <w:sz w:val="24"/>
          <w:szCs w:val="24"/>
        </w:rPr>
        <w:t>（</w:t>
      </w:r>
      <w:r w:rsidRPr="0046150A">
        <w:rPr>
          <w:rFonts w:ascii="Times New Roman" w:hAnsi="Times New Roman" w:cs="Times New Roman" w:hint="eastAsia"/>
          <w:sz w:val="24"/>
          <w:szCs w:val="24"/>
        </w:rPr>
        <w:t>GEO</w:t>
      </w:r>
      <w:r w:rsidRPr="0046150A">
        <w:rPr>
          <w:rFonts w:ascii="Times New Roman" w:hAnsi="Times New Roman" w:cs="Times New Roman" w:hint="eastAsia"/>
          <w:sz w:val="24"/>
          <w:szCs w:val="24"/>
        </w:rPr>
        <w:t>）</w:t>
      </w:r>
      <w:r>
        <w:rPr>
          <w:rFonts w:ascii="宋体" w:eastAsia="宋体" w:hAnsi="宋体" w:hint="eastAsia"/>
          <w:sz w:val="24"/>
          <w:szCs w:val="24"/>
        </w:rPr>
        <w:t>。</w:t>
      </w:r>
      <w:r w:rsidRPr="0046150A">
        <w:rPr>
          <w:rFonts w:ascii="Times New Roman" w:hAnsi="Times New Roman" w:cs="Times New Roman" w:hint="eastAsia"/>
          <w:sz w:val="24"/>
          <w:szCs w:val="24"/>
        </w:rPr>
        <w:t>GPS</w:t>
      </w:r>
      <w:r>
        <w:rPr>
          <w:rFonts w:ascii="宋体" w:eastAsia="宋体" w:hAnsi="宋体"/>
          <w:sz w:val="24"/>
          <w:szCs w:val="24"/>
        </w:rPr>
        <w:t>全球定位系统</w:t>
      </w:r>
      <w:r>
        <w:rPr>
          <w:rFonts w:ascii="宋体" w:eastAsia="宋体" w:hAnsi="宋体" w:hint="eastAsia"/>
          <w:sz w:val="24"/>
          <w:szCs w:val="24"/>
        </w:rPr>
        <w:t>为</w:t>
      </w:r>
      <w:r>
        <w:rPr>
          <w:rFonts w:ascii="宋体" w:eastAsia="宋体" w:hAnsi="宋体"/>
          <w:sz w:val="24"/>
          <w:szCs w:val="24"/>
        </w:rPr>
        <w:t>大众所熟知的卫星导航系统</w:t>
      </w:r>
      <w:r>
        <w:rPr>
          <w:rFonts w:ascii="宋体" w:eastAsia="宋体" w:hAnsi="宋体" w:hint="eastAsia"/>
          <w:sz w:val="24"/>
          <w:szCs w:val="24"/>
        </w:rPr>
        <w:t>，</w:t>
      </w:r>
      <w:r>
        <w:rPr>
          <w:rFonts w:ascii="宋体" w:eastAsia="宋体" w:hAnsi="宋体"/>
          <w:sz w:val="24"/>
          <w:szCs w:val="24"/>
        </w:rPr>
        <w:t>能提供实时</w:t>
      </w:r>
      <w:r>
        <w:rPr>
          <w:rFonts w:ascii="宋体" w:eastAsia="宋体" w:hAnsi="宋体" w:hint="eastAsia"/>
          <w:sz w:val="24"/>
          <w:szCs w:val="24"/>
        </w:rPr>
        <w:t>、</w:t>
      </w:r>
      <w:r>
        <w:rPr>
          <w:rFonts w:ascii="宋体" w:eastAsia="宋体" w:hAnsi="宋体"/>
          <w:sz w:val="24"/>
          <w:szCs w:val="24"/>
        </w:rPr>
        <w:t>全天候和全球性导航服务</w:t>
      </w:r>
      <w:r>
        <w:rPr>
          <w:rFonts w:ascii="宋体" w:eastAsia="宋体" w:hAnsi="宋体" w:hint="eastAsia"/>
          <w:sz w:val="24"/>
          <w:szCs w:val="24"/>
        </w:rPr>
        <w:t>，</w:t>
      </w:r>
      <w:r>
        <w:rPr>
          <w:rFonts w:ascii="宋体" w:eastAsia="宋体" w:hAnsi="宋体"/>
          <w:sz w:val="24"/>
          <w:szCs w:val="24"/>
        </w:rPr>
        <w:t>该系统广泛应用于</w:t>
      </w:r>
      <w:r>
        <w:rPr>
          <w:rFonts w:ascii="宋体" w:eastAsia="宋体" w:hAnsi="宋体" w:hint="eastAsia"/>
          <w:sz w:val="24"/>
          <w:szCs w:val="24"/>
        </w:rPr>
        <w:t>导航</w:t>
      </w:r>
      <w:r>
        <w:rPr>
          <w:rFonts w:ascii="宋体" w:eastAsia="宋体" w:hAnsi="宋体"/>
          <w:sz w:val="24"/>
          <w:szCs w:val="24"/>
        </w:rPr>
        <w:t>与信息服务</w:t>
      </w:r>
      <w:r>
        <w:rPr>
          <w:rFonts w:ascii="宋体" w:eastAsia="宋体" w:hAnsi="宋体" w:hint="eastAsia"/>
          <w:sz w:val="24"/>
          <w:szCs w:val="24"/>
        </w:rPr>
        <w:t>。</w:t>
      </w:r>
    </w:p>
    <w:p w14:paraId="195B7EC7" w14:textId="77777777" w:rsidR="00DE73CD" w:rsidRPr="00C01F89" w:rsidRDefault="00C01F89" w:rsidP="00855220">
      <w:pPr>
        <w:pStyle w:val="a3"/>
        <w:numPr>
          <w:ilvl w:val="1"/>
          <w:numId w:val="4"/>
        </w:numPr>
        <w:spacing w:beforeLines="50" w:before="156" w:afterLines="50" w:after="156" w:line="400" w:lineRule="exact"/>
        <w:ind w:left="621" w:hangingChars="221" w:hanging="621"/>
        <w:outlineLvl w:val="1"/>
        <w:rPr>
          <w:rFonts w:ascii="黑体" w:eastAsia="黑体" w:hAnsi="黑体"/>
          <w:b/>
          <w:sz w:val="28"/>
          <w:szCs w:val="28"/>
        </w:rPr>
      </w:pPr>
      <w:bookmarkStart w:id="42" w:name="_Toc533947059"/>
      <w:bookmarkStart w:id="43" w:name="_Toc2282245"/>
      <w:r w:rsidRPr="00C01F89">
        <w:rPr>
          <w:rFonts w:ascii="黑体" w:eastAsia="黑体" w:hAnsi="黑体" w:hint="eastAsia"/>
          <w:b/>
          <w:sz w:val="28"/>
          <w:szCs w:val="28"/>
        </w:rPr>
        <w:t>本章小结</w:t>
      </w:r>
      <w:bookmarkEnd w:id="42"/>
      <w:bookmarkEnd w:id="43"/>
    </w:p>
    <w:p w14:paraId="661B658B" w14:textId="77777777" w:rsidR="00855220" w:rsidRDefault="006F1E24" w:rsidP="00902797">
      <w:pPr>
        <w:pStyle w:val="a3"/>
        <w:spacing w:line="400" w:lineRule="exact"/>
        <w:ind w:firstLineChars="0"/>
        <w:rPr>
          <w:rFonts w:ascii="宋体" w:eastAsia="宋体" w:hAnsi="宋体"/>
          <w:sz w:val="24"/>
          <w:szCs w:val="24"/>
        </w:rPr>
        <w:sectPr w:rsidR="00855220" w:rsidSect="001B16A0">
          <w:headerReference w:type="default" r:id="rId21"/>
          <w:pgSz w:w="11906" w:h="16838"/>
          <w:pgMar w:top="1440" w:right="1800" w:bottom="1440" w:left="1800" w:header="851" w:footer="794" w:gutter="0"/>
          <w:pgNumType w:start="9"/>
          <w:cols w:space="425"/>
          <w:docGrid w:type="lines" w:linePitch="312"/>
        </w:sectPr>
      </w:pPr>
      <w:r>
        <w:rPr>
          <w:rFonts w:ascii="宋体" w:eastAsia="宋体" w:hAnsi="宋体" w:hint="eastAsia"/>
          <w:sz w:val="24"/>
          <w:szCs w:val="24"/>
        </w:rPr>
        <w:t>本章</w:t>
      </w:r>
      <w:r>
        <w:rPr>
          <w:rFonts w:ascii="宋体" w:eastAsia="宋体" w:hAnsi="宋体"/>
          <w:sz w:val="24"/>
          <w:szCs w:val="24"/>
        </w:rPr>
        <w:t>主要介绍了移动群体感知网络</w:t>
      </w:r>
      <w:r w:rsidR="00B4728F">
        <w:rPr>
          <w:rFonts w:ascii="宋体" w:eastAsia="宋体" w:hAnsi="宋体"/>
          <w:sz w:val="24"/>
          <w:szCs w:val="24"/>
        </w:rPr>
        <w:t>系统的组成</w:t>
      </w:r>
      <w:r w:rsidR="00AA334E">
        <w:rPr>
          <w:rFonts w:ascii="宋体" w:eastAsia="宋体" w:hAnsi="宋体" w:hint="eastAsia"/>
          <w:sz w:val="24"/>
          <w:szCs w:val="24"/>
        </w:rPr>
        <w:t>、</w:t>
      </w:r>
      <w:r w:rsidR="00AA334E">
        <w:rPr>
          <w:rFonts w:ascii="宋体" w:eastAsia="宋体" w:hAnsi="宋体"/>
          <w:sz w:val="24"/>
          <w:szCs w:val="24"/>
        </w:rPr>
        <w:t>移动群体感知</w:t>
      </w:r>
      <w:r>
        <w:rPr>
          <w:rFonts w:ascii="宋体" w:eastAsia="宋体" w:hAnsi="宋体"/>
          <w:sz w:val="24"/>
          <w:szCs w:val="24"/>
        </w:rPr>
        <w:t>概念</w:t>
      </w:r>
      <w:r>
        <w:rPr>
          <w:rFonts w:ascii="宋体" w:eastAsia="宋体" w:hAnsi="宋体" w:hint="eastAsia"/>
          <w:sz w:val="24"/>
          <w:szCs w:val="24"/>
        </w:rPr>
        <w:t>、</w:t>
      </w:r>
      <w:r>
        <w:rPr>
          <w:rFonts w:ascii="宋体" w:eastAsia="宋体" w:hAnsi="宋体"/>
          <w:sz w:val="24"/>
          <w:szCs w:val="24"/>
        </w:rPr>
        <w:t>移动群体</w:t>
      </w:r>
      <w:r>
        <w:rPr>
          <w:rFonts w:ascii="宋体" w:eastAsia="宋体" w:hAnsi="宋体" w:hint="eastAsia"/>
          <w:sz w:val="24"/>
          <w:szCs w:val="24"/>
        </w:rPr>
        <w:t>的</w:t>
      </w:r>
      <w:r>
        <w:rPr>
          <w:rFonts w:ascii="宋体" w:eastAsia="宋体" w:hAnsi="宋体"/>
          <w:sz w:val="24"/>
          <w:szCs w:val="24"/>
        </w:rPr>
        <w:t>典型应用</w:t>
      </w:r>
      <w:r w:rsidR="00AA334E">
        <w:rPr>
          <w:rFonts w:ascii="宋体" w:eastAsia="宋体" w:hAnsi="宋体" w:hint="eastAsia"/>
          <w:sz w:val="24"/>
          <w:szCs w:val="24"/>
        </w:rPr>
        <w:t>、</w:t>
      </w:r>
      <w:r>
        <w:rPr>
          <w:rFonts w:ascii="宋体" w:eastAsia="宋体" w:hAnsi="宋体" w:hint="eastAsia"/>
          <w:sz w:val="24"/>
          <w:szCs w:val="24"/>
        </w:rPr>
        <w:t>大规模</w:t>
      </w:r>
      <w:r>
        <w:rPr>
          <w:rFonts w:ascii="宋体" w:eastAsia="宋体" w:hAnsi="宋体"/>
          <w:sz w:val="24"/>
          <w:szCs w:val="24"/>
        </w:rPr>
        <w:t>移动群体网络面临的技术难题</w:t>
      </w:r>
      <w:r w:rsidR="00AA334E">
        <w:rPr>
          <w:rFonts w:ascii="宋体" w:eastAsia="宋体" w:hAnsi="宋体"/>
          <w:sz w:val="24"/>
          <w:szCs w:val="24"/>
        </w:rPr>
        <w:t>以及移动群体感知网络信息接入技术</w:t>
      </w:r>
      <w:r w:rsidR="00AA334E">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从</w:t>
      </w:r>
      <w:r>
        <w:rPr>
          <w:rFonts w:ascii="宋体" w:eastAsia="宋体" w:hAnsi="宋体"/>
          <w:sz w:val="24"/>
          <w:szCs w:val="24"/>
        </w:rPr>
        <w:t>感知规模的角度</w:t>
      </w:r>
      <w:r>
        <w:rPr>
          <w:rFonts w:ascii="宋体" w:eastAsia="宋体" w:hAnsi="宋体" w:hint="eastAsia"/>
          <w:sz w:val="24"/>
          <w:szCs w:val="24"/>
        </w:rPr>
        <w:t>论述</w:t>
      </w:r>
      <w:r>
        <w:rPr>
          <w:rFonts w:ascii="宋体" w:eastAsia="宋体" w:hAnsi="宋体"/>
          <w:sz w:val="24"/>
          <w:szCs w:val="24"/>
        </w:rPr>
        <w:t>，移动群体感知网络主要分为个体感知、群组感知</w:t>
      </w:r>
      <w:r>
        <w:rPr>
          <w:rFonts w:ascii="宋体" w:eastAsia="宋体" w:hAnsi="宋体" w:hint="eastAsia"/>
          <w:sz w:val="24"/>
          <w:szCs w:val="24"/>
        </w:rPr>
        <w:t>以及群体</w:t>
      </w:r>
      <w:r>
        <w:rPr>
          <w:rFonts w:ascii="宋体" w:eastAsia="宋体" w:hAnsi="宋体"/>
          <w:sz w:val="24"/>
          <w:szCs w:val="24"/>
        </w:rPr>
        <w:t>感知</w:t>
      </w:r>
      <w:r>
        <w:rPr>
          <w:rFonts w:ascii="宋体" w:eastAsia="宋体" w:hAnsi="宋体" w:hint="eastAsia"/>
          <w:sz w:val="24"/>
          <w:szCs w:val="24"/>
        </w:rPr>
        <w:t>，</w:t>
      </w:r>
      <w:r>
        <w:rPr>
          <w:rFonts w:ascii="宋体" w:eastAsia="宋体" w:hAnsi="宋体"/>
          <w:sz w:val="24"/>
          <w:szCs w:val="24"/>
        </w:rPr>
        <w:t>这三个感知规模用户数量依次递增。</w:t>
      </w:r>
      <w:r>
        <w:rPr>
          <w:rFonts w:ascii="宋体" w:eastAsia="宋体" w:hAnsi="宋体" w:hint="eastAsia"/>
          <w:sz w:val="24"/>
          <w:szCs w:val="24"/>
        </w:rPr>
        <w:t>从</w:t>
      </w:r>
      <w:r>
        <w:rPr>
          <w:rFonts w:ascii="宋体" w:eastAsia="宋体" w:hAnsi="宋体"/>
          <w:sz w:val="24"/>
          <w:szCs w:val="24"/>
        </w:rPr>
        <w:t>感知方式的角度论述，移动群体感知</w:t>
      </w:r>
      <w:r>
        <w:rPr>
          <w:rFonts w:ascii="宋体" w:eastAsia="宋体" w:hAnsi="宋体" w:hint="eastAsia"/>
          <w:sz w:val="24"/>
          <w:szCs w:val="24"/>
        </w:rPr>
        <w:t>应用</w:t>
      </w:r>
      <w:r>
        <w:rPr>
          <w:rFonts w:ascii="宋体" w:eastAsia="宋体" w:hAnsi="宋体"/>
          <w:sz w:val="24"/>
          <w:szCs w:val="24"/>
        </w:rPr>
        <w:t>被分为参与式感知和机会式感知，本章</w:t>
      </w:r>
      <w:r>
        <w:rPr>
          <w:rFonts w:ascii="宋体" w:eastAsia="宋体" w:hAnsi="宋体" w:hint="eastAsia"/>
          <w:sz w:val="24"/>
          <w:szCs w:val="24"/>
        </w:rPr>
        <w:t>从</w:t>
      </w:r>
      <w:r w:rsidRPr="006F1E24">
        <w:rPr>
          <w:rFonts w:ascii="宋体" w:eastAsia="宋体" w:hAnsi="宋体"/>
          <w:sz w:val="24"/>
          <w:szCs w:val="24"/>
        </w:rPr>
        <w:t>数据精度</w:t>
      </w:r>
      <w:r w:rsidRPr="006F1E24">
        <w:rPr>
          <w:rFonts w:ascii="宋体" w:eastAsia="宋体" w:hAnsi="宋体" w:hint="eastAsia"/>
          <w:sz w:val="24"/>
          <w:szCs w:val="24"/>
        </w:rPr>
        <w:t>、</w:t>
      </w:r>
      <w:r w:rsidRPr="006F1E24">
        <w:rPr>
          <w:rFonts w:ascii="宋体" w:eastAsia="宋体" w:hAnsi="宋体"/>
          <w:sz w:val="24"/>
          <w:szCs w:val="24"/>
        </w:rPr>
        <w:t>用户负担</w:t>
      </w:r>
      <w:r w:rsidRPr="006F1E24">
        <w:rPr>
          <w:rFonts w:ascii="宋体" w:eastAsia="宋体" w:hAnsi="宋体" w:hint="eastAsia"/>
          <w:sz w:val="24"/>
          <w:szCs w:val="24"/>
        </w:rPr>
        <w:t>、</w:t>
      </w:r>
      <w:r w:rsidRPr="006F1E24">
        <w:rPr>
          <w:rFonts w:ascii="宋体" w:eastAsia="宋体" w:hAnsi="宋体"/>
          <w:sz w:val="24"/>
          <w:szCs w:val="24"/>
        </w:rPr>
        <w:t>感知复杂度</w:t>
      </w:r>
      <w:r w:rsidRPr="006F1E24">
        <w:rPr>
          <w:rFonts w:ascii="宋体" w:eastAsia="宋体" w:hAnsi="宋体" w:hint="eastAsia"/>
          <w:sz w:val="24"/>
          <w:szCs w:val="24"/>
        </w:rPr>
        <w:t>、</w:t>
      </w:r>
      <w:r w:rsidRPr="006F1E24">
        <w:rPr>
          <w:rFonts w:ascii="宋体" w:eastAsia="宋体" w:hAnsi="宋体"/>
          <w:sz w:val="24"/>
          <w:szCs w:val="24"/>
        </w:rPr>
        <w:t>感知数据类型</w:t>
      </w:r>
      <w:r w:rsidRPr="006F1E24">
        <w:rPr>
          <w:rFonts w:ascii="宋体" w:eastAsia="宋体" w:hAnsi="宋体" w:hint="eastAsia"/>
          <w:sz w:val="24"/>
          <w:szCs w:val="24"/>
        </w:rPr>
        <w:t>、</w:t>
      </w:r>
      <w:r w:rsidRPr="006F1E24">
        <w:rPr>
          <w:rFonts w:ascii="宋体" w:eastAsia="宋体" w:hAnsi="宋体"/>
          <w:sz w:val="24"/>
          <w:szCs w:val="24"/>
        </w:rPr>
        <w:t>安全性</w:t>
      </w:r>
      <w:r>
        <w:rPr>
          <w:rFonts w:ascii="宋体" w:eastAsia="宋体" w:hAnsi="宋体" w:hint="eastAsia"/>
          <w:sz w:val="24"/>
          <w:szCs w:val="24"/>
        </w:rPr>
        <w:t>这几个</w:t>
      </w:r>
      <w:r>
        <w:rPr>
          <w:rFonts w:ascii="宋体" w:eastAsia="宋体" w:hAnsi="宋体"/>
          <w:sz w:val="24"/>
          <w:szCs w:val="24"/>
        </w:rPr>
        <w:t>角度对比了两种感知方式的</w:t>
      </w:r>
      <w:r>
        <w:rPr>
          <w:rFonts w:ascii="宋体" w:eastAsia="宋体" w:hAnsi="宋体" w:hint="eastAsia"/>
          <w:sz w:val="24"/>
          <w:szCs w:val="24"/>
        </w:rPr>
        <w:t>差异</w:t>
      </w:r>
      <w:r>
        <w:rPr>
          <w:rFonts w:ascii="宋体" w:eastAsia="宋体" w:hAnsi="宋体"/>
          <w:sz w:val="24"/>
          <w:szCs w:val="24"/>
        </w:rPr>
        <w:t>。</w:t>
      </w:r>
      <w:r w:rsidR="00AA334E">
        <w:rPr>
          <w:rFonts w:ascii="宋体" w:eastAsia="宋体" w:hAnsi="宋体" w:hint="eastAsia"/>
          <w:sz w:val="24"/>
          <w:szCs w:val="24"/>
        </w:rPr>
        <w:t>然后</w:t>
      </w:r>
      <w:r w:rsidR="005D65FC">
        <w:rPr>
          <w:rFonts w:ascii="宋体" w:eastAsia="宋体" w:hAnsi="宋体"/>
          <w:sz w:val="24"/>
          <w:szCs w:val="24"/>
        </w:rPr>
        <w:t>，本章分析了大规模的移动群体感知应用</w:t>
      </w:r>
      <w:r w:rsidR="005D65FC">
        <w:rPr>
          <w:rFonts w:ascii="宋体" w:eastAsia="宋体" w:hAnsi="宋体" w:hint="eastAsia"/>
          <w:sz w:val="24"/>
          <w:szCs w:val="24"/>
        </w:rPr>
        <w:t>中面临的</w:t>
      </w:r>
      <w:r w:rsidR="005D65FC" w:rsidRPr="005D65FC">
        <w:rPr>
          <w:rFonts w:ascii="宋体" w:eastAsia="宋体" w:hAnsi="宋体" w:hint="eastAsia"/>
          <w:sz w:val="24"/>
          <w:szCs w:val="24"/>
        </w:rPr>
        <w:t>服务端数据处理</w:t>
      </w:r>
      <w:r w:rsidR="005D65FC">
        <w:rPr>
          <w:rFonts w:ascii="宋体" w:eastAsia="宋体" w:hAnsi="宋体" w:hint="eastAsia"/>
          <w:sz w:val="24"/>
          <w:szCs w:val="24"/>
        </w:rPr>
        <w:t>和</w:t>
      </w:r>
      <w:r w:rsidR="005D65FC" w:rsidRPr="005D65FC">
        <w:rPr>
          <w:rFonts w:ascii="宋体" w:eastAsia="宋体" w:hAnsi="宋体" w:hint="eastAsia"/>
          <w:sz w:val="24"/>
          <w:szCs w:val="24"/>
        </w:rPr>
        <w:t>移动感知个体的招募</w:t>
      </w:r>
      <w:r w:rsidR="005D65FC">
        <w:rPr>
          <w:rFonts w:ascii="宋体" w:eastAsia="宋体" w:hAnsi="宋体" w:hint="eastAsia"/>
          <w:sz w:val="24"/>
          <w:szCs w:val="24"/>
        </w:rPr>
        <w:t>的</w:t>
      </w:r>
      <w:r w:rsidR="005D65FC">
        <w:rPr>
          <w:rFonts w:ascii="宋体" w:eastAsia="宋体" w:hAnsi="宋体"/>
          <w:sz w:val="24"/>
          <w:szCs w:val="24"/>
        </w:rPr>
        <w:t>两大挑战，其中移动感知个体</w:t>
      </w:r>
      <w:r w:rsidR="005D65FC">
        <w:rPr>
          <w:rFonts w:ascii="宋体" w:eastAsia="宋体" w:hAnsi="宋体" w:hint="eastAsia"/>
          <w:sz w:val="24"/>
          <w:szCs w:val="24"/>
        </w:rPr>
        <w:t>招募</w:t>
      </w:r>
      <w:r w:rsidR="005D65FC">
        <w:rPr>
          <w:rFonts w:ascii="宋体" w:eastAsia="宋体" w:hAnsi="宋体"/>
          <w:sz w:val="24"/>
          <w:szCs w:val="24"/>
        </w:rPr>
        <w:t>是</w:t>
      </w:r>
      <w:r w:rsidR="005D65FC">
        <w:rPr>
          <w:rFonts w:ascii="宋体" w:eastAsia="宋体" w:hAnsi="宋体" w:hint="eastAsia"/>
          <w:sz w:val="24"/>
          <w:szCs w:val="24"/>
        </w:rPr>
        <w:t>本文</w:t>
      </w:r>
      <w:r w:rsidR="005D65FC">
        <w:rPr>
          <w:rFonts w:ascii="宋体" w:eastAsia="宋体" w:hAnsi="宋体"/>
          <w:sz w:val="24"/>
          <w:szCs w:val="24"/>
        </w:rPr>
        <w:t>后续要</w:t>
      </w:r>
      <w:r w:rsidR="005D65FC">
        <w:rPr>
          <w:rFonts w:ascii="宋体" w:eastAsia="宋体" w:hAnsi="宋体" w:hint="eastAsia"/>
          <w:sz w:val="24"/>
          <w:szCs w:val="24"/>
        </w:rPr>
        <w:t>进行</w:t>
      </w:r>
      <w:r w:rsidR="005D65FC">
        <w:rPr>
          <w:rFonts w:ascii="宋体" w:eastAsia="宋体" w:hAnsi="宋体"/>
          <w:sz w:val="24"/>
          <w:szCs w:val="24"/>
        </w:rPr>
        <w:t>深入</w:t>
      </w:r>
      <w:r w:rsidR="005D65FC">
        <w:rPr>
          <w:rFonts w:ascii="宋体" w:eastAsia="宋体" w:hAnsi="宋体" w:hint="eastAsia"/>
          <w:sz w:val="24"/>
          <w:szCs w:val="24"/>
        </w:rPr>
        <w:t>研究</w:t>
      </w:r>
      <w:r w:rsidR="005D65FC">
        <w:rPr>
          <w:rFonts w:ascii="宋体" w:eastAsia="宋体" w:hAnsi="宋体"/>
          <w:sz w:val="24"/>
          <w:szCs w:val="24"/>
        </w:rPr>
        <w:t>的</w:t>
      </w:r>
      <w:r w:rsidR="005D65FC">
        <w:rPr>
          <w:rFonts w:ascii="宋体" w:eastAsia="宋体" w:hAnsi="宋体" w:hint="eastAsia"/>
          <w:sz w:val="24"/>
          <w:szCs w:val="24"/>
        </w:rPr>
        <w:t>主</w:t>
      </w:r>
      <w:r w:rsidR="005D65FC">
        <w:rPr>
          <w:rFonts w:ascii="宋体" w:eastAsia="宋体" w:hAnsi="宋体"/>
          <w:sz w:val="24"/>
          <w:szCs w:val="24"/>
        </w:rPr>
        <w:t>要问题。</w:t>
      </w:r>
      <w:r w:rsidR="00A71CC5">
        <w:rPr>
          <w:rFonts w:ascii="宋体" w:eastAsia="宋体" w:hAnsi="宋体" w:hint="eastAsia"/>
          <w:sz w:val="24"/>
          <w:szCs w:val="24"/>
        </w:rPr>
        <w:t>最后</w:t>
      </w:r>
      <w:r w:rsidR="00AA334E">
        <w:rPr>
          <w:rFonts w:ascii="宋体" w:eastAsia="宋体" w:hAnsi="宋体" w:hint="eastAsia"/>
          <w:sz w:val="24"/>
          <w:szCs w:val="24"/>
        </w:rPr>
        <w:t>，</w:t>
      </w:r>
      <w:r w:rsidR="00AA334E">
        <w:rPr>
          <w:rFonts w:ascii="宋体" w:eastAsia="宋体" w:hAnsi="宋体"/>
          <w:sz w:val="24"/>
          <w:szCs w:val="24"/>
        </w:rPr>
        <w:t>介绍了移动群体感知网络信息传输所用到的接入技术</w:t>
      </w:r>
      <w:r w:rsidR="00AA334E">
        <w:rPr>
          <w:rFonts w:ascii="宋体" w:eastAsia="宋体" w:hAnsi="宋体" w:hint="eastAsia"/>
          <w:sz w:val="24"/>
          <w:szCs w:val="24"/>
        </w:rPr>
        <w:t>，</w:t>
      </w:r>
      <w:r w:rsidR="00AA334E">
        <w:rPr>
          <w:rFonts w:ascii="宋体" w:eastAsia="宋体" w:hAnsi="宋体"/>
          <w:sz w:val="24"/>
          <w:szCs w:val="24"/>
        </w:rPr>
        <w:t>主要分为有线接入和无线接入两种方式</w:t>
      </w:r>
      <w:r w:rsidR="00AA334E">
        <w:rPr>
          <w:rFonts w:ascii="宋体" w:eastAsia="宋体" w:hAnsi="宋体" w:hint="eastAsia"/>
          <w:sz w:val="24"/>
          <w:szCs w:val="24"/>
        </w:rPr>
        <w:t>。</w:t>
      </w:r>
    </w:p>
    <w:p w14:paraId="441369C0" w14:textId="77777777" w:rsidR="00BF0886" w:rsidRPr="00843633" w:rsidRDefault="00843633" w:rsidP="00843633">
      <w:pPr>
        <w:pStyle w:val="1"/>
        <w:spacing w:beforeLines="100" w:before="312" w:afterLines="200" w:after="624" w:line="400" w:lineRule="exact"/>
        <w:jc w:val="center"/>
        <w:rPr>
          <w:rFonts w:eastAsia="黑体"/>
          <w:sz w:val="32"/>
        </w:rPr>
      </w:pPr>
      <w:bookmarkStart w:id="44" w:name="_Toc2282246"/>
      <w:r>
        <w:rPr>
          <w:rFonts w:eastAsia="黑体" w:hint="eastAsia"/>
          <w:sz w:val="32"/>
        </w:rPr>
        <w:lastRenderedPageBreak/>
        <w:t>第三章</w:t>
      </w:r>
      <w:r>
        <w:rPr>
          <w:rFonts w:eastAsia="黑体" w:hint="eastAsia"/>
          <w:sz w:val="32"/>
        </w:rPr>
        <w:t xml:space="preserve"> </w:t>
      </w:r>
      <w:r>
        <w:rPr>
          <w:rFonts w:eastAsia="黑体"/>
          <w:sz w:val="32"/>
        </w:rPr>
        <w:t xml:space="preserve"> </w:t>
      </w:r>
      <w:r w:rsidRPr="00843633">
        <w:rPr>
          <w:rFonts w:eastAsia="黑体" w:hint="eastAsia"/>
          <w:sz w:val="32"/>
        </w:rPr>
        <w:t>车载</w:t>
      </w:r>
      <w:r w:rsidRPr="00843633">
        <w:rPr>
          <w:rFonts w:eastAsia="黑体"/>
          <w:sz w:val="32"/>
        </w:rPr>
        <w:t>移动群体</w:t>
      </w:r>
      <w:proofErr w:type="gramStart"/>
      <w:r w:rsidRPr="00843633">
        <w:rPr>
          <w:rFonts w:eastAsia="黑体"/>
          <w:sz w:val="32"/>
        </w:rPr>
        <w:t>感知</w:t>
      </w:r>
      <w:r w:rsidRPr="00843633">
        <w:rPr>
          <w:rFonts w:eastAsia="黑体" w:hint="eastAsia"/>
          <w:sz w:val="32"/>
        </w:rPr>
        <w:t>组</w:t>
      </w:r>
      <w:proofErr w:type="gramEnd"/>
      <w:r w:rsidRPr="00843633">
        <w:rPr>
          <w:rFonts w:eastAsia="黑体" w:hint="eastAsia"/>
          <w:sz w:val="32"/>
        </w:rPr>
        <w:t>网参与者</w:t>
      </w:r>
      <w:r w:rsidRPr="00843633">
        <w:rPr>
          <w:rFonts w:eastAsia="黑体"/>
          <w:sz w:val="32"/>
        </w:rPr>
        <w:t>选择算法研究</w:t>
      </w:r>
      <w:bookmarkEnd w:id="44"/>
    </w:p>
    <w:p w14:paraId="37CCC5F0" w14:textId="77777777" w:rsidR="002B4930" w:rsidRDefault="00887086" w:rsidP="002B4930">
      <w:pPr>
        <w:pStyle w:val="a3"/>
        <w:spacing w:line="400" w:lineRule="exact"/>
        <w:ind w:firstLineChars="0"/>
        <w:rPr>
          <w:rFonts w:ascii="宋体" w:eastAsia="宋体" w:hAnsi="宋体"/>
          <w:sz w:val="24"/>
          <w:szCs w:val="24"/>
        </w:rPr>
      </w:pPr>
      <w:r>
        <w:rPr>
          <w:rFonts w:ascii="宋体" w:eastAsia="宋体" w:hAnsi="宋体"/>
          <w:sz w:val="24"/>
          <w:szCs w:val="24"/>
        </w:rPr>
        <w:t>上一章节主要介绍了移动群体</w:t>
      </w:r>
      <w:r w:rsidR="00B06C35">
        <w:rPr>
          <w:rFonts w:ascii="宋体" w:eastAsia="宋体" w:hAnsi="宋体"/>
          <w:sz w:val="24"/>
          <w:szCs w:val="24"/>
        </w:rPr>
        <w:t>感知网络</w:t>
      </w:r>
      <w:r w:rsidR="00B06C35">
        <w:rPr>
          <w:rFonts w:ascii="宋体" w:eastAsia="宋体" w:hAnsi="宋体" w:hint="eastAsia"/>
          <w:sz w:val="24"/>
          <w:szCs w:val="24"/>
        </w:rPr>
        <w:t>基本</w:t>
      </w:r>
      <w:r w:rsidR="00B06C35">
        <w:rPr>
          <w:rFonts w:ascii="宋体" w:eastAsia="宋体" w:hAnsi="宋体"/>
          <w:sz w:val="24"/>
          <w:szCs w:val="24"/>
        </w:rPr>
        <w:t>理论</w:t>
      </w:r>
      <w:r>
        <w:rPr>
          <w:rFonts w:ascii="宋体" w:eastAsia="宋体" w:hAnsi="宋体" w:hint="eastAsia"/>
          <w:sz w:val="24"/>
          <w:szCs w:val="24"/>
        </w:rPr>
        <w:t>，</w:t>
      </w:r>
      <w:r>
        <w:rPr>
          <w:rFonts w:ascii="宋体" w:eastAsia="宋体" w:hAnsi="宋体"/>
          <w:sz w:val="24"/>
          <w:szCs w:val="24"/>
        </w:rPr>
        <w:t>阐述了移动群体感知的</w:t>
      </w:r>
      <w:r w:rsidR="00C61D37">
        <w:rPr>
          <w:rFonts w:ascii="宋体" w:eastAsia="宋体" w:hAnsi="宋体" w:hint="eastAsia"/>
          <w:sz w:val="24"/>
          <w:szCs w:val="24"/>
        </w:rPr>
        <w:t>系统组成、</w:t>
      </w:r>
      <w:r>
        <w:rPr>
          <w:rFonts w:ascii="宋体" w:eastAsia="宋体" w:hAnsi="宋体"/>
          <w:sz w:val="24"/>
          <w:szCs w:val="24"/>
        </w:rPr>
        <w:t>基本概念</w:t>
      </w:r>
      <w:r w:rsidR="002B4930">
        <w:rPr>
          <w:rFonts w:ascii="宋体" w:eastAsia="宋体" w:hAnsi="宋体" w:hint="eastAsia"/>
          <w:sz w:val="24"/>
          <w:szCs w:val="24"/>
        </w:rPr>
        <w:t>、</w:t>
      </w:r>
      <w:r>
        <w:rPr>
          <w:rFonts w:ascii="宋体" w:eastAsia="宋体" w:hAnsi="宋体"/>
          <w:sz w:val="24"/>
          <w:szCs w:val="24"/>
        </w:rPr>
        <w:t>感知规模</w:t>
      </w:r>
      <w:r w:rsidR="002B4930">
        <w:rPr>
          <w:rFonts w:ascii="宋体" w:eastAsia="宋体" w:hAnsi="宋体" w:hint="eastAsia"/>
          <w:sz w:val="24"/>
          <w:szCs w:val="24"/>
        </w:rPr>
        <w:t>、</w:t>
      </w:r>
      <w:r>
        <w:rPr>
          <w:rFonts w:ascii="宋体" w:eastAsia="宋体" w:hAnsi="宋体"/>
          <w:sz w:val="24"/>
          <w:szCs w:val="24"/>
        </w:rPr>
        <w:t>典型应用</w:t>
      </w:r>
      <w:r w:rsidR="00AA334E">
        <w:rPr>
          <w:rFonts w:ascii="宋体" w:eastAsia="宋体" w:hAnsi="宋体" w:hint="eastAsia"/>
          <w:sz w:val="24"/>
          <w:szCs w:val="24"/>
        </w:rPr>
        <w:t>、</w:t>
      </w:r>
      <w:r w:rsidR="002B4930">
        <w:rPr>
          <w:rFonts w:ascii="宋体" w:eastAsia="宋体" w:hAnsi="宋体"/>
          <w:sz w:val="24"/>
          <w:szCs w:val="24"/>
        </w:rPr>
        <w:t>面临的技术难题</w:t>
      </w:r>
      <w:r w:rsidR="00AA334E">
        <w:rPr>
          <w:rFonts w:ascii="宋体" w:eastAsia="宋体" w:hAnsi="宋体"/>
          <w:sz w:val="24"/>
          <w:szCs w:val="24"/>
        </w:rPr>
        <w:t>以及信息接入技术</w:t>
      </w:r>
      <w:r w:rsidR="00C54692">
        <w:rPr>
          <w:rFonts w:ascii="宋体" w:eastAsia="宋体" w:hAnsi="宋体" w:hint="eastAsia"/>
          <w:sz w:val="24"/>
          <w:szCs w:val="24"/>
        </w:rPr>
        <w:t>。</w:t>
      </w:r>
      <w:r w:rsidR="00AE6E77">
        <w:rPr>
          <w:rFonts w:ascii="宋体" w:eastAsia="宋体" w:hAnsi="宋体" w:hint="eastAsia"/>
          <w:sz w:val="24"/>
          <w:szCs w:val="24"/>
        </w:rPr>
        <w:t>随着互联网技术的兴起</w:t>
      </w:r>
      <w:r w:rsidR="002B4930">
        <w:rPr>
          <w:rFonts w:ascii="宋体" w:eastAsia="宋体" w:hAnsi="宋体" w:hint="eastAsia"/>
          <w:sz w:val="24"/>
          <w:szCs w:val="24"/>
        </w:rPr>
        <w:t>移动群体感知服务端数据</w:t>
      </w:r>
      <w:r w:rsidR="002B4930">
        <w:rPr>
          <w:rFonts w:ascii="宋体" w:eastAsia="宋体" w:hAnsi="宋体"/>
          <w:sz w:val="24"/>
          <w:szCs w:val="24"/>
        </w:rPr>
        <w:t>处理</w:t>
      </w:r>
      <w:r w:rsidR="00AE6E77">
        <w:rPr>
          <w:rFonts w:ascii="宋体" w:eastAsia="宋体" w:hAnsi="宋体"/>
          <w:sz w:val="24"/>
          <w:szCs w:val="24"/>
        </w:rPr>
        <w:t>的</w:t>
      </w:r>
      <w:r w:rsidR="002B4930">
        <w:rPr>
          <w:rFonts w:ascii="宋体" w:eastAsia="宋体" w:hAnsi="宋体"/>
          <w:sz w:val="24"/>
          <w:szCs w:val="24"/>
        </w:rPr>
        <w:t>问题</w:t>
      </w:r>
      <w:r w:rsidR="002B4930">
        <w:rPr>
          <w:rFonts w:ascii="宋体" w:eastAsia="宋体" w:hAnsi="宋体" w:hint="eastAsia"/>
          <w:sz w:val="24"/>
          <w:szCs w:val="24"/>
        </w:rPr>
        <w:t>迎刃</w:t>
      </w:r>
      <w:r w:rsidR="0035071B">
        <w:rPr>
          <w:rFonts w:ascii="宋体" w:eastAsia="宋体" w:hAnsi="宋体" w:hint="eastAsia"/>
          <w:sz w:val="24"/>
          <w:szCs w:val="24"/>
        </w:rPr>
        <w:t>而解。</w:t>
      </w:r>
      <w:r w:rsidR="00C61D37">
        <w:rPr>
          <w:rFonts w:ascii="宋体" w:eastAsia="宋体" w:hAnsi="宋体" w:hint="eastAsia"/>
          <w:sz w:val="24"/>
          <w:szCs w:val="24"/>
        </w:rPr>
        <w:t>但是，</w:t>
      </w:r>
      <w:r w:rsidR="0035071B">
        <w:rPr>
          <w:rFonts w:ascii="宋体" w:eastAsia="宋体" w:hAnsi="宋体" w:hint="eastAsia"/>
          <w:sz w:val="24"/>
          <w:szCs w:val="24"/>
        </w:rPr>
        <w:t>对于大规模的感知参与者的移动群体感知系统，感知参与者的选择</w:t>
      </w:r>
      <w:r w:rsidR="00E94583">
        <w:rPr>
          <w:rFonts w:ascii="宋体" w:eastAsia="宋体" w:hAnsi="宋体" w:hint="eastAsia"/>
          <w:sz w:val="24"/>
          <w:szCs w:val="24"/>
        </w:rPr>
        <w:t>一直是困扰国内外学者进行进一步深入研究的首要难题</w:t>
      </w:r>
      <w:r w:rsidR="0035071B">
        <w:rPr>
          <w:rFonts w:ascii="宋体" w:eastAsia="宋体" w:hAnsi="宋体" w:hint="eastAsia"/>
          <w:sz w:val="24"/>
          <w:szCs w:val="24"/>
        </w:rPr>
        <w:t>。本</w:t>
      </w:r>
      <w:r w:rsidR="00E94583">
        <w:rPr>
          <w:rFonts w:ascii="宋体" w:eastAsia="宋体" w:hAnsi="宋体" w:hint="eastAsia"/>
          <w:sz w:val="24"/>
          <w:szCs w:val="24"/>
        </w:rPr>
        <w:t>章</w:t>
      </w:r>
      <w:r w:rsidR="0035071B">
        <w:rPr>
          <w:rFonts w:ascii="宋体" w:eastAsia="宋体" w:hAnsi="宋体" w:hint="eastAsia"/>
          <w:sz w:val="24"/>
          <w:szCs w:val="24"/>
        </w:rPr>
        <w:t>的研究重点也集中在参与者选择</w:t>
      </w:r>
      <w:r w:rsidR="002B4930">
        <w:rPr>
          <w:rFonts w:ascii="宋体" w:eastAsia="宋体" w:hAnsi="宋体" w:hint="eastAsia"/>
          <w:sz w:val="24"/>
          <w:szCs w:val="24"/>
        </w:rPr>
        <w:t>问题上</w:t>
      </w:r>
      <w:r w:rsidR="001D28A9">
        <w:rPr>
          <w:rFonts w:ascii="宋体" w:eastAsia="宋体" w:hAnsi="宋体" w:hint="eastAsia"/>
          <w:sz w:val="24"/>
          <w:szCs w:val="24"/>
        </w:rPr>
        <w:t>，</w:t>
      </w:r>
      <w:r w:rsidR="00E94583">
        <w:rPr>
          <w:rFonts w:ascii="宋体" w:eastAsia="宋体" w:hAnsi="宋体" w:hint="eastAsia"/>
          <w:sz w:val="24"/>
          <w:szCs w:val="24"/>
        </w:rPr>
        <w:t>但是</w:t>
      </w:r>
      <w:r w:rsidR="001D28A9">
        <w:rPr>
          <w:rFonts w:ascii="宋体" w:eastAsia="宋体" w:hAnsi="宋体" w:hint="eastAsia"/>
          <w:sz w:val="24"/>
          <w:szCs w:val="24"/>
        </w:rPr>
        <w:t>区别于传统以人为中心的移动群体感</w:t>
      </w:r>
      <w:r w:rsidR="000A0D13">
        <w:rPr>
          <w:rFonts w:ascii="宋体" w:eastAsia="宋体" w:hAnsi="宋体" w:hint="eastAsia"/>
          <w:sz w:val="24"/>
          <w:szCs w:val="24"/>
        </w:rPr>
        <w:t>知系统，本文感知参与者</w:t>
      </w:r>
      <w:r w:rsidR="00AE6E77">
        <w:rPr>
          <w:rFonts w:ascii="宋体" w:eastAsia="宋体" w:hAnsi="宋体" w:hint="eastAsia"/>
          <w:sz w:val="24"/>
          <w:szCs w:val="24"/>
        </w:rPr>
        <w:t>对象为公共交通。</w:t>
      </w:r>
      <w:r w:rsidR="00AA334E">
        <w:rPr>
          <w:rFonts w:ascii="宋体" w:eastAsia="宋体" w:hAnsi="宋体" w:hint="eastAsia"/>
          <w:sz w:val="24"/>
          <w:szCs w:val="24"/>
        </w:rPr>
        <w:t>首先</w:t>
      </w:r>
      <w:r w:rsidR="00E94583">
        <w:rPr>
          <w:rFonts w:ascii="宋体" w:eastAsia="宋体" w:hAnsi="宋体" w:hint="eastAsia"/>
          <w:sz w:val="24"/>
          <w:szCs w:val="24"/>
        </w:rPr>
        <w:t>，本章基于公共交通的车载移动群体感知网络</w:t>
      </w:r>
      <w:r w:rsidR="00AA334E">
        <w:rPr>
          <w:rFonts w:ascii="宋体" w:eastAsia="宋体" w:hAnsi="宋体" w:hint="eastAsia"/>
          <w:sz w:val="24"/>
          <w:szCs w:val="24"/>
        </w:rPr>
        <w:t>这种应用场景建立城市感知模型。然后，在该模型的基础上，综合考虑参与者车辆的当前轨迹、</w:t>
      </w:r>
      <w:r w:rsidR="00AE6E77">
        <w:rPr>
          <w:rFonts w:ascii="宋体" w:eastAsia="宋体" w:hAnsi="宋体" w:hint="eastAsia"/>
          <w:sz w:val="24"/>
          <w:szCs w:val="24"/>
        </w:rPr>
        <w:t>未来移动轨迹以及任务发起者的成本预算限制等因素，将车载移动群体感知</w:t>
      </w:r>
      <w:r w:rsidR="00C61D37">
        <w:rPr>
          <w:rFonts w:ascii="宋体" w:eastAsia="宋体" w:hAnsi="宋体" w:hint="eastAsia"/>
          <w:sz w:val="24"/>
          <w:szCs w:val="24"/>
        </w:rPr>
        <w:t>参与者选择</w:t>
      </w:r>
      <w:r w:rsidR="00AE6E77">
        <w:rPr>
          <w:rFonts w:ascii="宋体" w:eastAsia="宋体" w:hAnsi="宋体" w:hint="eastAsia"/>
          <w:sz w:val="24"/>
          <w:szCs w:val="24"/>
        </w:rPr>
        <w:t>问题建模为一个与任务发起者感知成本预算相关的非线性规划问题</w:t>
      </w:r>
      <w:r w:rsidR="00C0383F">
        <w:rPr>
          <w:rFonts w:ascii="宋体" w:eastAsia="宋体" w:hAnsi="宋体" w:hint="eastAsia"/>
          <w:sz w:val="24"/>
          <w:szCs w:val="24"/>
        </w:rPr>
        <w:t>，也称为参与者选择问题</w:t>
      </w:r>
      <w:r w:rsidR="00C0383F" w:rsidRPr="0046150A">
        <w:rPr>
          <w:rFonts w:ascii="Times New Roman" w:hAnsi="Times New Roman" w:cs="Times New Roman" w:hint="eastAsia"/>
          <w:sz w:val="24"/>
          <w:szCs w:val="24"/>
        </w:rPr>
        <w:t>（</w:t>
      </w:r>
      <w:r w:rsidR="00C0383F" w:rsidRPr="0046150A">
        <w:rPr>
          <w:rFonts w:ascii="Times New Roman" w:hAnsi="Times New Roman" w:cs="Times New Roman" w:hint="eastAsia"/>
          <w:sz w:val="24"/>
          <w:szCs w:val="24"/>
        </w:rPr>
        <w:t>The</w:t>
      </w:r>
      <w:r w:rsidR="00C0383F" w:rsidRPr="0046150A">
        <w:rPr>
          <w:rFonts w:ascii="Times New Roman" w:hAnsi="Times New Roman" w:cs="Times New Roman"/>
          <w:sz w:val="24"/>
          <w:szCs w:val="24"/>
        </w:rPr>
        <w:t xml:space="preserve"> Selections of Public </w:t>
      </w:r>
      <w:r w:rsidR="00E94583" w:rsidRPr="0046150A">
        <w:rPr>
          <w:rFonts w:ascii="Times New Roman" w:hAnsi="Times New Roman" w:cs="Times New Roman" w:hint="eastAsia"/>
          <w:sz w:val="24"/>
          <w:szCs w:val="24"/>
        </w:rPr>
        <w:t>Transports</w:t>
      </w:r>
      <w:r w:rsidR="00C0383F" w:rsidRPr="0046150A">
        <w:rPr>
          <w:rFonts w:ascii="Times New Roman" w:hAnsi="Times New Roman" w:cs="Times New Roman"/>
          <w:sz w:val="24"/>
          <w:szCs w:val="24"/>
        </w:rPr>
        <w:t>,</w:t>
      </w:r>
      <w:r w:rsidR="00E94583" w:rsidRPr="0046150A">
        <w:rPr>
          <w:rFonts w:ascii="Times New Roman" w:hAnsi="Times New Roman" w:cs="Times New Roman"/>
          <w:sz w:val="24"/>
          <w:szCs w:val="24"/>
        </w:rPr>
        <w:t xml:space="preserve"> </w:t>
      </w:r>
      <w:r w:rsidR="00C0383F" w:rsidRPr="0046150A">
        <w:rPr>
          <w:rFonts w:ascii="Times New Roman" w:hAnsi="Times New Roman" w:cs="Times New Roman"/>
          <w:sz w:val="24"/>
          <w:szCs w:val="24"/>
        </w:rPr>
        <w:t>SPTs</w:t>
      </w:r>
      <w:r w:rsidR="00C0383F" w:rsidRPr="0046150A">
        <w:rPr>
          <w:rFonts w:ascii="Times New Roman" w:hAnsi="Times New Roman" w:cs="Times New Roman" w:hint="eastAsia"/>
          <w:sz w:val="24"/>
          <w:szCs w:val="24"/>
        </w:rPr>
        <w:t>）</w:t>
      </w:r>
      <w:r w:rsidR="00AE6E77">
        <w:rPr>
          <w:rFonts w:ascii="宋体" w:eastAsia="宋体" w:hAnsi="宋体" w:hint="eastAsia"/>
          <w:sz w:val="24"/>
          <w:szCs w:val="24"/>
        </w:rPr>
        <w:t>，</w:t>
      </w:r>
      <w:r w:rsidR="00C61D37">
        <w:rPr>
          <w:rFonts w:ascii="宋体" w:eastAsia="宋体" w:hAnsi="宋体" w:hint="eastAsia"/>
          <w:sz w:val="24"/>
          <w:szCs w:val="24"/>
        </w:rPr>
        <w:t>旨在</w:t>
      </w:r>
      <w:r w:rsidR="00AE6E77">
        <w:rPr>
          <w:rFonts w:ascii="宋体" w:eastAsia="宋体" w:hAnsi="宋体" w:hint="eastAsia"/>
          <w:sz w:val="24"/>
          <w:szCs w:val="24"/>
        </w:rPr>
        <w:t>有限的成本预算限制下</w:t>
      </w:r>
      <w:r w:rsidR="003F5A86">
        <w:rPr>
          <w:rFonts w:ascii="宋体" w:eastAsia="宋体" w:hAnsi="宋体" w:hint="eastAsia"/>
          <w:sz w:val="24"/>
          <w:szCs w:val="24"/>
        </w:rPr>
        <w:t>，提升</w:t>
      </w:r>
      <w:r w:rsidR="00AE6E77">
        <w:rPr>
          <w:rFonts w:ascii="宋体" w:eastAsia="宋体" w:hAnsi="宋体" w:hint="eastAsia"/>
          <w:sz w:val="24"/>
          <w:szCs w:val="24"/>
        </w:rPr>
        <w:t>车载移动群体感知网络的时空感知收益</w:t>
      </w:r>
      <w:r w:rsidR="001D28A9">
        <w:rPr>
          <w:rFonts w:ascii="宋体" w:eastAsia="宋体" w:hAnsi="宋体" w:hint="eastAsia"/>
          <w:sz w:val="24"/>
          <w:szCs w:val="24"/>
        </w:rPr>
        <w:t>。</w:t>
      </w:r>
      <w:r w:rsidR="00C61D37">
        <w:rPr>
          <w:rFonts w:ascii="宋体" w:eastAsia="宋体" w:hAnsi="宋体" w:hint="eastAsia"/>
          <w:sz w:val="24"/>
          <w:szCs w:val="24"/>
        </w:rPr>
        <w:t>紧接着</w:t>
      </w:r>
      <w:r w:rsidR="00C0383F">
        <w:rPr>
          <w:rFonts w:ascii="宋体" w:eastAsia="宋体" w:hAnsi="宋体" w:hint="eastAsia"/>
          <w:sz w:val="24"/>
          <w:szCs w:val="24"/>
        </w:rPr>
        <w:t>，</w:t>
      </w:r>
      <w:r w:rsidR="00C61D37">
        <w:rPr>
          <w:rFonts w:ascii="宋体" w:eastAsia="宋体" w:hAnsi="宋体" w:hint="eastAsia"/>
          <w:sz w:val="24"/>
          <w:szCs w:val="24"/>
        </w:rPr>
        <w:t>证明参与者选择问题具有NP</w:t>
      </w:r>
      <w:r w:rsidR="00207837">
        <w:rPr>
          <w:rFonts w:ascii="宋体" w:eastAsia="宋体" w:hAnsi="宋体" w:hint="eastAsia"/>
          <w:sz w:val="24"/>
          <w:szCs w:val="24"/>
        </w:rPr>
        <w:t>-hard</w:t>
      </w:r>
      <w:r w:rsidR="00C61D37">
        <w:rPr>
          <w:rFonts w:ascii="宋体" w:eastAsia="宋体" w:hAnsi="宋体" w:hint="eastAsia"/>
          <w:sz w:val="24"/>
          <w:szCs w:val="24"/>
        </w:rPr>
        <w:t>特性，</w:t>
      </w:r>
      <w:r w:rsidR="00900AE4">
        <w:rPr>
          <w:rFonts w:ascii="宋体" w:eastAsia="宋体" w:hAnsi="宋体" w:hint="eastAsia"/>
          <w:sz w:val="24"/>
          <w:szCs w:val="24"/>
        </w:rPr>
        <w:t>系统</w:t>
      </w:r>
      <w:r w:rsidR="00C0383F">
        <w:rPr>
          <w:rFonts w:ascii="宋体" w:eastAsia="宋体" w:hAnsi="宋体" w:hint="eastAsia"/>
          <w:sz w:val="24"/>
          <w:szCs w:val="24"/>
        </w:rPr>
        <w:t>无法在多项式时间内获得最优的感知车辆集合完成感知任务。</w:t>
      </w:r>
      <w:r w:rsidR="00C0383F">
        <w:rPr>
          <w:rFonts w:ascii="宋体" w:eastAsia="宋体" w:hAnsi="宋体" w:cs="Times New Roman" w:hint="eastAsia"/>
          <w:sz w:val="24"/>
          <w:szCs w:val="24"/>
        </w:rPr>
        <w:t>最后，本章基于枚举和贪心策略，提出启发式近似算法（</w:t>
      </w:r>
      <w:r w:rsidR="00C0383F" w:rsidRPr="0046150A">
        <w:rPr>
          <w:rFonts w:ascii="Times New Roman" w:hAnsi="Times New Roman" w:cs="Times New Roman" w:hint="eastAsia"/>
          <w:sz w:val="24"/>
          <w:szCs w:val="24"/>
        </w:rPr>
        <w:t>C</w:t>
      </w:r>
      <w:r w:rsidR="00C0383F" w:rsidRPr="0046150A">
        <w:rPr>
          <w:rFonts w:ascii="Times New Roman" w:hAnsi="Times New Roman" w:cs="Times New Roman"/>
          <w:sz w:val="24"/>
          <w:szCs w:val="24"/>
        </w:rPr>
        <w:t>ombination Algorithm of Enumeration and Greedy, EGCA</w:t>
      </w:r>
      <w:r w:rsidR="00C0383F" w:rsidRPr="0046150A">
        <w:rPr>
          <w:rFonts w:ascii="Times New Roman" w:hAnsi="Times New Roman" w:cs="Times New Roman"/>
          <w:sz w:val="24"/>
          <w:szCs w:val="24"/>
        </w:rPr>
        <w:t>）</w:t>
      </w:r>
      <w:r w:rsidR="00E71FE2">
        <w:rPr>
          <w:rFonts w:ascii="宋体" w:eastAsia="宋体" w:hAnsi="宋体" w:cs="Times New Roman" w:hint="eastAsia"/>
          <w:sz w:val="24"/>
          <w:szCs w:val="24"/>
        </w:rPr>
        <w:t>实现</w:t>
      </w:r>
      <w:r w:rsidR="00C0383F">
        <w:rPr>
          <w:rFonts w:ascii="宋体" w:eastAsia="宋体" w:hAnsi="宋体" w:cs="Times New Roman" w:hint="eastAsia"/>
          <w:sz w:val="24"/>
          <w:szCs w:val="24"/>
        </w:rPr>
        <w:t>在有限感知成本预算的限制下，</w:t>
      </w:r>
      <w:r w:rsidR="00E71FE2">
        <w:rPr>
          <w:rFonts w:ascii="宋体" w:eastAsia="宋体" w:hAnsi="宋体" w:cs="Times New Roman" w:hint="eastAsia"/>
          <w:sz w:val="24"/>
          <w:szCs w:val="24"/>
        </w:rPr>
        <w:t>获得一个近似最优感知车辆集合，</w:t>
      </w:r>
      <w:r w:rsidR="00C0383F">
        <w:rPr>
          <w:rFonts w:ascii="宋体" w:eastAsia="宋体" w:hAnsi="宋体" w:cs="Times New Roman" w:hint="eastAsia"/>
          <w:sz w:val="24"/>
          <w:szCs w:val="24"/>
        </w:rPr>
        <w:t>最大化感知空间覆盖度，提升车载移动群体感知网络性能。</w:t>
      </w:r>
    </w:p>
    <w:p w14:paraId="45D26433" w14:textId="77777777" w:rsidR="008F14E4" w:rsidRPr="008F14E4" w:rsidRDefault="00CD330F" w:rsidP="008F14E4">
      <w:pPr>
        <w:pStyle w:val="a3"/>
        <w:spacing w:beforeLines="50" w:before="156" w:afterLines="50" w:after="156" w:line="400" w:lineRule="exact"/>
        <w:ind w:firstLineChars="0" w:firstLine="0"/>
        <w:outlineLvl w:val="1"/>
        <w:rPr>
          <w:rFonts w:ascii="黑体" w:eastAsia="黑体" w:hAnsi="黑体"/>
          <w:b/>
          <w:sz w:val="28"/>
          <w:szCs w:val="28"/>
        </w:rPr>
      </w:pPr>
      <w:bookmarkStart w:id="45" w:name="_Toc533947061"/>
      <w:bookmarkStart w:id="46" w:name="_Toc2282247"/>
      <w:r>
        <w:rPr>
          <w:rFonts w:ascii="黑体" w:eastAsia="黑体" w:hAnsi="黑体"/>
          <w:b/>
          <w:sz w:val="28"/>
          <w:szCs w:val="28"/>
        </w:rPr>
        <w:t>3</w:t>
      </w:r>
      <w:r w:rsidR="001D28A9" w:rsidRPr="006D5C10">
        <w:rPr>
          <w:rFonts w:ascii="黑体" w:eastAsia="黑体" w:hAnsi="黑体"/>
          <w:b/>
          <w:sz w:val="28"/>
          <w:szCs w:val="28"/>
        </w:rPr>
        <w:t>.1</w:t>
      </w:r>
      <w:r w:rsidR="001D28A9">
        <w:rPr>
          <w:rFonts w:ascii="黑体" w:eastAsia="黑体" w:hAnsi="黑体" w:hint="eastAsia"/>
          <w:b/>
          <w:sz w:val="28"/>
          <w:szCs w:val="28"/>
        </w:rPr>
        <w:t xml:space="preserve"> </w:t>
      </w:r>
      <w:r w:rsidR="00782C8E">
        <w:rPr>
          <w:rFonts w:ascii="黑体" w:eastAsia="黑体" w:hAnsi="黑体" w:hint="eastAsia"/>
          <w:b/>
          <w:sz w:val="28"/>
          <w:szCs w:val="28"/>
        </w:rPr>
        <w:t>引言</w:t>
      </w:r>
      <w:bookmarkEnd w:id="45"/>
      <w:bookmarkEnd w:id="46"/>
    </w:p>
    <w:p w14:paraId="335AD477" w14:textId="77777777" w:rsidR="009828F0" w:rsidRDefault="001D28A9" w:rsidP="00A504AF">
      <w:pPr>
        <w:spacing w:line="400" w:lineRule="exact"/>
        <w:ind w:firstLine="420"/>
        <w:rPr>
          <w:rFonts w:ascii="宋体" w:eastAsia="宋体" w:hAnsi="宋体"/>
          <w:sz w:val="24"/>
          <w:szCs w:val="24"/>
        </w:rPr>
      </w:pPr>
      <w:r w:rsidRPr="006D5C10">
        <w:rPr>
          <w:rFonts w:ascii="宋体" w:eastAsia="宋体" w:hAnsi="宋体" w:hint="eastAsia"/>
          <w:sz w:val="24"/>
          <w:szCs w:val="24"/>
        </w:rPr>
        <w:t>目前，基于移动群体架构的研究主要集中在如何招募尽可能多的感知参与者来提升系统的移动感知收益。在实际应用中，不同参与者的感知能力之间存在相关性，例如，在基于位置的移动群体感知应用中，具有相似移动特征的参与者之间可能存在高度相关的感知观测能力。在这种情况下，对感知能力相似的移动群体进行招募不仅导致感知覆盖冗余，而且中心节点的处理数据的压力过大导致网络传输速率降低</w:t>
      </w:r>
      <w:r>
        <w:rPr>
          <w:rFonts w:ascii="宋体" w:eastAsia="宋体" w:hAnsi="宋体" w:hint="eastAsia"/>
          <w:sz w:val="24"/>
          <w:szCs w:val="24"/>
        </w:rPr>
        <w:t>，浪费感知成本</w:t>
      </w:r>
      <w:r w:rsidRPr="006D5C10">
        <w:rPr>
          <w:rFonts w:ascii="宋体" w:eastAsia="宋体" w:hAnsi="宋体" w:hint="eastAsia"/>
          <w:sz w:val="24"/>
          <w:szCs w:val="24"/>
        </w:rPr>
        <w:t>。如果感知任务发起点是像阿里巴巴、百度、</w:t>
      </w:r>
      <w:r w:rsidRPr="006D5C10">
        <w:rPr>
          <w:rFonts w:ascii="宋体" w:eastAsia="宋体" w:hAnsi="宋体"/>
          <w:sz w:val="24"/>
          <w:szCs w:val="24"/>
        </w:rPr>
        <w:t>谷歌</w:t>
      </w:r>
      <w:r w:rsidRPr="006D5C10">
        <w:rPr>
          <w:rFonts w:ascii="宋体" w:eastAsia="宋体" w:hAnsi="宋体" w:hint="eastAsia"/>
          <w:sz w:val="24"/>
          <w:szCs w:val="24"/>
        </w:rPr>
        <w:t>等这样的大型企业或者国家公安部门，那么它们在招募感知参与者的时候通常可以不考虑预算成本问题，但是</w:t>
      </w:r>
      <w:r w:rsidR="00A504AF">
        <w:rPr>
          <w:rFonts w:ascii="宋体" w:eastAsia="宋体" w:hAnsi="宋体" w:hint="eastAsia"/>
          <w:sz w:val="24"/>
          <w:szCs w:val="24"/>
        </w:rPr>
        <w:t>，</w:t>
      </w:r>
      <w:r w:rsidRPr="006D5C10">
        <w:rPr>
          <w:rFonts w:ascii="宋体" w:eastAsia="宋体" w:hAnsi="宋体" w:hint="eastAsia"/>
          <w:sz w:val="24"/>
          <w:szCs w:val="24"/>
        </w:rPr>
        <w:t>如果任务发起点是个人或者小型企业，那么它们的预算成本通常都是受限的，因此，</w:t>
      </w:r>
      <w:r w:rsidR="00B2165E">
        <w:rPr>
          <w:rFonts w:ascii="宋体" w:eastAsia="宋体" w:hAnsi="宋体" w:hint="eastAsia"/>
          <w:sz w:val="24"/>
          <w:szCs w:val="24"/>
        </w:rPr>
        <w:t>感知成本是设计有效的参与者招募策略时必须考虑的重要因素之一。</w:t>
      </w:r>
      <w:r w:rsidRPr="006D5C10">
        <w:rPr>
          <w:rFonts w:ascii="宋体" w:eastAsia="宋体" w:hAnsi="宋体" w:hint="eastAsia"/>
          <w:sz w:val="24"/>
          <w:szCs w:val="24"/>
        </w:rPr>
        <w:t>以往针对移动群体感知网络的研究主要基于移动的人群，大多数学者在研究参与者招募策略时没有考虑感知参与个体移动的随机性的问题，普遍认为移动个体的位置是已知的。然而，在现实场景中，感知参与者</w:t>
      </w:r>
      <w:r w:rsidRPr="006D5C10">
        <w:rPr>
          <w:rFonts w:ascii="宋体" w:eastAsia="宋体" w:hAnsi="宋体"/>
          <w:sz w:val="24"/>
          <w:szCs w:val="24"/>
        </w:rPr>
        <w:t>一</w:t>
      </w:r>
      <w:r w:rsidRPr="006D5C10">
        <w:rPr>
          <w:rFonts w:ascii="宋体" w:eastAsia="宋体" w:hAnsi="宋体"/>
          <w:sz w:val="24"/>
          <w:szCs w:val="24"/>
        </w:rPr>
        <w:lastRenderedPageBreak/>
        <w:t>直处于</w:t>
      </w:r>
      <w:r w:rsidRPr="006D5C10">
        <w:rPr>
          <w:rFonts w:ascii="宋体" w:eastAsia="宋体" w:hAnsi="宋体" w:hint="eastAsia"/>
          <w:sz w:val="24"/>
          <w:szCs w:val="24"/>
        </w:rPr>
        <w:t>频繁移动中</w:t>
      </w:r>
      <w:r>
        <w:rPr>
          <w:rFonts w:ascii="宋体" w:eastAsia="宋体" w:hAnsi="宋体" w:hint="eastAsia"/>
          <w:sz w:val="24"/>
          <w:szCs w:val="24"/>
        </w:rPr>
        <w:t>，</w:t>
      </w:r>
      <w:r w:rsidR="00F02B84">
        <w:rPr>
          <w:rFonts w:ascii="宋体" w:eastAsia="宋体" w:hAnsi="宋体" w:hint="eastAsia"/>
          <w:sz w:val="24"/>
          <w:szCs w:val="24"/>
        </w:rPr>
        <w:t>它</w:t>
      </w:r>
      <w:r>
        <w:rPr>
          <w:rFonts w:ascii="宋体" w:eastAsia="宋体" w:hAnsi="宋体" w:hint="eastAsia"/>
          <w:sz w:val="24"/>
          <w:szCs w:val="24"/>
        </w:rPr>
        <w:t>们的移动都是一种主观意识，具有随机性。</w:t>
      </w:r>
      <w:r w:rsidRPr="006D5C10">
        <w:rPr>
          <w:rFonts w:ascii="宋体" w:eastAsia="宋体" w:hAnsi="宋体" w:hint="eastAsia"/>
          <w:sz w:val="24"/>
          <w:szCs w:val="24"/>
        </w:rPr>
        <w:t>因此，在观测时段，网络中所有参与者的具体位置很难被</w:t>
      </w:r>
      <w:r>
        <w:rPr>
          <w:rFonts w:ascii="宋体" w:eastAsia="宋体" w:hAnsi="宋体" w:hint="eastAsia"/>
          <w:sz w:val="24"/>
          <w:szCs w:val="24"/>
        </w:rPr>
        <w:t>确定</w:t>
      </w:r>
      <w:r w:rsidR="00CD330F">
        <w:rPr>
          <w:rFonts w:ascii="宋体" w:eastAsia="宋体" w:hAnsi="宋体" w:hint="eastAsia"/>
          <w:sz w:val="24"/>
          <w:szCs w:val="24"/>
        </w:rPr>
        <w:t>。</w:t>
      </w:r>
      <w:r w:rsidRPr="006D5C10">
        <w:rPr>
          <w:rFonts w:ascii="宋体" w:eastAsia="宋体" w:hAnsi="宋体" w:hint="eastAsia"/>
          <w:sz w:val="24"/>
          <w:szCs w:val="24"/>
        </w:rPr>
        <w:t>在研究参与者招募策略时，如果</w:t>
      </w:r>
      <w:r w:rsidR="009828F0">
        <w:rPr>
          <w:rFonts w:ascii="宋体" w:eastAsia="宋体" w:hAnsi="宋体" w:hint="eastAsia"/>
          <w:sz w:val="24"/>
          <w:szCs w:val="24"/>
        </w:rPr>
        <w:t>研究者</w:t>
      </w:r>
      <w:r>
        <w:rPr>
          <w:rFonts w:ascii="宋体" w:eastAsia="宋体" w:hAnsi="宋体"/>
          <w:sz w:val="24"/>
          <w:szCs w:val="24"/>
        </w:rPr>
        <w:t>认为</w:t>
      </w:r>
      <w:r w:rsidRPr="006D5C10">
        <w:rPr>
          <w:rFonts w:ascii="宋体" w:eastAsia="宋体" w:hAnsi="宋体" w:hint="eastAsia"/>
          <w:sz w:val="24"/>
          <w:szCs w:val="24"/>
        </w:rPr>
        <w:t>移动群体</w:t>
      </w:r>
      <w:r>
        <w:rPr>
          <w:rFonts w:ascii="宋体" w:eastAsia="宋体" w:hAnsi="宋体" w:hint="eastAsia"/>
          <w:sz w:val="24"/>
          <w:szCs w:val="24"/>
        </w:rPr>
        <w:t>感知参与</w:t>
      </w:r>
      <w:r>
        <w:rPr>
          <w:rFonts w:ascii="宋体" w:eastAsia="宋体" w:hAnsi="宋体"/>
          <w:sz w:val="24"/>
          <w:szCs w:val="24"/>
        </w:rPr>
        <w:t>者</w:t>
      </w:r>
      <w:r w:rsidRPr="006D5C10">
        <w:rPr>
          <w:rFonts w:ascii="宋体" w:eastAsia="宋体" w:hAnsi="宋体" w:hint="eastAsia"/>
          <w:sz w:val="24"/>
          <w:szCs w:val="24"/>
        </w:rPr>
        <w:t>的移动位置可知，实际应用参与者招募策略时就会引入较大的观测偏差，甚至造成局部观测冗余或者局部观测“空洞”。</w:t>
      </w:r>
      <w:r w:rsidR="00A504AF">
        <w:rPr>
          <w:rFonts w:ascii="宋体" w:eastAsia="宋体" w:hAnsi="宋体" w:hint="eastAsia"/>
          <w:sz w:val="24"/>
          <w:szCs w:val="24"/>
        </w:rPr>
        <w:t>公共交通</w:t>
      </w:r>
      <w:r w:rsidRPr="006D5C10">
        <w:rPr>
          <w:rFonts w:ascii="宋体" w:eastAsia="宋体" w:hAnsi="宋体" w:hint="eastAsia"/>
          <w:sz w:val="24"/>
          <w:szCs w:val="24"/>
        </w:rPr>
        <w:t>的移动模式与携带移动终端（如智能手机）的人群的移动模式类似，都具有动态移动特性，</w:t>
      </w:r>
      <w:r w:rsidR="00432E2E">
        <w:rPr>
          <w:rFonts w:ascii="宋体" w:eastAsia="宋体" w:hAnsi="宋体" w:hint="eastAsia"/>
          <w:sz w:val="24"/>
          <w:szCs w:val="24"/>
        </w:rPr>
        <w:t>且覆盖面广。但是</w:t>
      </w:r>
      <w:r w:rsidR="00864A9A">
        <w:rPr>
          <w:rFonts w:ascii="宋体" w:eastAsia="宋体" w:hAnsi="宋体" w:hint="eastAsia"/>
          <w:sz w:val="24"/>
          <w:szCs w:val="24"/>
        </w:rPr>
        <w:t>，</w:t>
      </w:r>
      <w:r w:rsidR="00432E2E">
        <w:rPr>
          <w:rFonts w:ascii="宋体" w:eastAsia="宋体" w:hAnsi="宋体" w:hint="eastAsia"/>
          <w:sz w:val="24"/>
          <w:szCs w:val="24"/>
        </w:rPr>
        <w:t>以</w:t>
      </w:r>
      <w:r w:rsidR="00A504AF">
        <w:rPr>
          <w:rFonts w:ascii="宋体" w:eastAsia="宋体" w:hAnsi="宋体" w:hint="eastAsia"/>
          <w:sz w:val="24"/>
          <w:szCs w:val="24"/>
        </w:rPr>
        <w:t>公共交通</w:t>
      </w:r>
      <w:r w:rsidR="00432E2E">
        <w:rPr>
          <w:rFonts w:ascii="宋体" w:eastAsia="宋体" w:hAnsi="宋体" w:hint="eastAsia"/>
          <w:sz w:val="24"/>
          <w:szCs w:val="24"/>
        </w:rPr>
        <w:t>为</w:t>
      </w:r>
      <w:r w:rsidR="00A504AF">
        <w:rPr>
          <w:rFonts w:ascii="宋体" w:eastAsia="宋体" w:hAnsi="宋体" w:hint="eastAsia"/>
          <w:sz w:val="24"/>
          <w:szCs w:val="24"/>
        </w:rPr>
        <w:t>感知参与者的移动群体感知系统，它们的移动轨迹更容易预测，比如</w:t>
      </w:r>
      <w:r w:rsidR="00432E2E">
        <w:rPr>
          <w:rFonts w:ascii="宋体" w:eastAsia="宋体" w:hAnsi="宋体" w:hint="eastAsia"/>
          <w:sz w:val="24"/>
          <w:szCs w:val="24"/>
        </w:rPr>
        <w:t>公交车的移动轨迹由公交管理部门提前制定，严格按照公交时刻表运行</w:t>
      </w:r>
      <w:r w:rsidR="00A504AF">
        <w:rPr>
          <w:rFonts w:ascii="宋体" w:eastAsia="宋体" w:hAnsi="宋体" w:hint="eastAsia"/>
          <w:sz w:val="24"/>
          <w:szCs w:val="24"/>
        </w:rPr>
        <w:t>。此外，</w:t>
      </w:r>
      <w:r w:rsidR="006E70A8">
        <w:rPr>
          <w:rFonts w:ascii="宋体" w:eastAsia="宋体" w:hAnsi="宋体" w:hint="eastAsia"/>
          <w:sz w:val="24"/>
          <w:szCs w:val="24"/>
        </w:rPr>
        <w:t>装载</w:t>
      </w:r>
      <w:r w:rsidR="00432E2E">
        <w:rPr>
          <w:rFonts w:ascii="宋体" w:eastAsia="宋体" w:hAnsi="宋体" w:hint="eastAsia"/>
          <w:sz w:val="24"/>
          <w:szCs w:val="24"/>
        </w:rPr>
        <w:t>有</w:t>
      </w:r>
      <w:r w:rsidR="00432E2E" w:rsidRPr="0046150A">
        <w:rPr>
          <w:rFonts w:ascii="Times New Roman" w:hAnsi="Times New Roman" w:cs="Times New Roman" w:hint="eastAsia"/>
          <w:sz w:val="24"/>
          <w:szCs w:val="24"/>
        </w:rPr>
        <w:t>GPS</w:t>
      </w:r>
      <w:r w:rsidR="00432E2E">
        <w:rPr>
          <w:rFonts w:ascii="宋体" w:eastAsia="宋体" w:hAnsi="宋体" w:hint="eastAsia"/>
          <w:sz w:val="24"/>
          <w:szCs w:val="24"/>
        </w:rPr>
        <w:t>导航系统的</w:t>
      </w:r>
      <w:r w:rsidR="00A504AF">
        <w:rPr>
          <w:rFonts w:ascii="宋体" w:eastAsia="宋体" w:hAnsi="宋体" w:hint="eastAsia"/>
          <w:sz w:val="24"/>
          <w:szCs w:val="24"/>
        </w:rPr>
        <w:t>公共交通</w:t>
      </w:r>
      <w:r w:rsidR="00432E2E">
        <w:rPr>
          <w:rFonts w:ascii="宋体" w:eastAsia="宋体" w:hAnsi="宋体" w:hint="eastAsia"/>
          <w:sz w:val="24"/>
          <w:szCs w:val="24"/>
        </w:rPr>
        <w:t>能实时共享轨迹信息</w:t>
      </w:r>
      <w:r w:rsidRPr="006D5C10">
        <w:rPr>
          <w:rFonts w:ascii="宋体" w:eastAsia="宋体" w:hAnsi="宋体" w:hint="eastAsia"/>
          <w:sz w:val="24"/>
          <w:szCs w:val="24"/>
        </w:rPr>
        <w:t>，</w:t>
      </w:r>
      <w:r w:rsidR="00CD330F">
        <w:rPr>
          <w:rFonts w:ascii="宋体" w:eastAsia="宋体" w:hAnsi="宋体" w:hint="eastAsia"/>
          <w:sz w:val="24"/>
          <w:szCs w:val="24"/>
        </w:rPr>
        <w:t>这样</w:t>
      </w:r>
      <w:r w:rsidR="00A504AF">
        <w:rPr>
          <w:rFonts w:ascii="宋体" w:eastAsia="宋体" w:hAnsi="宋体" w:hint="eastAsia"/>
          <w:sz w:val="24"/>
          <w:szCs w:val="24"/>
        </w:rPr>
        <w:t>以公共交通</w:t>
      </w:r>
      <w:r w:rsidR="00432E2E">
        <w:rPr>
          <w:rFonts w:ascii="宋体" w:eastAsia="宋体" w:hAnsi="宋体" w:hint="eastAsia"/>
          <w:sz w:val="24"/>
          <w:szCs w:val="24"/>
        </w:rPr>
        <w:t>为中心的</w:t>
      </w:r>
      <w:r w:rsidR="006E70A8">
        <w:rPr>
          <w:rFonts w:ascii="宋体" w:eastAsia="宋体" w:hAnsi="宋体" w:hint="eastAsia"/>
          <w:sz w:val="24"/>
          <w:szCs w:val="24"/>
        </w:rPr>
        <w:t>移动群体感知系统的</w:t>
      </w:r>
      <w:r w:rsidR="00432E2E">
        <w:rPr>
          <w:rFonts w:ascii="宋体" w:eastAsia="宋体" w:hAnsi="宋体" w:hint="eastAsia"/>
          <w:sz w:val="24"/>
          <w:szCs w:val="24"/>
        </w:rPr>
        <w:t>参与者</w:t>
      </w:r>
      <w:r w:rsidR="009828F0">
        <w:rPr>
          <w:rFonts w:ascii="宋体" w:eastAsia="宋体" w:hAnsi="宋体" w:hint="eastAsia"/>
          <w:sz w:val="24"/>
          <w:szCs w:val="24"/>
        </w:rPr>
        <w:t>的未来位置可预测。</w:t>
      </w:r>
      <w:r w:rsidR="00A504AF">
        <w:rPr>
          <w:rFonts w:ascii="宋体" w:eastAsia="宋体" w:hAnsi="宋体" w:hint="eastAsia"/>
          <w:sz w:val="24"/>
          <w:szCs w:val="24"/>
        </w:rPr>
        <w:t>公共交通的高动态性使其能够在观测时段内能够覆盖多个不同的感兴趣区域，从而使利用少量的</w:t>
      </w:r>
      <w:r w:rsidR="00A504AF" w:rsidRPr="006D5C10">
        <w:rPr>
          <w:rFonts w:ascii="宋体" w:eastAsia="宋体" w:hAnsi="宋体" w:hint="eastAsia"/>
          <w:sz w:val="24"/>
          <w:szCs w:val="24"/>
        </w:rPr>
        <w:t>预算</w:t>
      </w:r>
      <w:r w:rsidR="00A504AF">
        <w:rPr>
          <w:rFonts w:ascii="宋体" w:eastAsia="宋体" w:hAnsi="宋体" w:hint="eastAsia"/>
          <w:sz w:val="24"/>
          <w:szCs w:val="24"/>
        </w:rPr>
        <w:t>成本</w:t>
      </w:r>
      <w:r w:rsidR="00A504AF" w:rsidRPr="006D5C10">
        <w:rPr>
          <w:rFonts w:ascii="宋体" w:eastAsia="宋体" w:hAnsi="宋体" w:hint="eastAsia"/>
          <w:sz w:val="24"/>
          <w:szCs w:val="24"/>
        </w:rPr>
        <w:t>实现高可靠性的感知覆盖成为可能。</w:t>
      </w:r>
      <w:r w:rsidRPr="006D5C10">
        <w:rPr>
          <w:rFonts w:ascii="宋体" w:eastAsia="宋体" w:hAnsi="宋体" w:hint="eastAsia"/>
          <w:sz w:val="24"/>
          <w:szCs w:val="24"/>
        </w:rPr>
        <w:t>基于</w:t>
      </w:r>
      <w:r w:rsidR="00A504AF">
        <w:rPr>
          <w:rFonts w:ascii="宋体" w:eastAsia="宋体" w:hAnsi="宋体" w:hint="eastAsia"/>
          <w:sz w:val="24"/>
          <w:szCs w:val="24"/>
        </w:rPr>
        <w:t>公共交通</w:t>
      </w:r>
      <w:r w:rsidRPr="006D5C10">
        <w:rPr>
          <w:rFonts w:ascii="宋体" w:eastAsia="宋体" w:hAnsi="宋体" w:hint="eastAsia"/>
          <w:sz w:val="24"/>
          <w:szCs w:val="24"/>
        </w:rPr>
        <w:t>的移动群体感知为研究高可靠性的移</w:t>
      </w:r>
      <w:r w:rsidR="009828F0">
        <w:rPr>
          <w:rFonts w:ascii="宋体" w:eastAsia="宋体" w:hAnsi="宋体" w:hint="eastAsia"/>
          <w:sz w:val="24"/>
          <w:szCs w:val="24"/>
        </w:rPr>
        <w:t>动群体感知网络提供了新的机遇和挑战。</w:t>
      </w:r>
    </w:p>
    <w:p w14:paraId="3E95AE33" w14:textId="77777777" w:rsidR="00AA334E" w:rsidRDefault="001D28A9" w:rsidP="00BA730F">
      <w:pPr>
        <w:spacing w:line="400" w:lineRule="exact"/>
        <w:ind w:firstLine="420"/>
        <w:rPr>
          <w:rFonts w:ascii="宋体" w:eastAsia="宋体" w:hAnsi="宋体"/>
          <w:sz w:val="24"/>
          <w:szCs w:val="24"/>
        </w:rPr>
      </w:pPr>
      <w:r w:rsidRPr="006D5C10">
        <w:rPr>
          <w:rFonts w:ascii="宋体" w:eastAsia="宋体" w:hAnsi="宋体" w:hint="eastAsia"/>
          <w:sz w:val="24"/>
          <w:szCs w:val="24"/>
        </w:rPr>
        <w:t>本章参与感知的移动对象为</w:t>
      </w:r>
      <w:r w:rsidR="001C5692">
        <w:rPr>
          <w:rFonts w:ascii="宋体" w:eastAsia="宋体" w:hAnsi="宋体" w:hint="eastAsia"/>
          <w:sz w:val="24"/>
          <w:szCs w:val="24"/>
        </w:rPr>
        <w:t>公共</w:t>
      </w:r>
      <w:r w:rsidRPr="006D5C10">
        <w:rPr>
          <w:rFonts w:ascii="宋体" w:eastAsia="宋体" w:hAnsi="宋体" w:hint="eastAsia"/>
          <w:sz w:val="24"/>
          <w:szCs w:val="24"/>
        </w:rPr>
        <w:t>交通工具公交，与普通私家车或者出租者相比，公交的移动轨迹严格按照预先制定好的运行时刻表执行，在观测时段，公交的移动轨迹或者所到达的站点完全是可以预测的。因此，基于公共交通的车载移动感知网络克服了传统移动群体感知网络中仅考虑参与者当前位置进行参与者招募的缺点，综合考虑感知个体的当前位置和未来位置进行参与者招募，确保了感知网络的感知性能。</w:t>
      </w:r>
    </w:p>
    <w:p w14:paraId="0F48B39F" w14:textId="77777777" w:rsidR="001864CB" w:rsidRPr="002147E3" w:rsidRDefault="001864CB" w:rsidP="008F14E4">
      <w:pPr>
        <w:pStyle w:val="a3"/>
        <w:spacing w:beforeLines="50" w:before="156" w:afterLines="50" w:after="156" w:line="400" w:lineRule="exact"/>
        <w:ind w:firstLineChars="0" w:firstLine="0"/>
        <w:outlineLvl w:val="1"/>
        <w:rPr>
          <w:rFonts w:ascii="黑体" w:eastAsia="黑体" w:hAnsi="黑体"/>
          <w:b/>
          <w:sz w:val="28"/>
          <w:szCs w:val="28"/>
        </w:rPr>
      </w:pPr>
      <w:bookmarkStart w:id="47" w:name="_Toc528595718"/>
      <w:bookmarkStart w:id="48" w:name="_Toc533947062"/>
      <w:bookmarkStart w:id="49" w:name="_Toc2282248"/>
      <w:r w:rsidRPr="001156B7">
        <w:rPr>
          <w:rFonts w:ascii="黑体" w:eastAsia="黑体" w:hAnsi="黑体" w:hint="eastAsia"/>
          <w:b/>
          <w:sz w:val="28"/>
          <w:szCs w:val="28"/>
        </w:rPr>
        <w:t>3</w:t>
      </w:r>
      <w:r w:rsidRPr="001156B7">
        <w:rPr>
          <w:rFonts w:ascii="黑体" w:eastAsia="黑体" w:hAnsi="黑体"/>
          <w:b/>
          <w:sz w:val="28"/>
          <w:szCs w:val="28"/>
        </w:rPr>
        <w:t>.</w:t>
      </w:r>
      <w:r w:rsidR="00C34999">
        <w:rPr>
          <w:rFonts w:ascii="黑体" w:eastAsia="黑体" w:hAnsi="黑体"/>
          <w:b/>
          <w:sz w:val="28"/>
          <w:szCs w:val="28"/>
        </w:rPr>
        <w:t>2</w:t>
      </w:r>
      <w:r w:rsidR="00E94583">
        <w:rPr>
          <w:rFonts w:ascii="黑体" w:eastAsia="黑体" w:hAnsi="黑体"/>
          <w:b/>
          <w:sz w:val="28"/>
          <w:szCs w:val="28"/>
        </w:rPr>
        <w:t xml:space="preserve"> </w:t>
      </w:r>
      <w:r>
        <w:rPr>
          <w:rFonts w:ascii="黑体" w:eastAsia="黑体" w:hAnsi="黑体"/>
          <w:b/>
          <w:sz w:val="28"/>
          <w:szCs w:val="28"/>
        </w:rPr>
        <w:t>城市</w:t>
      </w:r>
      <w:r w:rsidRPr="001156B7">
        <w:rPr>
          <w:rFonts w:ascii="黑体" w:eastAsia="黑体" w:hAnsi="黑体"/>
          <w:b/>
          <w:sz w:val="28"/>
          <w:szCs w:val="28"/>
        </w:rPr>
        <w:t>感知模型</w:t>
      </w:r>
      <w:bookmarkEnd w:id="47"/>
      <w:bookmarkEnd w:id="48"/>
      <w:bookmarkEnd w:id="49"/>
    </w:p>
    <w:p w14:paraId="731F8D1C" w14:textId="20C32682" w:rsidR="001864CB" w:rsidRPr="00734724" w:rsidRDefault="00464DD3" w:rsidP="00344881">
      <w:pPr>
        <w:pStyle w:val="a3"/>
        <w:spacing w:line="400" w:lineRule="exact"/>
        <w:ind w:firstLineChars="0"/>
        <w:rPr>
          <w:rFonts w:ascii="宋体" w:eastAsia="宋体" w:hAnsi="宋体"/>
          <w:sz w:val="24"/>
          <w:szCs w:val="24"/>
        </w:rPr>
      </w:pPr>
      <w:r>
        <w:rPr>
          <w:rFonts w:ascii="宋体" w:eastAsia="宋体" w:hAnsi="宋体"/>
          <w:sz w:val="24"/>
          <w:szCs w:val="24"/>
        </w:rPr>
        <w:t>基于物联网的城市感知网络架构分为感知层</w:t>
      </w:r>
      <w:r>
        <w:rPr>
          <w:rFonts w:ascii="宋体" w:eastAsia="宋体" w:hAnsi="宋体" w:hint="eastAsia"/>
          <w:sz w:val="24"/>
          <w:szCs w:val="24"/>
        </w:rPr>
        <w:t>、</w:t>
      </w:r>
      <w:r w:rsidR="009E4992">
        <w:rPr>
          <w:rFonts w:ascii="宋体" w:eastAsia="宋体" w:hAnsi="宋体" w:hint="eastAsia"/>
          <w:sz w:val="24"/>
          <w:szCs w:val="24"/>
        </w:rPr>
        <w:t>网络</w:t>
      </w:r>
      <w:r>
        <w:rPr>
          <w:rFonts w:ascii="宋体" w:eastAsia="宋体" w:hAnsi="宋体"/>
          <w:sz w:val="24"/>
          <w:szCs w:val="24"/>
        </w:rPr>
        <w:t>层和应用层</w:t>
      </w:r>
      <w:r w:rsidR="00344881" w:rsidRPr="00344881">
        <w:rPr>
          <w:rFonts w:ascii="宋体" w:eastAsia="宋体" w:hAnsi="宋体"/>
          <w:sz w:val="24"/>
          <w:szCs w:val="24"/>
          <w:vertAlign w:val="superscript"/>
        </w:rPr>
        <w:fldChar w:fldCharType="begin"/>
      </w:r>
      <w:r w:rsidR="00344881" w:rsidRPr="00344881">
        <w:rPr>
          <w:rFonts w:ascii="宋体" w:eastAsia="宋体" w:hAnsi="宋体"/>
          <w:sz w:val="24"/>
          <w:szCs w:val="24"/>
          <w:vertAlign w:val="superscript"/>
        </w:rPr>
        <w:instrText xml:space="preserve"> REF _Ref1987473 \r \h </w:instrText>
      </w:r>
      <w:r w:rsidR="00344881">
        <w:rPr>
          <w:rFonts w:ascii="宋体" w:eastAsia="宋体" w:hAnsi="宋体"/>
          <w:sz w:val="24"/>
          <w:szCs w:val="24"/>
          <w:vertAlign w:val="superscript"/>
        </w:rPr>
        <w:instrText xml:space="preserve"> \* MERGEFORMAT </w:instrText>
      </w:r>
      <w:r w:rsidR="00344881" w:rsidRPr="00344881">
        <w:rPr>
          <w:rFonts w:ascii="宋体" w:eastAsia="宋体" w:hAnsi="宋体"/>
          <w:sz w:val="24"/>
          <w:szCs w:val="24"/>
          <w:vertAlign w:val="superscript"/>
        </w:rPr>
      </w:r>
      <w:r w:rsidR="00344881" w:rsidRPr="00344881">
        <w:rPr>
          <w:rFonts w:ascii="宋体" w:eastAsia="宋体" w:hAnsi="宋体"/>
          <w:sz w:val="24"/>
          <w:szCs w:val="24"/>
          <w:vertAlign w:val="superscript"/>
        </w:rPr>
        <w:fldChar w:fldCharType="separate"/>
      </w:r>
      <w:r w:rsidR="003E165B">
        <w:rPr>
          <w:rFonts w:ascii="宋体" w:eastAsia="宋体" w:hAnsi="宋体"/>
          <w:sz w:val="24"/>
          <w:szCs w:val="24"/>
          <w:vertAlign w:val="superscript"/>
        </w:rPr>
        <w:t>[47]</w:t>
      </w:r>
      <w:r w:rsidR="00344881" w:rsidRPr="00344881">
        <w:rPr>
          <w:rFonts w:ascii="宋体" w:eastAsia="宋体" w:hAnsi="宋体"/>
          <w:sz w:val="24"/>
          <w:szCs w:val="24"/>
          <w:vertAlign w:val="superscript"/>
        </w:rPr>
        <w:fldChar w:fldCharType="end"/>
      </w:r>
      <w:r w:rsidR="00344881">
        <w:rPr>
          <w:rFonts w:ascii="宋体" w:eastAsia="宋体" w:hAnsi="宋体" w:hint="eastAsia"/>
          <w:sz w:val="24"/>
          <w:szCs w:val="24"/>
        </w:rPr>
        <w:t>。</w:t>
      </w:r>
      <w:r w:rsidR="001864CB">
        <w:rPr>
          <w:rFonts w:ascii="宋体" w:eastAsia="宋体" w:hAnsi="宋体"/>
          <w:sz w:val="24"/>
          <w:szCs w:val="24"/>
        </w:rPr>
        <w:t>结合智慧城市</w:t>
      </w:r>
      <w:r w:rsidR="009E4992">
        <w:rPr>
          <w:rFonts w:ascii="宋体" w:eastAsia="宋体" w:hAnsi="宋体" w:hint="eastAsia"/>
          <w:sz w:val="24"/>
          <w:szCs w:val="24"/>
        </w:rPr>
        <w:t>和移动群太感知系统</w:t>
      </w:r>
      <w:r w:rsidR="001864CB">
        <w:rPr>
          <w:rFonts w:ascii="宋体" w:eastAsia="宋体" w:hAnsi="宋体"/>
          <w:sz w:val="24"/>
          <w:szCs w:val="24"/>
        </w:rPr>
        <w:t>的特点</w:t>
      </w:r>
      <w:r w:rsidR="00344881">
        <w:rPr>
          <w:rFonts w:ascii="宋体" w:eastAsia="宋体" w:hAnsi="宋体" w:hint="eastAsia"/>
          <w:sz w:val="24"/>
          <w:szCs w:val="24"/>
        </w:rPr>
        <w:t>，本文</w:t>
      </w:r>
      <w:r w:rsidR="001C5692">
        <w:rPr>
          <w:rFonts w:ascii="宋体" w:eastAsia="宋体" w:hAnsi="宋体"/>
          <w:sz w:val="24"/>
          <w:szCs w:val="24"/>
        </w:rPr>
        <w:t>给出</w:t>
      </w:r>
      <w:r w:rsidR="001864CB">
        <w:rPr>
          <w:rFonts w:ascii="宋体" w:eastAsia="宋体" w:hAnsi="宋体"/>
          <w:sz w:val="24"/>
          <w:szCs w:val="24"/>
        </w:rPr>
        <w:t>基于</w:t>
      </w:r>
      <w:bookmarkStart w:id="50" w:name="_Hlk1568904"/>
      <w:r w:rsidR="001C5692">
        <w:rPr>
          <w:rFonts w:ascii="宋体" w:eastAsia="宋体" w:hAnsi="宋体"/>
          <w:sz w:val="24"/>
          <w:szCs w:val="24"/>
        </w:rPr>
        <w:t>公共交通的车载移动群体感知</w:t>
      </w:r>
      <w:r w:rsidR="001864CB">
        <w:rPr>
          <w:rFonts w:ascii="宋体" w:eastAsia="宋体" w:hAnsi="宋体"/>
          <w:sz w:val="24"/>
          <w:szCs w:val="24"/>
        </w:rPr>
        <w:t>城市感知架构</w:t>
      </w:r>
      <w:bookmarkEnd w:id="50"/>
      <w:r w:rsidR="001864CB">
        <w:rPr>
          <w:rFonts w:ascii="宋体" w:eastAsia="宋体" w:hAnsi="宋体"/>
          <w:sz w:val="24"/>
          <w:szCs w:val="24"/>
        </w:rPr>
        <w:t>示意图</w:t>
      </w:r>
      <w:r w:rsidR="00344881">
        <w:rPr>
          <w:rFonts w:ascii="宋体" w:eastAsia="宋体" w:hAnsi="宋体" w:hint="eastAsia"/>
          <w:sz w:val="24"/>
          <w:szCs w:val="24"/>
        </w:rPr>
        <w:t>，</w:t>
      </w:r>
      <w:r w:rsidR="00344881">
        <w:rPr>
          <w:rFonts w:ascii="宋体" w:eastAsia="宋体" w:hAnsi="宋体"/>
          <w:sz w:val="24"/>
          <w:szCs w:val="24"/>
        </w:rPr>
        <w:t>如图</w:t>
      </w:r>
      <w:r w:rsidR="00344881">
        <w:rPr>
          <w:rFonts w:ascii="宋体" w:eastAsia="宋体" w:hAnsi="宋体" w:hint="eastAsia"/>
          <w:sz w:val="24"/>
          <w:szCs w:val="24"/>
        </w:rPr>
        <w:t>3</w:t>
      </w:r>
      <w:r w:rsidR="006A1FFC">
        <w:noBreakHyphen/>
      </w:r>
      <w:r w:rsidR="00344881">
        <w:rPr>
          <w:rFonts w:ascii="宋体" w:eastAsia="宋体" w:hAnsi="宋体"/>
          <w:sz w:val="24"/>
          <w:szCs w:val="24"/>
        </w:rPr>
        <w:t>1</w:t>
      </w:r>
      <w:r w:rsidR="001864CB">
        <w:rPr>
          <w:rFonts w:ascii="宋体" w:eastAsia="宋体" w:hAnsi="宋体" w:hint="eastAsia"/>
          <w:sz w:val="24"/>
          <w:szCs w:val="24"/>
        </w:rPr>
        <w:t>。该城市感知网络架构</w:t>
      </w:r>
      <w:r w:rsidR="009E4992">
        <w:rPr>
          <w:rFonts w:ascii="宋体" w:eastAsia="宋体" w:hAnsi="宋体" w:hint="eastAsia"/>
          <w:sz w:val="24"/>
          <w:szCs w:val="24"/>
        </w:rPr>
        <w:t>也</w:t>
      </w:r>
      <w:r w:rsidR="001864CB">
        <w:rPr>
          <w:rFonts w:ascii="宋体" w:eastAsia="宋体" w:hAnsi="宋体" w:hint="eastAsia"/>
          <w:sz w:val="24"/>
          <w:szCs w:val="24"/>
        </w:rPr>
        <w:t>分为感知层、</w:t>
      </w:r>
      <w:r w:rsidR="009E4992">
        <w:rPr>
          <w:rFonts w:ascii="宋体" w:eastAsia="宋体" w:hAnsi="宋体" w:hint="eastAsia"/>
          <w:sz w:val="24"/>
          <w:szCs w:val="24"/>
        </w:rPr>
        <w:t>网络</w:t>
      </w:r>
      <w:r w:rsidR="009E4992">
        <w:rPr>
          <w:rFonts w:ascii="宋体" w:eastAsia="宋体" w:hAnsi="宋体"/>
          <w:sz w:val="24"/>
          <w:szCs w:val="24"/>
        </w:rPr>
        <w:t>层</w:t>
      </w:r>
      <w:r w:rsidR="001864CB">
        <w:rPr>
          <w:rFonts w:ascii="宋体" w:eastAsia="宋体" w:hAnsi="宋体" w:hint="eastAsia"/>
          <w:sz w:val="24"/>
          <w:szCs w:val="24"/>
        </w:rPr>
        <w:t>以及应用层</w:t>
      </w:r>
      <w:r w:rsidR="009E4992">
        <w:rPr>
          <w:rFonts w:ascii="宋体" w:eastAsia="宋体" w:hAnsi="宋体" w:hint="eastAsia"/>
          <w:sz w:val="24"/>
          <w:szCs w:val="24"/>
        </w:rPr>
        <w:t>三层</w:t>
      </w:r>
      <w:r w:rsidR="001864CB">
        <w:rPr>
          <w:rFonts w:ascii="宋体" w:eastAsia="宋体" w:hAnsi="宋体" w:hint="eastAsia"/>
          <w:sz w:val="24"/>
          <w:szCs w:val="24"/>
        </w:rPr>
        <w:t>。感知</w:t>
      </w:r>
      <w:proofErr w:type="gramStart"/>
      <w:r w:rsidR="001864CB">
        <w:rPr>
          <w:rFonts w:ascii="宋体" w:eastAsia="宋体" w:hAnsi="宋体" w:hint="eastAsia"/>
          <w:sz w:val="24"/>
          <w:szCs w:val="24"/>
        </w:rPr>
        <w:t>层涉及</w:t>
      </w:r>
      <w:proofErr w:type="gramEnd"/>
      <w:r w:rsidR="001864CB">
        <w:rPr>
          <w:rFonts w:ascii="宋体" w:eastAsia="宋体" w:hAnsi="宋体" w:hint="eastAsia"/>
          <w:sz w:val="24"/>
          <w:szCs w:val="24"/>
        </w:rPr>
        <w:t>的主要技术有</w:t>
      </w:r>
      <w:r w:rsidR="001864CB" w:rsidRPr="0046150A">
        <w:rPr>
          <w:rFonts w:ascii="Times New Roman" w:hAnsi="Times New Roman" w:cs="Times New Roman" w:hint="eastAsia"/>
          <w:sz w:val="24"/>
          <w:szCs w:val="24"/>
        </w:rPr>
        <w:t>MEM</w:t>
      </w:r>
      <w:r w:rsidR="001864CB" w:rsidRPr="0046150A">
        <w:rPr>
          <w:rFonts w:ascii="Times New Roman" w:hAnsi="Times New Roman" w:cs="Times New Roman"/>
          <w:sz w:val="24"/>
          <w:szCs w:val="24"/>
        </w:rPr>
        <w:t>S</w:t>
      </w:r>
      <w:r w:rsidR="001864CB" w:rsidRPr="0046150A">
        <w:rPr>
          <w:rFonts w:ascii="Times New Roman" w:hAnsi="Times New Roman" w:cs="Times New Roman" w:hint="eastAsia"/>
          <w:sz w:val="24"/>
          <w:szCs w:val="24"/>
        </w:rPr>
        <w:t>、</w:t>
      </w:r>
      <w:r w:rsidR="001864CB" w:rsidRPr="0046150A">
        <w:rPr>
          <w:rFonts w:ascii="Times New Roman" w:hAnsi="Times New Roman" w:cs="Times New Roman"/>
          <w:sz w:val="24"/>
          <w:szCs w:val="24"/>
        </w:rPr>
        <w:t>GPS</w:t>
      </w:r>
      <w:r w:rsidR="00BD4285">
        <w:rPr>
          <w:rFonts w:ascii="宋体" w:eastAsia="宋体" w:hAnsi="宋体" w:hint="eastAsia"/>
          <w:sz w:val="24"/>
          <w:szCs w:val="24"/>
        </w:rPr>
        <w:t>等等</w:t>
      </w:r>
      <w:r w:rsidR="001864CB">
        <w:rPr>
          <w:rFonts w:ascii="宋体" w:eastAsia="宋体" w:hAnsi="宋体"/>
          <w:sz w:val="24"/>
          <w:szCs w:val="24"/>
        </w:rPr>
        <w:t>智能传感器</w:t>
      </w:r>
      <w:r w:rsidR="001864CB">
        <w:rPr>
          <w:rFonts w:ascii="宋体" w:eastAsia="宋体" w:hAnsi="宋体" w:hint="eastAsia"/>
          <w:sz w:val="24"/>
          <w:szCs w:val="24"/>
        </w:rPr>
        <w:t>，</w:t>
      </w:r>
      <w:r w:rsidR="009E4992">
        <w:rPr>
          <w:rFonts w:ascii="宋体" w:eastAsia="宋体" w:hAnsi="宋体" w:hint="eastAsia"/>
          <w:sz w:val="24"/>
          <w:szCs w:val="24"/>
        </w:rPr>
        <w:t>网络层</w:t>
      </w:r>
      <w:r w:rsidR="001864CB">
        <w:rPr>
          <w:rFonts w:ascii="宋体" w:eastAsia="宋体" w:hAnsi="宋体"/>
          <w:sz w:val="24"/>
          <w:szCs w:val="24"/>
        </w:rPr>
        <w:t>涉及各种无线</w:t>
      </w:r>
      <w:r w:rsidR="009E4992">
        <w:rPr>
          <w:rFonts w:ascii="宋体" w:eastAsia="宋体" w:hAnsi="宋体" w:hint="eastAsia"/>
          <w:sz w:val="24"/>
          <w:szCs w:val="24"/>
        </w:rPr>
        <w:t>/有线</w:t>
      </w:r>
      <w:r w:rsidR="001864CB">
        <w:rPr>
          <w:rFonts w:ascii="宋体" w:eastAsia="宋体" w:hAnsi="宋体"/>
          <w:sz w:val="24"/>
          <w:szCs w:val="24"/>
        </w:rPr>
        <w:t>通信技术</w:t>
      </w:r>
      <w:r w:rsidR="001864CB">
        <w:rPr>
          <w:rFonts w:ascii="宋体" w:eastAsia="宋体" w:hAnsi="宋体" w:hint="eastAsia"/>
          <w:sz w:val="24"/>
          <w:szCs w:val="24"/>
        </w:rPr>
        <w:t>，</w:t>
      </w:r>
      <w:r w:rsidR="001864CB">
        <w:rPr>
          <w:rFonts w:ascii="宋体" w:eastAsia="宋体" w:hAnsi="宋体"/>
          <w:sz w:val="24"/>
          <w:szCs w:val="24"/>
        </w:rPr>
        <w:t>应用层主要是客户端进程</w:t>
      </w:r>
      <w:r w:rsidR="001864CB">
        <w:rPr>
          <w:rFonts w:ascii="宋体" w:eastAsia="宋体" w:hAnsi="宋体" w:hint="eastAsia"/>
          <w:sz w:val="24"/>
          <w:szCs w:val="24"/>
        </w:rPr>
        <w:t>，具有各种各样的专项能力（环境感知应用、社交应用等等）。</w:t>
      </w:r>
      <w:r w:rsidR="001864CB" w:rsidRPr="00734724">
        <w:rPr>
          <w:rFonts w:ascii="宋体" w:eastAsia="宋体" w:hAnsi="宋体"/>
          <w:sz w:val="24"/>
          <w:szCs w:val="24"/>
        </w:rPr>
        <w:t>感知层主要完成对城市数据的采集，通常采用特定的一种或多种通</w:t>
      </w:r>
      <w:r w:rsidR="001864CB">
        <w:rPr>
          <w:rFonts w:ascii="宋体" w:eastAsia="宋体" w:hAnsi="宋体"/>
          <w:sz w:val="24"/>
          <w:szCs w:val="24"/>
        </w:rPr>
        <w:t>信协议，具备数据收发能力（如城市街道中的照度数据监测模块）；</w:t>
      </w:r>
      <w:r w:rsidR="009E4992">
        <w:rPr>
          <w:rFonts w:ascii="宋体" w:eastAsia="宋体" w:hAnsi="宋体" w:hint="eastAsia"/>
          <w:sz w:val="24"/>
          <w:szCs w:val="24"/>
        </w:rPr>
        <w:t>网络</w:t>
      </w:r>
      <w:r w:rsidR="00C34999">
        <w:rPr>
          <w:rFonts w:ascii="宋体" w:eastAsia="宋体" w:hAnsi="宋体"/>
          <w:sz w:val="24"/>
          <w:szCs w:val="24"/>
        </w:rPr>
        <w:t>层</w:t>
      </w:r>
      <w:r w:rsidR="00C60A34">
        <w:rPr>
          <w:rFonts w:ascii="宋体" w:eastAsia="宋体" w:hAnsi="宋体" w:hint="eastAsia"/>
          <w:sz w:val="24"/>
          <w:szCs w:val="24"/>
        </w:rPr>
        <w:t>主要</w:t>
      </w:r>
      <w:r w:rsidR="00C60A34">
        <w:rPr>
          <w:rFonts w:ascii="宋体" w:eastAsia="宋体" w:hAnsi="宋体"/>
          <w:sz w:val="24"/>
          <w:szCs w:val="24"/>
        </w:rPr>
        <w:t>由移动通信网</w:t>
      </w:r>
      <w:r w:rsidR="00C60A34">
        <w:rPr>
          <w:rFonts w:ascii="宋体" w:eastAsia="宋体" w:hAnsi="宋体" w:hint="eastAsia"/>
          <w:sz w:val="24"/>
          <w:szCs w:val="24"/>
        </w:rPr>
        <w:t>，</w:t>
      </w:r>
      <w:r w:rsidR="00C60A34">
        <w:rPr>
          <w:rFonts w:ascii="宋体" w:eastAsia="宋体" w:hAnsi="宋体"/>
          <w:sz w:val="24"/>
          <w:szCs w:val="24"/>
        </w:rPr>
        <w:t>短距离无线通信</w:t>
      </w:r>
      <w:r w:rsidR="00C60A34">
        <w:rPr>
          <w:rFonts w:ascii="宋体" w:eastAsia="宋体" w:hAnsi="宋体" w:hint="eastAsia"/>
          <w:sz w:val="24"/>
          <w:szCs w:val="24"/>
        </w:rPr>
        <w:t>、</w:t>
      </w:r>
      <w:r w:rsidR="00C60A34">
        <w:rPr>
          <w:rFonts w:ascii="宋体" w:eastAsia="宋体" w:hAnsi="宋体"/>
          <w:sz w:val="24"/>
          <w:szCs w:val="24"/>
        </w:rPr>
        <w:t>无线通信网络组成</w:t>
      </w:r>
      <w:r w:rsidR="00C60A34">
        <w:rPr>
          <w:rFonts w:ascii="宋体" w:eastAsia="宋体" w:hAnsi="宋体" w:hint="eastAsia"/>
          <w:sz w:val="24"/>
          <w:szCs w:val="24"/>
        </w:rPr>
        <w:t>，</w:t>
      </w:r>
      <w:r w:rsidR="00C34999">
        <w:rPr>
          <w:rFonts w:ascii="宋体" w:eastAsia="宋体" w:hAnsi="宋体"/>
          <w:sz w:val="24"/>
          <w:szCs w:val="24"/>
        </w:rPr>
        <w:t>是城市感知</w:t>
      </w:r>
      <w:r w:rsidR="001864CB" w:rsidRPr="00734724">
        <w:rPr>
          <w:rFonts w:ascii="宋体" w:eastAsia="宋体" w:hAnsi="宋体"/>
          <w:sz w:val="24"/>
          <w:szCs w:val="24"/>
        </w:rPr>
        <w:t>的核心部分，具备大容量高速信息传输能力，将完成检测、控制、计算</w:t>
      </w:r>
      <w:r w:rsidR="00C60A34">
        <w:rPr>
          <w:rFonts w:ascii="宋体" w:eastAsia="宋体" w:hAnsi="宋体"/>
          <w:sz w:val="24"/>
          <w:szCs w:val="24"/>
        </w:rPr>
        <w:t>处理以及交互显示的各种设备连接起来，实现</w:t>
      </w:r>
      <w:r w:rsidR="001864CB" w:rsidRPr="00734724">
        <w:rPr>
          <w:rFonts w:ascii="宋体" w:eastAsia="宋体" w:hAnsi="宋体"/>
          <w:sz w:val="24"/>
          <w:szCs w:val="24"/>
        </w:rPr>
        <w:t>信息交互；应用层则是智慧城市的成果体现，也是不同系统的数据交互、分析、整合和优化后的输出媒介，</w:t>
      </w:r>
      <w:r w:rsidR="00C60A34">
        <w:rPr>
          <w:rFonts w:ascii="宋体" w:eastAsia="宋体" w:hAnsi="宋体"/>
          <w:sz w:val="24"/>
          <w:szCs w:val="24"/>
        </w:rPr>
        <w:t>将网络层传输的数据通过共享性接口为服务对象提供数据</w:t>
      </w:r>
      <w:r w:rsidR="00C60A34">
        <w:rPr>
          <w:rFonts w:ascii="宋体" w:eastAsia="宋体" w:hAnsi="宋体" w:hint="eastAsia"/>
          <w:sz w:val="24"/>
          <w:szCs w:val="24"/>
        </w:rPr>
        <w:t>，</w:t>
      </w:r>
      <w:r w:rsidR="001864CB" w:rsidRPr="00734724">
        <w:rPr>
          <w:rFonts w:ascii="宋体" w:eastAsia="宋体" w:hAnsi="宋体"/>
          <w:sz w:val="24"/>
          <w:szCs w:val="24"/>
        </w:rPr>
        <w:t>具备为用户提供实际功能的特点，通常是用户直接参与使用的一层。</w:t>
      </w:r>
    </w:p>
    <w:p w14:paraId="1C756DC6" w14:textId="77777777" w:rsidR="006522C7" w:rsidRPr="00744AD8" w:rsidRDefault="00232E21" w:rsidP="006A1FFC">
      <w:pPr>
        <w:pStyle w:val="a3"/>
        <w:spacing w:afterLines="100" w:after="312" w:line="400" w:lineRule="exact"/>
        <w:ind w:firstLineChars="0"/>
        <w:rPr>
          <w:rFonts w:ascii="宋体" w:eastAsia="宋体" w:hAnsi="宋体"/>
          <w:sz w:val="24"/>
          <w:szCs w:val="24"/>
        </w:rPr>
      </w:pPr>
      <w:r>
        <w:rPr>
          <w:rFonts w:ascii="宋体" w:eastAsia="宋体" w:hAnsi="宋体" w:hint="eastAsia"/>
          <w:sz w:val="24"/>
          <w:szCs w:val="24"/>
        </w:rPr>
        <w:t>本</w:t>
      </w:r>
      <w:r w:rsidR="005823E0">
        <w:rPr>
          <w:rFonts w:ascii="宋体" w:eastAsia="宋体" w:hAnsi="宋体" w:hint="eastAsia"/>
          <w:sz w:val="24"/>
          <w:szCs w:val="24"/>
        </w:rPr>
        <w:t>章</w:t>
      </w:r>
      <w:r>
        <w:rPr>
          <w:rFonts w:ascii="宋体" w:eastAsia="宋体" w:hAnsi="宋体" w:hint="eastAsia"/>
          <w:sz w:val="24"/>
          <w:szCs w:val="24"/>
        </w:rPr>
        <w:t>研究的基于城市交通的车载移动群体感知参与者选择问题主要涉及感</w:t>
      </w:r>
      <w:r>
        <w:rPr>
          <w:rFonts w:ascii="宋体" w:eastAsia="宋体" w:hAnsi="宋体" w:hint="eastAsia"/>
          <w:sz w:val="24"/>
          <w:szCs w:val="24"/>
        </w:rPr>
        <w:lastRenderedPageBreak/>
        <w:t>知层</w:t>
      </w:r>
      <w:r w:rsidR="0037635D">
        <w:rPr>
          <w:rFonts w:ascii="宋体" w:eastAsia="宋体" w:hAnsi="宋体" w:hint="eastAsia"/>
          <w:sz w:val="24"/>
          <w:szCs w:val="24"/>
        </w:rPr>
        <w:t>，即最大化感知层覆盖。研究的意义在于为用户提供实现可靠的、有效的城</w:t>
      </w:r>
    </w:p>
    <w:p w14:paraId="60010F7B" w14:textId="77777777" w:rsidR="00945C6E" w:rsidRDefault="00FD1D7D" w:rsidP="00945C6E">
      <w:pPr>
        <w:keepNext/>
      </w:pPr>
      <w:r>
        <w:rPr>
          <w:noProof/>
        </w:rPr>
        <w:drawing>
          <wp:inline distT="0" distB="0" distL="0" distR="0" wp14:anchorId="27044BE1" wp14:editId="6ADFCF00">
            <wp:extent cx="5274000" cy="3355200"/>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城市感知模型.png"/>
                    <pic:cNvPicPr/>
                  </pic:nvPicPr>
                  <pic:blipFill>
                    <a:blip r:embed="rId22">
                      <a:extLst>
                        <a:ext uri="{28A0092B-C50C-407E-A947-70E740481C1C}">
                          <a14:useLocalDpi xmlns:a14="http://schemas.microsoft.com/office/drawing/2010/main" val="0"/>
                        </a:ext>
                      </a:extLst>
                    </a:blip>
                    <a:stretch>
                      <a:fillRect/>
                    </a:stretch>
                  </pic:blipFill>
                  <pic:spPr>
                    <a:xfrm>
                      <a:off x="0" y="0"/>
                      <a:ext cx="5274000" cy="3355200"/>
                    </a:xfrm>
                    <a:prstGeom prst="rect">
                      <a:avLst/>
                    </a:prstGeom>
                  </pic:spPr>
                </pic:pic>
              </a:graphicData>
            </a:graphic>
          </wp:inline>
        </w:drawing>
      </w:r>
    </w:p>
    <w:p w14:paraId="23BBD79F" w14:textId="7274196D" w:rsidR="00C647B6" w:rsidRPr="00945C6E" w:rsidRDefault="00945C6E" w:rsidP="00945C6E">
      <w:pPr>
        <w:pStyle w:val="a4"/>
        <w:jc w:val="center"/>
        <w:rPr>
          <w:rFonts w:ascii="楷体" w:eastAsia="楷体" w:hAnsi="楷体"/>
          <w:sz w:val="21"/>
          <w:szCs w:val="21"/>
        </w:rPr>
      </w:pPr>
      <w:r w:rsidRPr="00945C6E">
        <w:rPr>
          <w:rFonts w:ascii="楷体" w:eastAsia="楷体" w:hAnsi="楷体" w:hint="eastAsia"/>
          <w:sz w:val="21"/>
          <w:szCs w:val="21"/>
        </w:rPr>
        <w:t>图 3</w:t>
      </w:r>
      <w:r w:rsidR="006A1FFC">
        <w:noBreakHyphen/>
      </w:r>
      <w:r w:rsidRPr="00945C6E">
        <w:rPr>
          <w:rFonts w:ascii="楷体" w:eastAsia="楷体" w:hAnsi="楷体" w:hint="eastAsia"/>
          <w:sz w:val="21"/>
          <w:szCs w:val="21"/>
        </w:rPr>
        <w:t>1车载移动群体感知的城市感知架构</w:t>
      </w:r>
    </w:p>
    <w:p w14:paraId="784BC4DA" w14:textId="77777777" w:rsidR="0037635D" w:rsidRDefault="0037635D" w:rsidP="008F14E4">
      <w:pPr>
        <w:pStyle w:val="a3"/>
        <w:spacing w:beforeLines="100" w:before="312" w:line="400" w:lineRule="exact"/>
        <w:ind w:firstLineChars="0" w:firstLine="0"/>
        <w:rPr>
          <w:rFonts w:ascii="宋体" w:eastAsia="宋体" w:hAnsi="宋体"/>
          <w:sz w:val="24"/>
          <w:szCs w:val="24"/>
        </w:rPr>
      </w:pPr>
      <w:r>
        <w:rPr>
          <w:rFonts w:ascii="宋体" w:eastAsia="宋体" w:hAnsi="宋体" w:hint="eastAsia"/>
          <w:sz w:val="24"/>
          <w:szCs w:val="24"/>
        </w:rPr>
        <w:t>市数据服务，为实现智慧城市迈进夯实的一步。</w:t>
      </w:r>
      <w:r w:rsidR="00DB1FCB">
        <w:rPr>
          <w:rFonts w:ascii="宋体" w:eastAsia="宋体" w:hAnsi="宋体" w:hint="eastAsia"/>
          <w:sz w:val="24"/>
          <w:szCs w:val="24"/>
        </w:rPr>
        <w:t>为此</w:t>
      </w:r>
      <w:r>
        <w:rPr>
          <w:rFonts w:ascii="宋体" w:eastAsia="宋体" w:hAnsi="宋体" w:hint="eastAsia"/>
          <w:sz w:val="24"/>
          <w:szCs w:val="24"/>
        </w:rPr>
        <w:t>，本文提出基于城市公共交通和移动群体感知网络的城市感知模型，为本文接下来的章节提供应用场景。接下来</w:t>
      </w:r>
      <w:r w:rsidR="005823E0">
        <w:rPr>
          <w:rFonts w:ascii="宋体" w:eastAsia="宋体" w:hAnsi="宋体" w:hint="eastAsia"/>
          <w:sz w:val="24"/>
          <w:szCs w:val="24"/>
        </w:rPr>
        <w:t>，将</w:t>
      </w:r>
      <w:r>
        <w:rPr>
          <w:rFonts w:ascii="宋体" w:eastAsia="宋体" w:hAnsi="宋体" w:hint="eastAsia"/>
          <w:sz w:val="24"/>
          <w:szCs w:val="24"/>
        </w:rPr>
        <w:t>详细描述该城市感知模型</w:t>
      </w:r>
      <w:r w:rsidR="005823E0">
        <w:rPr>
          <w:rFonts w:ascii="宋体" w:eastAsia="宋体" w:hAnsi="宋体" w:hint="eastAsia"/>
          <w:sz w:val="24"/>
          <w:szCs w:val="24"/>
        </w:rPr>
        <w:t>的</w:t>
      </w:r>
      <w:r>
        <w:rPr>
          <w:rFonts w:ascii="宋体" w:eastAsia="宋体" w:hAnsi="宋体" w:hint="eastAsia"/>
          <w:sz w:val="24"/>
          <w:szCs w:val="24"/>
        </w:rPr>
        <w:t>设计</w:t>
      </w:r>
      <w:r w:rsidR="005823E0">
        <w:rPr>
          <w:rFonts w:ascii="宋体" w:eastAsia="宋体" w:hAnsi="宋体" w:hint="eastAsia"/>
          <w:sz w:val="24"/>
          <w:szCs w:val="24"/>
        </w:rPr>
        <w:t>。</w:t>
      </w:r>
    </w:p>
    <w:p w14:paraId="0DCBD416" w14:textId="77777777" w:rsidR="005823E0" w:rsidRDefault="005823E0" w:rsidP="00BA730F">
      <w:pPr>
        <w:pStyle w:val="a3"/>
        <w:spacing w:line="400" w:lineRule="exact"/>
        <w:ind w:firstLineChars="0"/>
        <w:rPr>
          <w:rFonts w:ascii="宋体" w:eastAsia="宋体" w:hAnsi="宋体"/>
          <w:sz w:val="24"/>
          <w:szCs w:val="24"/>
        </w:rPr>
      </w:pPr>
      <w:r>
        <w:rPr>
          <w:rFonts w:ascii="宋体" w:eastAsia="宋体" w:hAnsi="宋体" w:hint="eastAsia"/>
          <w:sz w:val="24"/>
          <w:szCs w:val="24"/>
        </w:rPr>
        <w:t>首先，</w:t>
      </w:r>
      <w:r w:rsidR="00D409D5">
        <w:rPr>
          <w:rFonts w:ascii="宋体" w:eastAsia="宋体" w:hAnsi="宋体" w:hint="eastAsia"/>
          <w:sz w:val="24"/>
          <w:szCs w:val="24"/>
        </w:rPr>
        <w:t>前</w:t>
      </w:r>
      <w:r w:rsidR="00F92240">
        <w:rPr>
          <w:rFonts w:ascii="宋体" w:eastAsia="宋体" w:hAnsi="宋体" w:hint="eastAsia"/>
          <w:sz w:val="24"/>
          <w:szCs w:val="24"/>
        </w:rPr>
        <w:t>文</w:t>
      </w:r>
      <w:r w:rsidR="00FF1D9A">
        <w:rPr>
          <w:rFonts w:ascii="宋体" w:eastAsia="宋体" w:hAnsi="宋体" w:hint="eastAsia"/>
          <w:sz w:val="24"/>
          <w:szCs w:val="24"/>
        </w:rPr>
        <w:t>对比了传统无线传感器网络和移动群体感知网络的优缺点，确立研究以车辆为中心的移动群体感知网络，因此本城市感知模型中，数据来源是基于城市公共交通的移动采集设施，称为</w:t>
      </w:r>
      <w:r w:rsidR="00207837">
        <w:rPr>
          <w:rFonts w:ascii="宋体" w:eastAsia="宋体" w:hAnsi="宋体" w:hint="eastAsia"/>
          <w:sz w:val="24"/>
          <w:szCs w:val="24"/>
        </w:rPr>
        <w:t>移动</w:t>
      </w:r>
      <w:r w:rsidR="00FF1D9A">
        <w:rPr>
          <w:rFonts w:ascii="宋体" w:eastAsia="宋体" w:hAnsi="宋体" w:hint="eastAsia"/>
          <w:sz w:val="24"/>
          <w:szCs w:val="24"/>
        </w:rPr>
        <w:t>感知参与者。</w:t>
      </w:r>
    </w:p>
    <w:p w14:paraId="5F941141" w14:textId="77777777" w:rsidR="006522C7" w:rsidRDefault="00FF1D9A" w:rsidP="006522C7">
      <w:pPr>
        <w:pStyle w:val="a3"/>
        <w:spacing w:line="400" w:lineRule="exact"/>
        <w:ind w:firstLineChars="0"/>
        <w:rPr>
          <w:rFonts w:ascii="宋体" w:eastAsia="宋体" w:hAnsi="宋体"/>
          <w:sz w:val="24"/>
          <w:szCs w:val="24"/>
        </w:rPr>
      </w:pPr>
      <w:r>
        <w:rPr>
          <w:rFonts w:ascii="宋体" w:eastAsia="宋体" w:hAnsi="宋体" w:hint="eastAsia"/>
          <w:sz w:val="24"/>
          <w:szCs w:val="24"/>
        </w:rPr>
        <w:t>然后，为了缩短传输时延、提高数据传输效率等，在城市感知模型中</w:t>
      </w:r>
      <w:r w:rsidR="008D4E52">
        <w:rPr>
          <w:rFonts w:ascii="宋体" w:eastAsia="宋体" w:hAnsi="宋体" w:hint="eastAsia"/>
          <w:sz w:val="24"/>
          <w:szCs w:val="24"/>
        </w:rPr>
        <w:t>主要</w:t>
      </w:r>
      <w:r>
        <w:rPr>
          <w:rFonts w:ascii="宋体" w:eastAsia="宋体" w:hAnsi="宋体" w:hint="eastAsia"/>
          <w:sz w:val="24"/>
          <w:szCs w:val="24"/>
        </w:rPr>
        <w:t>采用无线接入技术进行数据传输。</w:t>
      </w:r>
      <w:r w:rsidR="006453CB">
        <w:rPr>
          <w:rFonts w:ascii="宋体" w:eastAsia="宋体" w:hAnsi="宋体" w:hint="eastAsia"/>
          <w:sz w:val="24"/>
          <w:szCs w:val="24"/>
        </w:rPr>
        <w:t>移动感知参与者可以通过无线通信将感知数据直接传输给数据处理中心。为了减小流量消耗、减小网络传输时间，部分数据还可以通过</w:t>
      </w:r>
      <w:r w:rsidR="006453CB" w:rsidRPr="0046150A">
        <w:rPr>
          <w:rFonts w:ascii="Times New Roman" w:hAnsi="Times New Roman" w:cs="Times New Roman" w:hint="eastAsia"/>
          <w:sz w:val="24"/>
          <w:szCs w:val="24"/>
        </w:rPr>
        <w:t>Zig</w:t>
      </w:r>
      <w:r w:rsidR="006453CB" w:rsidRPr="0046150A">
        <w:rPr>
          <w:rFonts w:ascii="Times New Roman" w:hAnsi="Times New Roman" w:cs="Times New Roman"/>
          <w:sz w:val="24"/>
          <w:szCs w:val="24"/>
        </w:rPr>
        <w:t>Bee</w:t>
      </w:r>
      <w:r w:rsidR="006453CB" w:rsidRPr="0046150A">
        <w:rPr>
          <w:rFonts w:ascii="Times New Roman" w:hAnsi="Times New Roman" w:cs="Times New Roman" w:hint="eastAsia"/>
          <w:sz w:val="24"/>
          <w:szCs w:val="24"/>
        </w:rPr>
        <w:t>、</w:t>
      </w:r>
      <w:proofErr w:type="spellStart"/>
      <w:r w:rsidR="006453CB" w:rsidRPr="0046150A">
        <w:rPr>
          <w:rFonts w:ascii="Times New Roman" w:hAnsi="Times New Roman" w:cs="Times New Roman" w:hint="eastAsia"/>
          <w:sz w:val="24"/>
          <w:szCs w:val="24"/>
        </w:rPr>
        <w:t>WiFi</w:t>
      </w:r>
      <w:proofErr w:type="spellEnd"/>
      <w:r w:rsidR="006453CB">
        <w:rPr>
          <w:rFonts w:ascii="宋体" w:eastAsia="宋体" w:hAnsi="宋体" w:hint="eastAsia"/>
          <w:sz w:val="24"/>
          <w:szCs w:val="24"/>
        </w:rPr>
        <w:t>等短距离通信的方式发送给公交站节点，因此在该城市感知模型中将公交站节点作为固定的数据汇聚节点。</w:t>
      </w:r>
    </w:p>
    <w:p w14:paraId="4E66CC78" w14:textId="7BBC9176" w:rsidR="00FD1D7D" w:rsidRDefault="00394D7F" w:rsidP="00FD1D7D">
      <w:pPr>
        <w:pStyle w:val="a3"/>
        <w:spacing w:line="400" w:lineRule="exact"/>
        <w:ind w:firstLineChars="0"/>
        <w:rPr>
          <w:rFonts w:ascii="宋体" w:eastAsia="宋体" w:hAnsi="宋体"/>
          <w:sz w:val="24"/>
          <w:szCs w:val="24"/>
        </w:rPr>
      </w:pPr>
      <w:r>
        <w:rPr>
          <w:rFonts w:ascii="宋体" w:eastAsia="宋体" w:hAnsi="宋体" w:hint="eastAsia"/>
          <w:sz w:val="24"/>
          <w:szCs w:val="24"/>
        </w:rPr>
        <w:t>综上，本文基于公共交通的车载移动群体城市感知模型主要组成部分包括：移动感知参与者（公交）、固定的数据汇聚节点（公交站点）、无线接入网络和远程数据处理中心，如图3</w:t>
      </w:r>
      <w:r w:rsidR="006A1FFC">
        <w:noBreakHyphen/>
      </w:r>
      <w:r>
        <w:rPr>
          <w:rFonts w:ascii="宋体" w:eastAsia="宋体" w:hAnsi="宋体"/>
          <w:sz w:val="24"/>
          <w:szCs w:val="24"/>
        </w:rPr>
        <w:t>2</w:t>
      </w:r>
      <w:r>
        <w:rPr>
          <w:rFonts w:ascii="宋体" w:eastAsia="宋体" w:hAnsi="宋体" w:hint="eastAsia"/>
          <w:sz w:val="24"/>
          <w:szCs w:val="24"/>
        </w:rPr>
        <w:t>所示。</w:t>
      </w:r>
      <w:r w:rsidR="00F86FB3">
        <w:rPr>
          <w:rFonts w:ascii="宋体" w:eastAsia="宋体" w:hAnsi="宋体" w:hint="eastAsia"/>
          <w:sz w:val="24"/>
          <w:szCs w:val="24"/>
        </w:rPr>
        <w:t xml:space="preserve"> </w:t>
      </w:r>
      <w:r w:rsidR="00F86FB3">
        <w:rPr>
          <w:rFonts w:ascii="宋体" w:eastAsia="宋体" w:hAnsi="宋体"/>
          <w:sz w:val="24"/>
          <w:szCs w:val="24"/>
        </w:rPr>
        <w:t xml:space="preserve"> </w:t>
      </w:r>
    </w:p>
    <w:p w14:paraId="58BEF9F9" w14:textId="77777777" w:rsidR="00945C6E" w:rsidRDefault="00FD1D7D" w:rsidP="00945C6E">
      <w:pPr>
        <w:pStyle w:val="a3"/>
        <w:keepNext/>
        <w:ind w:firstLineChars="0"/>
        <w:jc w:val="center"/>
      </w:pPr>
      <w:r>
        <w:rPr>
          <w:noProof/>
        </w:rPr>
        <w:lastRenderedPageBreak/>
        <w:drawing>
          <wp:inline distT="0" distB="0" distL="0" distR="0" wp14:anchorId="27153228" wp14:editId="7331E572">
            <wp:extent cx="5037836" cy="3504134"/>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png"/>
                    <pic:cNvPicPr/>
                  </pic:nvPicPr>
                  <pic:blipFill>
                    <a:blip r:embed="rId23">
                      <a:extLst>
                        <a:ext uri="{28A0092B-C50C-407E-A947-70E740481C1C}">
                          <a14:useLocalDpi xmlns:a14="http://schemas.microsoft.com/office/drawing/2010/main" val="0"/>
                        </a:ext>
                      </a:extLst>
                    </a:blip>
                    <a:stretch>
                      <a:fillRect/>
                    </a:stretch>
                  </pic:blipFill>
                  <pic:spPr>
                    <a:xfrm>
                      <a:off x="0" y="0"/>
                      <a:ext cx="5054676" cy="3515847"/>
                    </a:xfrm>
                    <a:prstGeom prst="rect">
                      <a:avLst/>
                    </a:prstGeom>
                  </pic:spPr>
                </pic:pic>
              </a:graphicData>
            </a:graphic>
          </wp:inline>
        </w:drawing>
      </w:r>
    </w:p>
    <w:p w14:paraId="3188B241" w14:textId="45076B76" w:rsidR="00681523" w:rsidRPr="00945C6E" w:rsidRDefault="00945C6E" w:rsidP="00945C6E">
      <w:pPr>
        <w:pStyle w:val="a4"/>
        <w:jc w:val="center"/>
        <w:rPr>
          <w:rFonts w:ascii="楷体" w:eastAsia="楷体" w:hAnsi="楷体"/>
          <w:sz w:val="21"/>
          <w:szCs w:val="21"/>
        </w:rPr>
      </w:pPr>
      <w:r w:rsidRPr="00945C6E">
        <w:rPr>
          <w:rFonts w:ascii="楷体" w:eastAsia="楷体" w:hAnsi="楷体" w:hint="eastAsia"/>
          <w:sz w:val="21"/>
          <w:szCs w:val="21"/>
        </w:rPr>
        <w:t>图3</w:t>
      </w:r>
      <w:r w:rsidR="006A1FFC">
        <w:noBreakHyphen/>
      </w:r>
      <w:r w:rsidRPr="00945C6E">
        <w:rPr>
          <w:rFonts w:ascii="楷体" w:eastAsia="楷体" w:hAnsi="楷体" w:hint="eastAsia"/>
          <w:sz w:val="21"/>
          <w:szCs w:val="21"/>
        </w:rPr>
        <w:t>2</w:t>
      </w:r>
      <w:r w:rsidR="00A77A0C">
        <w:rPr>
          <w:rFonts w:ascii="楷体" w:eastAsia="楷体" w:hAnsi="楷体"/>
          <w:sz w:val="21"/>
          <w:szCs w:val="21"/>
        </w:rPr>
        <w:t xml:space="preserve"> </w:t>
      </w:r>
      <w:r w:rsidRPr="00945C6E">
        <w:rPr>
          <w:rFonts w:ascii="楷体" w:eastAsia="楷体" w:hAnsi="楷体" w:hint="eastAsia"/>
          <w:sz w:val="21"/>
          <w:szCs w:val="21"/>
        </w:rPr>
        <w:t>基于公共交通的车载移动群体感知</w:t>
      </w:r>
    </w:p>
    <w:p w14:paraId="642B378F" w14:textId="77777777" w:rsidR="00952DDA" w:rsidRPr="00560B1F" w:rsidRDefault="007100DC" w:rsidP="008F14E4">
      <w:pPr>
        <w:keepNext/>
        <w:keepLines/>
        <w:spacing w:beforeLines="50" w:before="156" w:afterLines="50" w:after="156" w:line="400" w:lineRule="exact"/>
        <w:outlineLvl w:val="1"/>
        <w:rPr>
          <w:rFonts w:ascii="黑体" w:eastAsia="黑体" w:hAnsi="黑体"/>
          <w:b/>
          <w:sz w:val="28"/>
          <w:szCs w:val="28"/>
        </w:rPr>
      </w:pPr>
      <w:bookmarkStart w:id="51" w:name="_Toc533947063"/>
      <w:bookmarkStart w:id="52" w:name="_Toc2282249"/>
      <w:r>
        <w:rPr>
          <w:rFonts w:ascii="黑体" w:eastAsia="黑体" w:hAnsi="黑体"/>
          <w:b/>
          <w:sz w:val="28"/>
          <w:szCs w:val="28"/>
        </w:rPr>
        <w:t>3</w:t>
      </w:r>
      <w:r w:rsidR="00952DDA">
        <w:rPr>
          <w:rFonts w:ascii="黑体" w:eastAsia="黑体" w:hAnsi="黑体"/>
          <w:b/>
          <w:sz w:val="28"/>
          <w:szCs w:val="28"/>
        </w:rPr>
        <w:t>.</w:t>
      </w:r>
      <w:r w:rsidR="0095329A">
        <w:rPr>
          <w:rFonts w:ascii="黑体" w:eastAsia="黑体" w:hAnsi="黑体"/>
          <w:b/>
          <w:sz w:val="28"/>
          <w:szCs w:val="28"/>
        </w:rPr>
        <w:t>3</w:t>
      </w:r>
      <w:r w:rsidR="00782C8E" w:rsidRPr="00214DA4">
        <w:rPr>
          <w:rFonts w:ascii="黑体" w:eastAsia="黑体" w:hAnsi="黑体"/>
          <w:b/>
          <w:sz w:val="28"/>
          <w:szCs w:val="28"/>
        </w:rPr>
        <w:t xml:space="preserve"> </w:t>
      </w:r>
      <w:r w:rsidR="00782C8E" w:rsidRPr="00214DA4">
        <w:rPr>
          <w:rFonts w:ascii="黑体" w:eastAsia="黑体" w:hAnsi="黑体" w:hint="eastAsia"/>
          <w:b/>
          <w:sz w:val="28"/>
          <w:szCs w:val="28"/>
        </w:rPr>
        <w:t>系统模型及</w:t>
      </w:r>
      <w:r w:rsidR="00782C8E" w:rsidRPr="00214DA4">
        <w:rPr>
          <w:rFonts w:ascii="黑体" w:eastAsia="黑体" w:hAnsi="黑体"/>
          <w:b/>
          <w:sz w:val="28"/>
          <w:szCs w:val="28"/>
        </w:rPr>
        <w:t>问题构建</w:t>
      </w:r>
      <w:bookmarkEnd w:id="51"/>
      <w:bookmarkEnd w:id="52"/>
    </w:p>
    <w:p w14:paraId="68FF61E2" w14:textId="77777777" w:rsidR="00952DDA" w:rsidRPr="00681523" w:rsidRDefault="00952DDA" w:rsidP="008F14E4">
      <w:pPr>
        <w:keepNext/>
        <w:keepLines/>
        <w:spacing w:beforeLines="50" w:before="156" w:afterLines="50" w:after="156" w:line="400" w:lineRule="exact"/>
        <w:outlineLvl w:val="2"/>
        <w:rPr>
          <w:rFonts w:ascii="黑体" w:eastAsia="黑体" w:hAnsi="黑体"/>
          <w:b/>
          <w:sz w:val="24"/>
          <w:szCs w:val="24"/>
        </w:rPr>
      </w:pPr>
      <w:bookmarkStart w:id="53" w:name="_Toc533947064"/>
      <w:bookmarkStart w:id="54" w:name="_Toc2282250"/>
      <w:r w:rsidRPr="00952DDA">
        <w:rPr>
          <w:rFonts w:ascii="黑体" w:eastAsia="黑体" w:hAnsi="黑体" w:cs="Times New Roman"/>
          <w:sz w:val="24"/>
          <w:szCs w:val="24"/>
        </w:rPr>
        <w:t>3.</w:t>
      </w:r>
      <w:r w:rsidR="0095329A">
        <w:rPr>
          <w:rFonts w:ascii="黑体" w:eastAsia="黑体" w:hAnsi="黑体" w:cs="Times New Roman"/>
          <w:sz w:val="24"/>
          <w:szCs w:val="24"/>
        </w:rPr>
        <w:t>3</w:t>
      </w:r>
      <w:r w:rsidRPr="00952DDA">
        <w:rPr>
          <w:rFonts w:ascii="黑体" w:eastAsia="黑体" w:hAnsi="黑体" w:cs="Times New Roman"/>
          <w:sz w:val="24"/>
          <w:szCs w:val="24"/>
        </w:rPr>
        <w:t xml:space="preserve">.1 </w:t>
      </w:r>
      <w:r w:rsidRPr="00952DDA">
        <w:rPr>
          <w:rFonts w:ascii="黑体" w:eastAsia="黑体" w:hAnsi="黑体" w:hint="eastAsia"/>
          <w:b/>
          <w:sz w:val="24"/>
          <w:szCs w:val="24"/>
        </w:rPr>
        <w:t>基于公共交通的车载感知网络参与者感知示例</w:t>
      </w:r>
      <w:bookmarkEnd w:id="53"/>
      <w:bookmarkEnd w:id="54"/>
    </w:p>
    <w:p w14:paraId="285AFB63" w14:textId="7BA1BE00" w:rsidR="00A87750" w:rsidRDefault="00560B1F" w:rsidP="00681523">
      <w:pPr>
        <w:spacing w:line="400" w:lineRule="exact"/>
        <w:ind w:firstLineChars="200" w:firstLine="480"/>
        <w:rPr>
          <w:rFonts w:ascii="宋体" w:eastAsia="宋体" w:hAnsi="宋体" w:cs="Times New Roman"/>
          <w:sz w:val="24"/>
          <w:szCs w:val="24"/>
        </w:rPr>
      </w:pPr>
      <w:r>
        <w:rPr>
          <w:rFonts w:ascii="宋体" w:eastAsia="宋体" w:hAnsi="宋体" w:cs="Times New Roman"/>
          <w:sz w:val="24"/>
          <w:szCs w:val="24"/>
        </w:rPr>
        <w:t>在城市感知模型的基础上</w:t>
      </w:r>
      <w:r>
        <w:rPr>
          <w:rFonts w:ascii="宋体" w:eastAsia="宋体" w:hAnsi="宋体" w:cs="Times New Roman" w:hint="eastAsia"/>
          <w:sz w:val="24"/>
          <w:szCs w:val="24"/>
        </w:rPr>
        <w:t>，</w:t>
      </w:r>
      <w:r>
        <w:rPr>
          <w:rFonts w:ascii="宋体" w:eastAsia="宋体" w:hAnsi="宋体" w:cs="Times New Roman"/>
          <w:sz w:val="24"/>
          <w:szCs w:val="24"/>
        </w:rPr>
        <w:t>通过一个具体</w:t>
      </w:r>
      <w:r w:rsidR="006E70A8">
        <w:rPr>
          <w:rFonts w:ascii="宋体" w:eastAsia="宋体" w:hAnsi="宋体" w:cs="Times New Roman" w:hint="eastAsia"/>
          <w:sz w:val="24"/>
          <w:szCs w:val="24"/>
        </w:rPr>
        <w:t>案例</w:t>
      </w:r>
      <w:r>
        <w:rPr>
          <w:rFonts w:ascii="宋体" w:eastAsia="宋体" w:hAnsi="宋体" w:cs="Times New Roman"/>
          <w:sz w:val="24"/>
          <w:szCs w:val="24"/>
        </w:rPr>
        <w:t>分析车载移动群体感知中的问题</w:t>
      </w:r>
      <w:r>
        <w:rPr>
          <w:rFonts w:ascii="宋体" w:eastAsia="宋体" w:hAnsi="宋体" w:cs="Times New Roman" w:hint="eastAsia"/>
          <w:sz w:val="24"/>
          <w:szCs w:val="24"/>
        </w:rPr>
        <w:t>，并推断相应的结论</w:t>
      </w:r>
      <w:r w:rsidR="006E70A8">
        <w:rPr>
          <w:rFonts w:ascii="宋体" w:eastAsia="宋体" w:hAnsi="宋体" w:cs="Times New Roman" w:hint="eastAsia"/>
          <w:sz w:val="24"/>
          <w:szCs w:val="24"/>
        </w:rPr>
        <w:t>为研究城市感知覆盖提供理论依据</w:t>
      </w:r>
      <w:r>
        <w:rPr>
          <w:rFonts w:ascii="宋体" w:eastAsia="宋体" w:hAnsi="宋体" w:cs="Times New Roman" w:hint="eastAsia"/>
          <w:sz w:val="24"/>
          <w:szCs w:val="24"/>
        </w:rPr>
        <w:t>。</w:t>
      </w:r>
      <w:r w:rsidR="006E70A8" w:rsidRPr="00453301">
        <w:rPr>
          <w:rFonts w:ascii="宋体" w:eastAsia="宋体" w:hAnsi="宋体" w:cs="Times New Roman" w:hint="eastAsia"/>
          <w:sz w:val="24"/>
          <w:szCs w:val="24"/>
        </w:rPr>
        <w:t>在移动群体感知网络应用中，覆盖度是衡量系统性能的重要指标之一，覆盖度表示参与者在空间维度和时间维度的可用性，计算参与者的覆盖度时需要提取参与者轨迹信息（包括经度、纬度和时间点）。</w:t>
      </w:r>
      <w:r w:rsidR="00952DDA" w:rsidRPr="00902797">
        <w:rPr>
          <w:rFonts w:ascii="宋体" w:eastAsia="宋体" w:hAnsi="宋体" w:cs="Times New Roman" w:hint="eastAsia"/>
          <w:sz w:val="24"/>
          <w:szCs w:val="24"/>
        </w:rPr>
        <w:t>本章通过应用实例来说明</w:t>
      </w:r>
      <w:r w:rsidR="00952DDA">
        <w:rPr>
          <w:rFonts w:ascii="宋体" w:eastAsia="宋体" w:hAnsi="宋体" w:cs="Times New Roman" w:hint="eastAsia"/>
          <w:sz w:val="24"/>
          <w:szCs w:val="24"/>
        </w:rPr>
        <w:t>感知空间</w:t>
      </w:r>
      <w:r w:rsidR="006E70A8">
        <w:rPr>
          <w:rFonts w:ascii="宋体" w:eastAsia="宋体" w:hAnsi="宋体" w:cs="Times New Roman" w:hint="eastAsia"/>
          <w:sz w:val="24"/>
          <w:szCs w:val="24"/>
        </w:rPr>
        <w:t>覆盖度</w:t>
      </w:r>
      <w:r w:rsidR="00952DDA">
        <w:rPr>
          <w:rFonts w:ascii="宋体" w:eastAsia="宋体" w:hAnsi="宋体" w:cs="Times New Roman" w:hint="eastAsia"/>
          <w:sz w:val="24"/>
          <w:szCs w:val="24"/>
        </w:rPr>
        <w:t>和</w:t>
      </w:r>
      <w:proofErr w:type="gramStart"/>
      <w:r w:rsidR="00952DDA">
        <w:rPr>
          <w:rFonts w:ascii="宋体" w:eastAsia="宋体" w:hAnsi="宋体" w:cs="Times New Roman" w:hint="eastAsia"/>
          <w:sz w:val="24"/>
          <w:szCs w:val="24"/>
        </w:rPr>
        <w:t>可</w:t>
      </w:r>
      <w:proofErr w:type="gramEnd"/>
      <w:r w:rsidR="00952DDA">
        <w:rPr>
          <w:rFonts w:ascii="宋体" w:eastAsia="宋体" w:hAnsi="宋体" w:cs="Times New Roman" w:hint="eastAsia"/>
          <w:sz w:val="24"/>
          <w:szCs w:val="24"/>
        </w:rPr>
        <w:t>预测</w:t>
      </w:r>
      <w:r w:rsidR="006E70A8">
        <w:rPr>
          <w:rFonts w:ascii="宋体" w:eastAsia="宋体" w:hAnsi="宋体" w:cs="Times New Roman" w:hint="eastAsia"/>
          <w:sz w:val="24"/>
          <w:szCs w:val="24"/>
        </w:rPr>
        <w:t>的</w:t>
      </w:r>
      <w:r w:rsidR="00952DDA">
        <w:rPr>
          <w:rFonts w:ascii="宋体" w:eastAsia="宋体" w:hAnsi="宋体" w:cs="Times New Roman" w:hint="eastAsia"/>
          <w:sz w:val="24"/>
          <w:szCs w:val="24"/>
        </w:rPr>
        <w:t>车辆轨迹之间的关系，</w:t>
      </w:r>
      <w:r w:rsidR="00C0023C">
        <w:rPr>
          <w:rFonts w:ascii="宋体" w:eastAsia="宋体" w:hAnsi="宋体" w:cs="Times New Roman" w:hint="eastAsia"/>
          <w:sz w:val="24"/>
          <w:szCs w:val="24"/>
        </w:rPr>
        <w:t>从而建立城市感知覆盖模型</w:t>
      </w:r>
      <w:r w:rsidR="00952DDA">
        <w:rPr>
          <w:rFonts w:ascii="宋体" w:eastAsia="宋体" w:hAnsi="宋体" w:cs="Times New Roman" w:hint="eastAsia"/>
          <w:sz w:val="24"/>
          <w:szCs w:val="24"/>
        </w:rPr>
        <w:t>。假设交任务发起者使用</w:t>
      </w:r>
      <w:r w:rsidR="00952DDA" w:rsidRPr="00902797">
        <w:rPr>
          <w:rFonts w:ascii="宋体" w:eastAsia="宋体" w:hAnsi="宋体" w:cs="Times New Roman" w:hint="eastAsia"/>
          <w:sz w:val="24"/>
          <w:szCs w:val="24"/>
        </w:rPr>
        <w:t>车载移动</w:t>
      </w:r>
      <w:r w:rsidR="00952DDA">
        <w:rPr>
          <w:rFonts w:ascii="宋体" w:eastAsia="宋体" w:hAnsi="宋体" w:cs="Times New Roman" w:hint="eastAsia"/>
          <w:sz w:val="24"/>
          <w:szCs w:val="24"/>
        </w:rPr>
        <w:t>群体</w:t>
      </w:r>
      <w:r w:rsidR="00952DDA" w:rsidRPr="00902797">
        <w:rPr>
          <w:rFonts w:ascii="宋体" w:eastAsia="宋体" w:hAnsi="宋体" w:cs="Times New Roman" w:hint="eastAsia"/>
          <w:sz w:val="24"/>
          <w:szCs w:val="24"/>
        </w:rPr>
        <w:t>感知网络来</w:t>
      </w:r>
      <w:r w:rsidR="00952DDA">
        <w:rPr>
          <w:rFonts w:ascii="宋体" w:eastAsia="宋体" w:hAnsi="宋体" w:cs="Times New Roman"/>
          <w:sz w:val="24"/>
          <w:szCs w:val="24"/>
        </w:rPr>
        <w:t>获取</w:t>
      </w:r>
      <w:r w:rsidR="00952DDA">
        <w:rPr>
          <w:rFonts w:ascii="宋体" w:eastAsia="宋体" w:hAnsi="宋体" w:cs="Times New Roman" w:hint="eastAsia"/>
          <w:sz w:val="24"/>
          <w:szCs w:val="24"/>
        </w:rPr>
        <w:t>城市的交通信息</w:t>
      </w:r>
      <w:r w:rsidR="00952DDA" w:rsidRPr="00902797">
        <w:rPr>
          <w:rFonts w:ascii="宋体" w:eastAsia="宋体" w:hAnsi="宋体" w:cs="Times New Roman" w:hint="eastAsia"/>
          <w:sz w:val="24"/>
          <w:szCs w:val="24"/>
        </w:rPr>
        <w:t>。</w:t>
      </w:r>
      <w:r w:rsidR="007E4389">
        <w:rPr>
          <w:rFonts w:ascii="宋体" w:eastAsia="宋体" w:hAnsi="宋体" w:cs="Times New Roman" w:hint="eastAsia"/>
          <w:sz w:val="24"/>
          <w:szCs w:val="24"/>
        </w:rPr>
        <w:t>在</w:t>
      </w:r>
      <w:r w:rsidR="00952DDA" w:rsidRPr="00902797">
        <w:rPr>
          <w:rFonts w:ascii="宋体" w:eastAsia="宋体" w:hAnsi="宋体" w:cs="Times New Roman" w:hint="eastAsia"/>
          <w:sz w:val="24"/>
          <w:szCs w:val="24"/>
        </w:rPr>
        <w:t>图</w:t>
      </w:r>
      <w:r w:rsidR="008775CF">
        <w:rPr>
          <w:rFonts w:ascii="宋体" w:eastAsia="宋体" w:hAnsi="宋体" w:cs="Times New Roman"/>
          <w:sz w:val="24"/>
          <w:szCs w:val="24"/>
        </w:rPr>
        <w:t>3</w:t>
      </w:r>
      <w:r w:rsidR="006A1FFC">
        <w:noBreakHyphen/>
      </w:r>
      <w:r w:rsidR="007E4389">
        <w:rPr>
          <w:rFonts w:ascii="宋体" w:eastAsia="宋体" w:hAnsi="宋体" w:cs="Times New Roman"/>
          <w:sz w:val="24"/>
          <w:szCs w:val="24"/>
        </w:rPr>
        <w:t>2</w:t>
      </w:r>
      <w:r w:rsidR="007E4389">
        <w:rPr>
          <w:rFonts w:ascii="宋体" w:eastAsia="宋体" w:hAnsi="宋体" w:cs="Times New Roman" w:hint="eastAsia"/>
          <w:sz w:val="24"/>
          <w:szCs w:val="24"/>
        </w:rPr>
        <w:t>中</w:t>
      </w:r>
      <w:r w:rsidR="00952DDA" w:rsidRPr="00902797">
        <w:rPr>
          <w:rFonts w:ascii="宋体" w:eastAsia="宋体" w:hAnsi="宋体" w:cs="Times New Roman" w:hint="eastAsia"/>
          <w:sz w:val="24"/>
          <w:szCs w:val="24"/>
        </w:rPr>
        <w:t>，</w:t>
      </w:r>
      <w:r w:rsidR="00C0023C">
        <w:rPr>
          <w:rFonts w:ascii="宋体" w:eastAsia="宋体" w:hAnsi="宋体" w:cs="Times New Roman" w:hint="eastAsia"/>
          <w:sz w:val="24"/>
          <w:szCs w:val="24"/>
        </w:rPr>
        <w:t>任务发起者</w:t>
      </w:r>
      <w:r w:rsidR="00952DDA" w:rsidRPr="0046150A">
        <w:rPr>
          <w:rFonts w:ascii="Times New Roman" w:eastAsia="宋体" w:hAnsi="Times New Roman" w:cs="Times New Roman"/>
          <w:sz w:val="24"/>
          <w:szCs w:val="24"/>
        </w:rPr>
        <w:t>User_1</w:t>
      </w:r>
      <w:r w:rsidR="00952DDA" w:rsidRPr="00902797">
        <w:rPr>
          <w:rFonts w:ascii="宋体" w:eastAsia="宋体" w:hAnsi="宋体" w:cs="Times New Roman" w:hint="eastAsia"/>
          <w:sz w:val="24"/>
          <w:szCs w:val="24"/>
        </w:rPr>
        <w:t>对区域</w:t>
      </w:r>
      <w:r w:rsidR="0046150A" w:rsidRPr="001C7BD9">
        <w:rPr>
          <w:position w:val="-4"/>
        </w:rPr>
        <w:object w:dxaOrig="240" w:dyaOrig="260" w14:anchorId="117594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3pt" o:ole="">
            <v:imagedata r:id="rId24" o:title=""/>
          </v:shape>
          <o:OLEObject Type="Embed" ProgID="Equation.DSMT4" ShapeID="_x0000_i1025" DrawAspect="Content" ObjectID="_1612958086" r:id="rId25"/>
        </w:object>
      </w:r>
      <w:r w:rsidR="00952DDA" w:rsidRPr="00902797">
        <w:rPr>
          <w:rFonts w:ascii="宋体" w:eastAsia="宋体" w:hAnsi="宋体" w:cs="Times New Roman" w:hint="eastAsia"/>
          <w:sz w:val="24"/>
          <w:szCs w:val="24"/>
        </w:rPr>
        <w:t>未来</w:t>
      </w:r>
      <w:r w:rsidR="00952DDA" w:rsidRPr="00902797">
        <w:rPr>
          <w:rFonts w:ascii="宋体" w:eastAsia="宋体" w:hAnsi="宋体" w:cs="Times New Roman"/>
          <w:sz w:val="24"/>
          <w:szCs w:val="24"/>
        </w:rPr>
        <w:t>30</w:t>
      </w:r>
      <w:r w:rsidR="00952DDA" w:rsidRPr="00902797">
        <w:rPr>
          <w:rFonts w:ascii="宋体" w:eastAsia="宋体" w:hAnsi="宋体" w:cs="Times New Roman" w:hint="eastAsia"/>
          <w:sz w:val="24"/>
          <w:szCs w:val="24"/>
        </w:rPr>
        <w:t>分钟内的交通状况感兴趣，它作为任务发起点广播感知任务。假设感兴趣区域</w:t>
      </w:r>
      <w:r w:rsidR="00390793" w:rsidRPr="00681523">
        <w:rPr>
          <w:rFonts w:ascii="宋体" w:eastAsia="宋体" w:hAnsi="宋体" w:cs="Times New Roman"/>
          <w:sz w:val="24"/>
          <w:szCs w:val="24"/>
        </w:rPr>
        <w:object w:dxaOrig="240" w:dyaOrig="260" w14:anchorId="66D0E725">
          <v:shape id="_x0000_i1026" type="#_x0000_t75" style="width:12pt;height:12.75pt" o:ole="">
            <v:imagedata r:id="rId26" o:title=""/>
          </v:shape>
          <o:OLEObject Type="Embed" ProgID="Equation.DSMT4" ShapeID="_x0000_i1026" DrawAspect="Content" ObjectID="_1612958087" r:id="rId27"/>
        </w:object>
      </w:r>
      <w:r w:rsidR="00952DDA" w:rsidRPr="00902797">
        <w:rPr>
          <w:rFonts w:ascii="宋体" w:eastAsia="宋体" w:hAnsi="宋体" w:cs="Times New Roman" w:hint="eastAsia"/>
          <w:sz w:val="24"/>
          <w:szCs w:val="24"/>
        </w:rPr>
        <w:t>被分为</w:t>
      </w:r>
      <w:r w:rsidR="00390793" w:rsidRPr="00681523">
        <w:rPr>
          <w:rFonts w:ascii="宋体" w:eastAsia="宋体" w:hAnsi="宋体" w:cs="Times New Roman"/>
          <w:sz w:val="24"/>
          <w:szCs w:val="24"/>
        </w:rPr>
        <w:object w:dxaOrig="4819" w:dyaOrig="320" w14:anchorId="7740754B">
          <v:shape id="_x0000_i1027" type="#_x0000_t75" style="width:240.7pt;height:16.5pt" o:ole="">
            <v:imagedata r:id="rId28" o:title=""/>
          </v:shape>
          <o:OLEObject Type="Embed" ProgID="Equation.DSMT4" ShapeID="_x0000_i1027" DrawAspect="Content" ObjectID="_1612958088" r:id="rId29"/>
        </w:object>
      </w:r>
      <w:r w:rsidR="00390793">
        <w:rPr>
          <w:rFonts w:ascii="宋体" w:eastAsia="宋体" w:hAnsi="宋体" w:cs="Times New Roman" w:hint="eastAsia"/>
          <w:sz w:val="24"/>
          <w:szCs w:val="24"/>
        </w:rPr>
        <w:t>，</w:t>
      </w:r>
      <w:r w:rsidR="00952DDA" w:rsidRPr="00902797">
        <w:rPr>
          <w:rFonts w:ascii="宋体" w:eastAsia="宋体" w:hAnsi="宋体" w:cs="Times New Roman"/>
          <w:sz w:val="24"/>
          <w:szCs w:val="24"/>
        </w:rPr>
        <w:t>10</w:t>
      </w:r>
      <w:r w:rsidR="00952DDA">
        <w:rPr>
          <w:rFonts w:ascii="宋体" w:eastAsia="宋体" w:hAnsi="宋体" w:cs="Times New Roman" w:hint="eastAsia"/>
          <w:sz w:val="24"/>
          <w:szCs w:val="24"/>
        </w:rPr>
        <w:t>个小</w:t>
      </w:r>
      <w:r w:rsidR="00952DDA" w:rsidRPr="00902797">
        <w:rPr>
          <w:rFonts w:ascii="宋体" w:eastAsia="宋体" w:hAnsi="宋体" w:cs="Times New Roman" w:hint="eastAsia"/>
          <w:sz w:val="24"/>
          <w:szCs w:val="24"/>
        </w:rPr>
        <w:t>区域，参与感知的候选车辆有</w:t>
      </w:r>
      <w:r w:rsidR="00952DDA" w:rsidRPr="00902797">
        <w:rPr>
          <w:rFonts w:ascii="宋体" w:eastAsia="宋体" w:hAnsi="宋体" w:cs="Times New Roman"/>
          <w:sz w:val="24"/>
          <w:szCs w:val="24"/>
        </w:rPr>
        <w:t>5</w:t>
      </w:r>
      <w:r w:rsidR="00952DDA" w:rsidRPr="00902797">
        <w:rPr>
          <w:rFonts w:ascii="宋体" w:eastAsia="宋体" w:hAnsi="宋体" w:cs="Times New Roman" w:hint="eastAsia"/>
          <w:sz w:val="24"/>
          <w:szCs w:val="24"/>
        </w:rPr>
        <w:t>辆公交</w:t>
      </w:r>
      <w:r w:rsidR="00390793">
        <w:rPr>
          <w:rFonts w:ascii="宋体" w:eastAsia="宋体" w:hAnsi="宋体" w:cs="Times New Roman" w:hint="eastAsia"/>
          <w:sz w:val="24"/>
          <w:szCs w:val="24"/>
        </w:rPr>
        <w:t>表示为</w:t>
      </w:r>
      <w:r w:rsidR="00390793" w:rsidRPr="00681523">
        <w:rPr>
          <w:rFonts w:ascii="宋体" w:eastAsia="宋体" w:hAnsi="宋体" w:cs="Times New Roman"/>
          <w:sz w:val="24"/>
          <w:szCs w:val="24"/>
        </w:rPr>
        <w:object w:dxaOrig="1980" w:dyaOrig="360" w14:anchorId="7EE0ABF0">
          <v:shape id="_x0000_i1028" type="#_x0000_t75" style="width:99pt;height:18.75pt" o:ole="">
            <v:imagedata r:id="rId30" o:title=""/>
          </v:shape>
          <o:OLEObject Type="Embed" ProgID="Equation.DSMT4" ShapeID="_x0000_i1028" DrawAspect="Content" ObjectID="_1612958089" r:id="rId31"/>
        </w:object>
      </w:r>
      <w:r w:rsidR="00952DDA">
        <w:rPr>
          <w:rFonts w:ascii="宋体" w:eastAsia="宋体" w:hAnsi="宋体" w:cs="Times New Roman" w:hint="eastAsia"/>
          <w:sz w:val="24"/>
          <w:szCs w:val="24"/>
        </w:rPr>
        <w:t>，</w:t>
      </w:r>
      <w:r w:rsidR="00952DDA">
        <w:rPr>
          <w:rFonts w:ascii="宋体" w:eastAsia="宋体" w:hAnsi="宋体" w:cs="Times New Roman"/>
          <w:sz w:val="24"/>
          <w:szCs w:val="24"/>
        </w:rPr>
        <w:t>并且</w:t>
      </w:r>
      <w:r w:rsidR="00952DDA">
        <w:rPr>
          <w:rFonts w:ascii="宋体" w:eastAsia="宋体" w:hAnsi="宋体" w:cs="Times New Roman" w:hint="eastAsia"/>
          <w:sz w:val="24"/>
          <w:szCs w:val="24"/>
        </w:rPr>
        <w:t>这些</w:t>
      </w:r>
      <w:r w:rsidR="00952DDA">
        <w:rPr>
          <w:rFonts w:ascii="宋体" w:eastAsia="宋体" w:hAnsi="宋体" w:cs="Times New Roman"/>
          <w:sz w:val="24"/>
          <w:szCs w:val="24"/>
        </w:rPr>
        <w:t>公交都搭载</w:t>
      </w:r>
      <w:r w:rsidR="00952DDA">
        <w:rPr>
          <w:rFonts w:ascii="宋体" w:eastAsia="宋体" w:hAnsi="宋体" w:cs="Times New Roman" w:hint="eastAsia"/>
          <w:sz w:val="24"/>
          <w:szCs w:val="24"/>
        </w:rPr>
        <w:t>了感知</w:t>
      </w:r>
      <w:r w:rsidR="00952DDA">
        <w:rPr>
          <w:rFonts w:ascii="宋体" w:eastAsia="宋体" w:hAnsi="宋体" w:cs="Times New Roman"/>
          <w:sz w:val="24"/>
          <w:szCs w:val="24"/>
        </w:rPr>
        <w:t>节点（</w:t>
      </w:r>
      <w:r w:rsidR="00952DDA">
        <w:rPr>
          <w:rFonts w:ascii="宋体" w:eastAsia="宋体" w:hAnsi="宋体" w:cs="Times New Roman" w:hint="eastAsia"/>
          <w:sz w:val="24"/>
          <w:szCs w:val="24"/>
        </w:rPr>
        <w:t>包含温度</w:t>
      </w:r>
      <w:r w:rsidR="00952DDA">
        <w:rPr>
          <w:rFonts w:ascii="宋体" w:eastAsia="宋体" w:hAnsi="宋体" w:cs="Times New Roman"/>
          <w:sz w:val="24"/>
          <w:szCs w:val="24"/>
        </w:rPr>
        <w:t>、</w:t>
      </w:r>
      <w:r w:rsidR="00952DDA">
        <w:rPr>
          <w:rFonts w:ascii="宋体" w:eastAsia="宋体" w:hAnsi="宋体" w:cs="Times New Roman" w:hint="eastAsia"/>
          <w:sz w:val="24"/>
          <w:szCs w:val="24"/>
        </w:rPr>
        <w:t>摄像头</w:t>
      </w:r>
      <w:r w:rsidR="00952DDA">
        <w:rPr>
          <w:rFonts w:ascii="宋体" w:eastAsia="宋体" w:hAnsi="宋体" w:cs="Times New Roman"/>
          <w:sz w:val="24"/>
          <w:szCs w:val="24"/>
        </w:rPr>
        <w:t>、</w:t>
      </w:r>
      <w:r w:rsidR="00952DDA" w:rsidRPr="0046150A">
        <w:rPr>
          <w:rFonts w:ascii="Times New Roman" w:eastAsia="宋体" w:hAnsi="Times New Roman" w:cs="Times New Roman"/>
          <w:sz w:val="24"/>
          <w:szCs w:val="24"/>
        </w:rPr>
        <w:t>GPS</w:t>
      </w:r>
      <w:r w:rsidR="00952DDA">
        <w:rPr>
          <w:rFonts w:ascii="宋体" w:eastAsia="宋体" w:hAnsi="宋体" w:cs="Times New Roman" w:hint="eastAsia"/>
          <w:sz w:val="24"/>
          <w:szCs w:val="24"/>
        </w:rPr>
        <w:t>等</w:t>
      </w:r>
      <w:r w:rsidR="00952DDA">
        <w:rPr>
          <w:rFonts w:ascii="宋体" w:eastAsia="宋体" w:hAnsi="宋体" w:cs="Times New Roman"/>
          <w:sz w:val="24"/>
          <w:szCs w:val="24"/>
        </w:rPr>
        <w:t>传感器）</w:t>
      </w:r>
      <w:r w:rsidR="00952DDA" w:rsidRPr="00902797">
        <w:rPr>
          <w:rFonts w:ascii="宋体" w:eastAsia="宋体" w:hAnsi="宋体" w:cs="Times New Roman" w:hint="eastAsia"/>
          <w:sz w:val="24"/>
          <w:szCs w:val="24"/>
        </w:rPr>
        <w:t>，它们都在区域</w:t>
      </w:r>
      <w:r w:rsidR="00390793" w:rsidRPr="00681523">
        <w:rPr>
          <w:rFonts w:ascii="宋体" w:eastAsia="宋体" w:hAnsi="宋体" w:cs="Times New Roman"/>
          <w:sz w:val="24"/>
          <w:szCs w:val="24"/>
        </w:rPr>
        <w:object w:dxaOrig="240" w:dyaOrig="260" w14:anchorId="0C311365">
          <v:shape id="_x0000_i1029" type="#_x0000_t75" style="width:12pt;height:12.75pt" o:ole="">
            <v:imagedata r:id="rId26" o:title=""/>
          </v:shape>
          <o:OLEObject Type="Embed" ProgID="Equation.DSMT4" ShapeID="_x0000_i1029" DrawAspect="Content" ObjectID="_1612958090" r:id="rId32"/>
        </w:object>
      </w:r>
      <w:r w:rsidR="00952DDA" w:rsidRPr="00902797">
        <w:rPr>
          <w:rFonts w:ascii="宋体" w:eastAsia="宋体" w:hAnsi="宋体" w:cs="Times New Roman" w:hint="eastAsia"/>
          <w:sz w:val="24"/>
          <w:szCs w:val="24"/>
        </w:rPr>
        <w:t>内运行，观测时段分为</w:t>
      </w:r>
      <w:r w:rsidR="00952DDA" w:rsidRPr="00902797">
        <w:rPr>
          <w:rFonts w:ascii="宋体" w:eastAsia="宋体" w:hAnsi="宋体" w:cs="Times New Roman"/>
          <w:sz w:val="24"/>
          <w:szCs w:val="24"/>
        </w:rPr>
        <w:t>5</w:t>
      </w:r>
      <w:r w:rsidR="00952DDA">
        <w:rPr>
          <w:rFonts w:ascii="宋体" w:eastAsia="宋体" w:hAnsi="宋体" w:cs="Times New Roman" w:hint="eastAsia"/>
          <w:sz w:val="24"/>
          <w:szCs w:val="24"/>
        </w:rPr>
        <w:t>个时段</w:t>
      </w:r>
      <w:r w:rsidR="00390793">
        <w:rPr>
          <w:rFonts w:ascii="宋体" w:eastAsia="宋体" w:hAnsi="宋体" w:cs="Times New Roman" w:hint="eastAsia"/>
          <w:sz w:val="24"/>
          <w:szCs w:val="24"/>
        </w:rPr>
        <w:t>，</w:t>
      </w:r>
      <w:r w:rsidR="00390793" w:rsidRPr="00681523">
        <w:rPr>
          <w:rFonts w:ascii="宋体" w:eastAsia="宋体" w:hAnsi="宋体" w:cs="Times New Roman"/>
          <w:sz w:val="24"/>
          <w:szCs w:val="24"/>
        </w:rPr>
        <w:object w:dxaOrig="1740" w:dyaOrig="360" w14:anchorId="51C1D13F">
          <v:shape id="_x0000_i1030" type="#_x0000_t75" style="width:87pt;height:18.75pt" o:ole="">
            <v:imagedata r:id="rId33" o:title=""/>
          </v:shape>
          <o:OLEObject Type="Embed" ProgID="Equation.DSMT4" ShapeID="_x0000_i1030" DrawAspect="Content" ObjectID="_1612958091" r:id="rId34"/>
        </w:object>
      </w:r>
      <w:r w:rsidR="00952DDA" w:rsidRPr="00902797">
        <w:rPr>
          <w:rFonts w:ascii="宋体" w:eastAsia="宋体" w:hAnsi="宋体" w:cs="Times New Roman"/>
          <w:sz w:val="24"/>
          <w:szCs w:val="24"/>
        </w:rPr>
        <w:t>,</w:t>
      </w:r>
      <w:r w:rsidR="00952DDA" w:rsidRPr="00902797">
        <w:rPr>
          <w:rFonts w:ascii="宋体" w:eastAsia="宋体" w:hAnsi="宋体" w:cs="Times New Roman" w:hint="eastAsia"/>
          <w:sz w:val="24"/>
          <w:szCs w:val="24"/>
        </w:rPr>
        <w:t>公交</w:t>
      </w:r>
      <w:r w:rsidR="00390793" w:rsidRPr="00681523">
        <w:rPr>
          <w:rFonts w:ascii="宋体" w:eastAsia="宋体" w:hAnsi="宋体" w:cs="Times New Roman"/>
          <w:sz w:val="24"/>
          <w:szCs w:val="24"/>
        </w:rPr>
        <w:object w:dxaOrig="680" w:dyaOrig="360" w14:anchorId="138549A3">
          <v:shape id="_x0000_i1031" type="#_x0000_t75" style="width:33.75pt;height:18.75pt" o:ole="">
            <v:imagedata r:id="rId35" o:title=""/>
          </v:shape>
          <o:OLEObject Type="Embed" ProgID="Equation.DSMT4" ShapeID="_x0000_i1031" DrawAspect="Content" ObjectID="_1612958092" r:id="rId36"/>
        </w:object>
      </w:r>
      <w:r w:rsidR="00952DDA" w:rsidRPr="00902797">
        <w:rPr>
          <w:rFonts w:ascii="宋体" w:eastAsia="宋体" w:hAnsi="宋体" w:cs="Times New Roman" w:hint="eastAsia"/>
          <w:sz w:val="24"/>
          <w:szCs w:val="24"/>
        </w:rPr>
        <w:t>在</w:t>
      </w:r>
      <w:r w:rsidR="00390793" w:rsidRPr="00681523">
        <w:rPr>
          <w:rFonts w:ascii="宋体" w:eastAsia="宋体" w:hAnsi="宋体" w:cs="Times New Roman"/>
          <w:sz w:val="24"/>
          <w:szCs w:val="24"/>
        </w:rPr>
        <w:object w:dxaOrig="600" w:dyaOrig="360" w14:anchorId="7B66AD54">
          <v:shape id="_x0000_i1032" type="#_x0000_t75" style="width:30pt;height:18.75pt" o:ole="">
            <v:imagedata r:id="rId37" o:title=""/>
          </v:shape>
          <o:OLEObject Type="Embed" ProgID="Equation.DSMT4" ShapeID="_x0000_i1032" DrawAspect="Content" ObjectID="_1612958093" r:id="rId38"/>
        </w:object>
      </w:r>
      <w:r w:rsidR="00952DDA">
        <w:rPr>
          <w:rFonts w:ascii="宋体" w:eastAsia="宋体" w:hAnsi="宋体" w:cs="Times New Roman" w:hint="eastAsia"/>
          <w:sz w:val="24"/>
          <w:szCs w:val="24"/>
        </w:rPr>
        <w:t>时段</w:t>
      </w:r>
      <w:r w:rsidR="00952DDA" w:rsidRPr="00902797">
        <w:rPr>
          <w:rFonts w:ascii="宋体" w:eastAsia="宋体" w:hAnsi="宋体" w:cs="Times New Roman" w:hint="eastAsia"/>
          <w:sz w:val="24"/>
          <w:szCs w:val="24"/>
        </w:rPr>
        <w:t>的运行轨迹分别</w:t>
      </w:r>
      <w:r w:rsidR="00F86C3A">
        <w:rPr>
          <w:rFonts w:ascii="宋体" w:eastAsia="宋体" w:hAnsi="宋体" w:cs="Times New Roman" w:hint="eastAsia"/>
          <w:sz w:val="24"/>
          <w:szCs w:val="24"/>
        </w:rPr>
        <w:t>表</w:t>
      </w:r>
      <w:r w:rsidR="00390793" w:rsidRPr="00681523">
        <w:rPr>
          <w:rFonts w:ascii="宋体" w:eastAsia="宋体" w:hAnsi="宋体" w:cs="Times New Roman"/>
          <w:sz w:val="24"/>
          <w:szCs w:val="24"/>
        </w:rPr>
        <w:object w:dxaOrig="2620" w:dyaOrig="360" w14:anchorId="2D147BC8">
          <v:shape id="_x0000_i1033" type="#_x0000_t75" style="width:131.25pt;height:18.75pt" o:ole="">
            <v:imagedata r:id="rId39" o:title=""/>
          </v:shape>
          <o:OLEObject Type="Embed" ProgID="Equation.DSMT4" ShapeID="_x0000_i1033" DrawAspect="Content" ObjectID="_1612958094" r:id="rId40"/>
        </w:object>
      </w:r>
      <w:r w:rsidR="00952DDA" w:rsidRPr="00902797">
        <w:rPr>
          <w:rFonts w:ascii="宋体" w:eastAsia="宋体" w:hAnsi="宋体" w:cs="Times New Roman" w:hint="eastAsia"/>
          <w:sz w:val="24"/>
          <w:szCs w:val="24"/>
        </w:rPr>
        <w:t>、</w:t>
      </w:r>
      <w:r w:rsidR="00390793" w:rsidRPr="00681523">
        <w:rPr>
          <w:rFonts w:ascii="宋体" w:eastAsia="宋体" w:hAnsi="宋体" w:cs="Times New Roman"/>
          <w:sz w:val="24"/>
          <w:szCs w:val="24"/>
        </w:rPr>
        <w:object w:dxaOrig="2680" w:dyaOrig="360" w14:anchorId="05DD82B3">
          <v:shape id="_x0000_i1034" type="#_x0000_t75" style="width:134.25pt;height:18.75pt" o:ole="">
            <v:imagedata r:id="rId41" o:title=""/>
          </v:shape>
          <o:OLEObject Type="Embed" ProgID="Equation.DSMT4" ShapeID="_x0000_i1034" DrawAspect="Content" ObjectID="_1612958095" r:id="rId42"/>
        </w:object>
      </w:r>
      <w:r w:rsidR="00952DDA" w:rsidRPr="00902797">
        <w:rPr>
          <w:rFonts w:ascii="宋体" w:eastAsia="宋体" w:hAnsi="宋体" w:cs="Times New Roman" w:hint="eastAsia"/>
          <w:sz w:val="24"/>
          <w:szCs w:val="24"/>
        </w:rPr>
        <w:t>、</w:t>
      </w:r>
      <w:r w:rsidR="00390793" w:rsidRPr="00681523">
        <w:rPr>
          <w:rFonts w:ascii="宋体" w:eastAsia="宋体" w:hAnsi="宋体" w:cs="Times New Roman"/>
          <w:sz w:val="24"/>
          <w:szCs w:val="24"/>
        </w:rPr>
        <w:object w:dxaOrig="2700" w:dyaOrig="360" w14:anchorId="1DEBB4BE">
          <v:shape id="_x0000_i1035" type="#_x0000_t75" style="width:135pt;height:18.75pt" o:ole="">
            <v:imagedata r:id="rId43" o:title=""/>
          </v:shape>
          <o:OLEObject Type="Embed" ProgID="Equation.DSMT4" ShapeID="_x0000_i1035" DrawAspect="Content" ObjectID="_1612958096" r:id="rId44"/>
        </w:object>
      </w:r>
      <w:r w:rsidR="00952DDA" w:rsidRPr="00902797">
        <w:rPr>
          <w:rFonts w:ascii="宋体" w:eastAsia="宋体" w:hAnsi="宋体" w:cs="Times New Roman" w:hint="eastAsia"/>
          <w:sz w:val="24"/>
          <w:szCs w:val="24"/>
        </w:rPr>
        <w:t>、</w:t>
      </w:r>
      <w:r w:rsidR="0028492B" w:rsidRPr="00681523">
        <w:rPr>
          <w:rFonts w:ascii="宋体" w:eastAsia="宋体" w:hAnsi="宋体" w:cs="Times New Roman"/>
          <w:sz w:val="24"/>
          <w:szCs w:val="24"/>
        </w:rPr>
        <w:object w:dxaOrig="2680" w:dyaOrig="360" w14:anchorId="76819AD6">
          <v:shape id="_x0000_i1036" type="#_x0000_t75" style="width:134.25pt;height:18.75pt" o:ole="">
            <v:imagedata r:id="rId45" o:title=""/>
          </v:shape>
          <o:OLEObject Type="Embed" ProgID="Equation.DSMT4" ShapeID="_x0000_i1036" DrawAspect="Content" ObjectID="_1612958097" r:id="rId46"/>
        </w:object>
      </w:r>
      <w:r w:rsidR="00952DDA" w:rsidRPr="00902797">
        <w:rPr>
          <w:rFonts w:ascii="宋体" w:eastAsia="宋体" w:hAnsi="宋体" w:cs="Times New Roman" w:hint="eastAsia"/>
          <w:sz w:val="24"/>
          <w:szCs w:val="24"/>
        </w:rPr>
        <w:t>、</w:t>
      </w:r>
      <w:r w:rsidR="0028492B" w:rsidRPr="00681523">
        <w:rPr>
          <w:rFonts w:ascii="宋体" w:eastAsia="宋体" w:hAnsi="宋体" w:cs="Times New Roman"/>
          <w:sz w:val="24"/>
          <w:szCs w:val="24"/>
        </w:rPr>
        <w:object w:dxaOrig="2680" w:dyaOrig="360" w14:anchorId="651DFE53">
          <v:shape id="_x0000_i1037" type="#_x0000_t75" style="width:134.25pt;height:18.75pt" o:ole="">
            <v:imagedata r:id="rId47" o:title=""/>
          </v:shape>
          <o:OLEObject Type="Embed" ProgID="Equation.DSMT4" ShapeID="_x0000_i1037" DrawAspect="Content" ObjectID="_1612958098" r:id="rId48"/>
        </w:object>
      </w:r>
      <w:r w:rsidR="00952DDA" w:rsidRPr="00902797">
        <w:rPr>
          <w:rFonts w:ascii="宋体" w:eastAsia="宋体" w:hAnsi="宋体" w:cs="Times New Roman" w:hint="eastAsia"/>
          <w:sz w:val="24"/>
          <w:szCs w:val="24"/>
        </w:rPr>
        <w:t>，如表</w:t>
      </w:r>
      <w:r w:rsidR="008775CF">
        <w:rPr>
          <w:rFonts w:ascii="宋体" w:eastAsia="宋体" w:hAnsi="宋体" w:cs="Times New Roman" w:hint="eastAsia"/>
          <w:sz w:val="24"/>
          <w:szCs w:val="24"/>
        </w:rPr>
        <w:t>3</w:t>
      </w:r>
      <w:r w:rsidR="006A1FFC">
        <w:noBreakHyphen/>
      </w:r>
      <w:r w:rsidR="008775CF">
        <w:rPr>
          <w:rFonts w:ascii="宋体" w:eastAsia="宋体" w:hAnsi="宋体" w:cs="Times New Roman"/>
          <w:sz w:val="24"/>
          <w:szCs w:val="24"/>
        </w:rPr>
        <w:t>1</w:t>
      </w:r>
      <w:r w:rsidR="00952DDA" w:rsidRPr="00902797">
        <w:rPr>
          <w:rFonts w:ascii="宋体" w:eastAsia="宋体" w:hAnsi="宋体" w:cs="Times New Roman" w:hint="eastAsia"/>
          <w:sz w:val="24"/>
          <w:szCs w:val="24"/>
        </w:rPr>
        <w:t>是</w:t>
      </w:r>
      <w:r w:rsidR="00952DDA" w:rsidRPr="00902797">
        <w:rPr>
          <w:rFonts w:ascii="宋体" w:eastAsia="宋体" w:hAnsi="宋体" w:cs="Times New Roman"/>
          <w:sz w:val="24"/>
          <w:szCs w:val="24"/>
        </w:rPr>
        <w:t>5</w:t>
      </w:r>
      <w:r w:rsidR="00952DDA" w:rsidRPr="00902797">
        <w:rPr>
          <w:rFonts w:ascii="宋体" w:eastAsia="宋体" w:hAnsi="宋体" w:cs="Times New Roman" w:hint="eastAsia"/>
          <w:sz w:val="24"/>
          <w:szCs w:val="24"/>
        </w:rPr>
        <w:t>辆公交运行时刻表。本节认为任务发起者</w:t>
      </w:r>
      <w:r w:rsidR="00952DDA" w:rsidRPr="00902797">
        <w:rPr>
          <w:rFonts w:ascii="宋体" w:eastAsia="宋体" w:hAnsi="宋体" w:cs="Times New Roman"/>
          <w:sz w:val="24"/>
          <w:szCs w:val="24"/>
        </w:rPr>
        <w:t>User_1</w:t>
      </w:r>
      <w:r w:rsidR="00952DDA" w:rsidRPr="00902797">
        <w:rPr>
          <w:rFonts w:ascii="宋体" w:eastAsia="宋体" w:hAnsi="宋体" w:cs="Times New Roman" w:hint="eastAsia"/>
          <w:sz w:val="24"/>
          <w:szCs w:val="24"/>
        </w:rPr>
        <w:t>广播感知任务的最大支出预算为</w:t>
      </w:r>
      <w:r w:rsidR="00952DDA" w:rsidRPr="00902797">
        <w:rPr>
          <w:rFonts w:ascii="宋体" w:eastAsia="宋体" w:hAnsi="宋体" w:cs="Times New Roman"/>
          <w:sz w:val="24"/>
          <w:szCs w:val="24"/>
        </w:rPr>
        <w:t>3</w:t>
      </w:r>
      <w:r w:rsidR="00952DDA" w:rsidRPr="00902797">
        <w:rPr>
          <w:rFonts w:ascii="宋体" w:eastAsia="宋体" w:hAnsi="宋体" w:cs="Times New Roman" w:hint="eastAsia"/>
          <w:sz w:val="24"/>
          <w:szCs w:val="24"/>
        </w:rPr>
        <w:t>个单位，任意一辆公交如果被选上</w:t>
      </w:r>
      <w:r w:rsidR="00952DDA">
        <w:rPr>
          <w:rFonts w:ascii="宋体" w:eastAsia="宋体" w:hAnsi="宋体" w:cs="Times New Roman" w:hint="eastAsia"/>
          <w:sz w:val="24"/>
          <w:szCs w:val="24"/>
        </w:rPr>
        <w:lastRenderedPageBreak/>
        <w:t>去</w:t>
      </w:r>
      <w:r w:rsidR="00952DDA" w:rsidRPr="00902797">
        <w:rPr>
          <w:rFonts w:ascii="宋体" w:eastAsia="宋体" w:hAnsi="宋体" w:cs="Times New Roman" w:hint="eastAsia"/>
          <w:sz w:val="24"/>
          <w:szCs w:val="24"/>
        </w:rPr>
        <w:t>参与任务观测将会得到</w:t>
      </w:r>
      <w:r w:rsidR="00952DDA" w:rsidRPr="00902797">
        <w:rPr>
          <w:rFonts w:ascii="宋体" w:eastAsia="宋体" w:hAnsi="宋体" w:cs="Times New Roman"/>
          <w:sz w:val="24"/>
          <w:szCs w:val="24"/>
        </w:rPr>
        <w:t>1</w:t>
      </w:r>
      <w:r w:rsidR="00952DDA" w:rsidRPr="00902797">
        <w:rPr>
          <w:rFonts w:ascii="宋体" w:eastAsia="宋体" w:hAnsi="宋体" w:cs="Times New Roman" w:hint="eastAsia"/>
          <w:sz w:val="24"/>
          <w:szCs w:val="24"/>
        </w:rPr>
        <w:t>个单位的感知报酬。同一时刻被选上的车辆如果</w:t>
      </w:r>
      <w:r w:rsidR="00952DDA">
        <w:rPr>
          <w:rFonts w:ascii="宋体" w:eastAsia="宋体" w:hAnsi="宋体" w:cs="Times New Roman" w:hint="eastAsia"/>
          <w:sz w:val="24"/>
          <w:szCs w:val="24"/>
        </w:rPr>
        <w:t>同一</w:t>
      </w:r>
      <w:r w:rsidR="00952DDA" w:rsidRPr="00902797">
        <w:rPr>
          <w:rFonts w:ascii="宋体" w:eastAsia="宋体" w:hAnsi="宋体" w:cs="Times New Roman" w:hint="eastAsia"/>
          <w:sz w:val="24"/>
          <w:szCs w:val="24"/>
        </w:rPr>
        <w:t>时刻经过的区域相同，则认为是覆盖冗余，</w:t>
      </w:r>
      <w:r w:rsidR="00952DDA">
        <w:rPr>
          <w:rFonts w:ascii="宋体" w:eastAsia="宋体" w:hAnsi="宋体" w:cs="Times New Roman" w:hint="eastAsia"/>
          <w:sz w:val="24"/>
          <w:szCs w:val="24"/>
        </w:rPr>
        <w:t>那么</w:t>
      </w:r>
      <w:r w:rsidR="00952DDA" w:rsidRPr="00902797">
        <w:rPr>
          <w:rFonts w:ascii="宋体" w:eastAsia="宋体" w:hAnsi="宋体" w:cs="Times New Roman" w:hint="eastAsia"/>
          <w:sz w:val="24"/>
          <w:szCs w:val="24"/>
        </w:rPr>
        <w:t>有且仅有一份感知数据有效</w:t>
      </w:r>
      <w:r w:rsidR="00B62192">
        <w:rPr>
          <w:rFonts w:ascii="宋体" w:eastAsia="宋体" w:hAnsi="宋体" w:cs="Times New Roman" w:hint="eastAsia"/>
          <w:sz w:val="24"/>
          <w:szCs w:val="24"/>
        </w:rPr>
        <w:t>，此外，</w:t>
      </w:r>
      <w:r w:rsidR="002500C3">
        <w:rPr>
          <w:rFonts w:ascii="宋体" w:eastAsia="宋体" w:hAnsi="宋体" w:cs="Times New Roman" w:hint="eastAsia"/>
          <w:sz w:val="24"/>
          <w:szCs w:val="24"/>
        </w:rPr>
        <w:t>假设感知的</w:t>
      </w:r>
      <w:r w:rsidR="00B62192">
        <w:rPr>
          <w:rFonts w:ascii="宋体" w:eastAsia="宋体" w:hAnsi="宋体" w:cs="Times New Roman" w:hint="eastAsia"/>
          <w:sz w:val="24"/>
          <w:szCs w:val="24"/>
        </w:rPr>
        <w:t>感兴趣</w:t>
      </w:r>
      <w:r w:rsidR="002500C3">
        <w:rPr>
          <w:rFonts w:ascii="宋体" w:eastAsia="宋体" w:hAnsi="宋体" w:cs="Times New Roman" w:hint="eastAsia"/>
          <w:sz w:val="24"/>
          <w:szCs w:val="24"/>
        </w:rPr>
        <w:t>区域为所有区域，即</w:t>
      </w:r>
      <m:oMath>
        <m:r>
          <w:rPr>
            <w:rFonts w:ascii="Cambria Math" w:eastAsia="宋体" w:hAnsi="Cambria Math" w:cs="Times New Roman" w:hint="eastAsia"/>
            <w:sz w:val="24"/>
            <w:szCs w:val="24"/>
          </w:rPr>
          <m:t>R</m:t>
        </m:r>
        <m:r>
          <w:rPr>
            <w:rFonts w:ascii="Cambria Math" w:eastAsia="宋体" w:hAnsi="Cambria Math" w:cs="Times New Roman"/>
            <w:sz w:val="24"/>
            <w:szCs w:val="24"/>
          </w:rPr>
          <m:t>OI</m:t>
        </m:r>
        <m:r>
          <m:rPr>
            <m:sty m:val="p"/>
          </m:rPr>
          <w:rPr>
            <w:rFonts w:ascii="Cambria Math" w:eastAsia="宋体" w:hAnsi="Cambria Math" w:cs="Times New Roman"/>
            <w:sz w:val="24"/>
            <w:szCs w:val="24"/>
          </w:rPr>
          <m:t>=</m:t>
        </m:r>
        <m:r>
          <w:rPr>
            <w:rFonts w:ascii="Cambria Math" w:eastAsia="宋体" w:hAnsi="Cambria Math" w:cs="Times New Roman"/>
            <w:sz w:val="24"/>
            <w:szCs w:val="24"/>
          </w:rPr>
          <m:t>R</m:t>
        </m:r>
      </m:oMath>
      <w:r w:rsidR="00952DDA" w:rsidRPr="00902797">
        <w:rPr>
          <w:rFonts w:ascii="宋体" w:eastAsia="宋体" w:hAnsi="宋体" w:cs="Times New Roman" w:hint="eastAsia"/>
          <w:sz w:val="24"/>
          <w:szCs w:val="24"/>
        </w:rPr>
        <w:t>。首先，考虑车辆轨迹不可预测的情况，在不超过支出预算的前提下，系统可能会从候选车辆中随机选择</w:t>
      </w:r>
      <w:r w:rsidR="00952DDA" w:rsidRPr="00902797">
        <w:rPr>
          <w:rFonts w:ascii="宋体" w:eastAsia="宋体" w:hAnsi="宋体" w:cs="Times New Roman"/>
          <w:sz w:val="24"/>
          <w:szCs w:val="24"/>
        </w:rPr>
        <w:t>3</w:t>
      </w:r>
      <w:r w:rsidR="00952DDA" w:rsidRPr="00902797">
        <w:rPr>
          <w:rFonts w:ascii="宋体" w:eastAsia="宋体" w:hAnsi="宋体" w:cs="Times New Roman" w:hint="eastAsia"/>
          <w:sz w:val="24"/>
          <w:szCs w:val="24"/>
        </w:rPr>
        <w:t>辆智能公交参与观测，如表</w:t>
      </w:r>
      <w:r w:rsidR="0046150A">
        <w:rPr>
          <w:rFonts w:ascii="宋体" w:eastAsia="宋体" w:hAnsi="宋体" w:cs="Times New Roman"/>
          <w:sz w:val="24"/>
          <w:szCs w:val="24"/>
        </w:rPr>
        <w:t>3</w:t>
      </w:r>
      <w:r w:rsidR="006A1FFC">
        <w:noBreakHyphen/>
      </w:r>
      <w:r w:rsidR="0046150A">
        <w:rPr>
          <w:rFonts w:ascii="宋体" w:eastAsia="宋体" w:hAnsi="宋体" w:cs="Times New Roman"/>
          <w:sz w:val="24"/>
          <w:szCs w:val="24"/>
        </w:rPr>
        <w:t>1</w:t>
      </w:r>
      <w:r w:rsidR="00952DDA" w:rsidRPr="00902797">
        <w:rPr>
          <w:rFonts w:ascii="宋体" w:eastAsia="宋体" w:hAnsi="宋体" w:cs="Times New Roman" w:hint="eastAsia"/>
          <w:sz w:val="24"/>
          <w:szCs w:val="24"/>
        </w:rPr>
        <w:t>展示了不同的车辆组成的感知车辆集合的空间覆盖度之间的差异，车辆集合</w:t>
      </w:r>
      <w:r w:rsidR="0028492B" w:rsidRPr="00681523">
        <w:rPr>
          <w:rFonts w:ascii="宋体" w:eastAsia="宋体" w:hAnsi="宋体" w:cs="Times New Roman"/>
          <w:sz w:val="24"/>
          <w:szCs w:val="24"/>
        </w:rPr>
        <w:object w:dxaOrig="999" w:dyaOrig="360" w14:anchorId="4AB29649">
          <v:shape id="_x0000_i1038" type="#_x0000_t75" style="width:50.25pt;height:18.75pt" o:ole="">
            <v:imagedata r:id="rId49" o:title=""/>
          </v:shape>
          <o:OLEObject Type="Embed" ProgID="Equation.DSMT4" ShapeID="_x0000_i1038" DrawAspect="Content" ObjectID="_1612958099" r:id="rId50"/>
        </w:object>
      </w:r>
      <w:r w:rsidR="00952DDA" w:rsidRPr="00902797">
        <w:rPr>
          <w:rFonts w:ascii="宋体" w:eastAsia="宋体" w:hAnsi="宋体" w:cs="Times New Roman" w:hint="eastAsia"/>
          <w:sz w:val="24"/>
          <w:szCs w:val="24"/>
        </w:rPr>
        <w:t>的感知覆盖度为</w:t>
      </w:r>
      <w:r w:rsidR="00952DDA" w:rsidRPr="00902797">
        <w:rPr>
          <w:rFonts w:ascii="宋体" w:eastAsia="宋体" w:hAnsi="宋体" w:cs="Times New Roman"/>
          <w:sz w:val="24"/>
          <w:szCs w:val="24"/>
        </w:rPr>
        <w:t>11</w:t>
      </w:r>
      <w:r w:rsidR="00952DDA" w:rsidRPr="00902797">
        <w:rPr>
          <w:rFonts w:ascii="宋体" w:eastAsia="宋体" w:hAnsi="宋体" w:cs="Times New Roman" w:hint="eastAsia"/>
          <w:sz w:val="24"/>
          <w:szCs w:val="24"/>
        </w:rPr>
        <w:t>，</w:t>
      </w:r>
      <w:r w:rsidR="0028492B" w:rsidRPr="00681523">
        <w:rPr>
          <w:rFonts w:ascii="宋体" w:eastAsia="宋体" w:hAnsi="宋体" w:cs="Times New Roman"/>
          <w:sz w:val="24"/>
          <w:szCs w:val="24"/>
        </w:rPr>
        <w:object w:dxaOrig="999" w:dyaOrig="360" w14:anchorId="403C4A15">
          <v:shape id="_x0000_i1039" type="#_x0000_t75" style="width:50.25pt;height:18.75pt" o:ole="">
            <v:imagedata r:id="rId51" o:title=""/>
          </v:shape>
          <o:OLEObject Type="Embed" ProgID="Equation.DSMT4" ShapeID="_x0000_i1039" DrawAspect="Content" ObjectID="_1612958100" r:id="rId52"/>
        </w:object>
      </w:r>
      <w:r w:rsidR="00952DDA" w:rsidRPr="00902797">
        <w:rPr>
          <w:rFonts w:ascii="宋体" w:eastAsia="宋体" w:hAnsi="宋体" w:cs="Times New Roman" w:hint="eastAsia"/>
          <w:sz w:val="24"/>
          <w:szCs w:val="24"/>
        </w:rPr>
        <w:t>的感知覆盖度为</w:t>
      </w:r>
      <w:r w:rsidR="00952DDA" w:rsidRPr="00902797">
        <w:rPr>
          <w:rFonts w:ascii="宋体" w:eastAsia="宋体" w:hAnsi="宋体" w:cs="Times New Roman"/>
          <w:sz w:val="24"/>
          <w:szCs w:val="24"/>
        </w:rPr>
        <w:t>9</w:t>
      </w:r>
      <w:r w:rsidR="00952DDA" w:rsidRPr="00902797">
        <w:rPr>
          <w:rFonts w:ascii="宋体" w:eastAsia="宋体" w:hAnsi="宋体" w:cs="Times New Roman" w:hint="eastAsia"/>
          <w:sz w:val="24"/>
          <w:szCs w:val="24"/>
        </w:rPr>
        <w:t>，</w:t>
      </w:r>
      <w:r w:rsidR="0028492B" w:rsidRPr="00681523">
        <w:rPr>
          <w:rFonts w:ascii="宋体" w:eastAsia="宋体" w:hAnsi="宋体" w:cs="Times New Roman"/>
          <w:sz w:val="24"/>
          <w:szCs w:val="24"/>
        </w:rPr>
        <w:object w:dxaOrig="999" w:dyaOrig="360" w14:anchorId="63F2E01E">
          <v:shape id="_x0000_i1040" type="#_x0000_t75" style="width:50.25pt;height:18.75pt" o:ole="">
            <v:imagedata r:id="rId53" o:title=""/>
          </v:shape>
          <o:OLEObject Type="Embed" ProgID="Equation.DSMT4" ShapeID="_x0000_i1040" DrawAspect="Content" ObjectID="_1612958101" r:id="rId54"/>
        </w:object>
      </w:r>
      <w:r w:rsidR="00952DDA" w:rsidRPr="00902797">
        <w:rPr>
          <w:rFonts w:ascii="宋体" w:eastAsia="宋体" w:hAnsi="宋体" w:cs="Times New Roman" w:hint="eastAsia"/>
          <w:sz w:val="24"/>
          <w:szCs w:val="24"/>
        </w:rPr>
        <w:t>的感知覆盖度为</w:t>
      </w:r>
      <w:r w:rsidR="00952DDA" w:rsidRPr="00902797">
        <w:rPr>
          <w:rFonts w:ascii="宋体" w:eastAsia="宋体" w:hAnsi="宋体" w:cs="Times New Roman"/>
          <w:sz w:val="24"/>
          <w:szCs w:val="24"/>
        </w:rPr>
        <w:t>13</w:t>
      </w:r>
      <w:r w:rsidR="00952DDA" w:rsidRPr="00902797">
        <w:rPr>
          <w:rFonts w:ascii="宋体" w:eastAsia="宋体" w:hAnsi="宋体" w:cs="Times New Roman" w:hint="eastAsia"/>
          <w:sz w:val="24"/>
          <w:szCs w:val="24"/>
        </w:rPr>
        <w:t>。因此，在轨迹不可预测时，如果系统选择</w:t>
      </w:r>
      <w:r w:rsidR="0028492B" w:rsidRPr="00681523">
        <w:rPr>
          <w:rFonts w:ascii="宋体" w:eastAsia="宋体" w:hAnsi="宋体" w:cs="Times New Roman"/>
          <w:sz w:val="24"/>
          <w:szCs w:val="24"/>
        </w:rPr>
        <w:object w:dxaOrig="999" w:dyaOrig="360" w14:anchorId="778CCC97">
          <v:shape id="_x0000_i1041" type="#_x0000_t75" style="width:50.25pt;height:18.75pt" o:ole="">
            <v:imagedata r:id="rId51" o:title=""/>
          </v:shape>
          <o:OLEObject Type="Embed" ProgID="Equation.DSMT4" ShapeID="_x0000_i1041" DrawAspect="Content" ObjectID="_1612958102" r:id="rId55"/>
        </w:object>
      </w:r>
      <w:r w:rsidR="00952DDA" w:rsidRPr="00902797">
        <w:rPr>
          <w:rFonts w:ascii="宋体" w:eastAsia="宋体" w:hAnsi="宋体" w:cs="Times New Roman" w:hint="eastAsia"/>
          <w:sz w:val="24"/>
          <w:szCs w:val="24"/>
        </w:rPr>
        <w:t>参与感知，那么将会获得最小的空间覆盖度，最坏的感知性能。与此相反，如果车辆的未来轨迹可以预测，那么系统会优先选择</w:t>
      </w:r>
      <w:r w:rsidR="0028492B" w:rsidRPr="00681523">
        <w:rPr>
          <w:rFonts w:ascii="宋体" w:eastAsia="宋体" w:hAnsi="宋体" w:cs="Times New Roman"/>
          <w:sz w:val="24"/>
          <w:szCs w:val="24"/>
        </w:rPr>
        <w:object w:dxaOrig="999" w:dyaOrig="360" w14:anchorId="6F91BA0F">
          <v:shape id="_x0000_i1042" type="#_x0000_t75" style="width:50.25pt;height:18.75pt" o:ole="">
            <v:imagedata r:id="rId53" o:title=""/>
          </v:shape>
          <o:OLEObject Type="Embed" ProgID="Equation.DSMT4" ShapeID="_x0000_i1042" DrawAspect="Content" ObjectID="_1612958103" r:id="rId56"/>
        </w:object>
      </w:r>
      <w:r w:rsidR="00952DDA" w:rsidRPr="00902797">
        <w:rPr>
          <w:rFonts w:ascii="宋体" w:eastAsia="宋体" w:hAnsi="宋体" w:cs="Times New Roman" w:hint="eastAsia"/>
          <w:sz w:val="24"/>
          <w:szCs w:val="24"/>
        </w:rPr>
        <w:t>参与感知，此时感知用户会获得最大的感知覆盖度，最优的感知性能</w:t>
      </w:r>
      <w:r w:rsidR="00A87750">
        <w:rPr>
          <w:rFonts w:ascii="宋体" w:eastAsia="宋体" w:hAnsi="宋体" w:cs="Times New Roman" w:hint="eastAsia"/>
          <w:sz w:val="24"/>
          <w:szCs w:val="24"/>
        </w:rPr>
        <w:t>。</w:t>
      </w:r>
      <w:r w:rsidR="00952DDA">
        <w:rPr>
          <w:rFonts w:ascii="宋体" w:eastAsia="宋体" w:hAnsi="宋体" w:cs="Times New Roman" w:hint="eastAsia"/>
          <w:sz w:val="24"/>
          <w:szCs w:val="24"/>
        </w:rPr>
        <w:t>通过这个应用实例</w:t>
      </w:r>
      <w:r w:rsidR="00A87750">
        <w:rPr>
          <w:rFonts w:ascii="宋体" w:eastAsia="宋体" w:hAnsi="宋体" w:cs="Times New Roman" w:hint="eastAsia"/>
          <w:sz w:val="24"/>
          <w:szCs w:val="24"/>
        </w:rPr>
        <w:t>可以看出</w:t>
      </w:r>
      <w:r w:rsidR="00952DDA" w:rsidRPr="00902797">
        <w:rPr>
          <w:rFonts w:ascii="宋体" w:eastAsia="宋体" w:hAnsi="宋体" w:cs="Times New Roman" w:hint="eastAsia"/>
          <w:sz w:val="24"/>
          <w:szCs w:val="24"/>
        </w:rPr>
        <w:t>：感知参与者的移动位置对移动感知网络的网络性能具有非常大的影响，通过预测感知参与者的未来移动位置，能够显著提高网络性能</w:t>
      </w:r>
      <w:r w:rsidR="00A87750">
        <w:rPr>
          <w:rFonts w:ascii="宋体" w:eastAsia="宋体" w:hAnsi="宋体" w:cs="Times New Roman" w:hint="eastAsia"/>
          <w:sz w:val="24"/>
          <w:szCs w:val="24"/>
        </w:rPr>
        <w:t>。</w:t>
      </w:r>
    </w:p>
    <w:p w14:paraId="456AC81A" w14:textId="77777777" w:rsidR="00A87750" w:rsidRDefault="00A87750" w:rsidP="00A87750">
      <w:pPr>
        <w:spacing w:line="400" w:lineRule="exact"/>
        <w:ind w:firstLine="420"/>
        <w:rPr>
          <w:rFonts w:ascii="宋体" w:eastAsia="宋体" w:hAnsi="宋体" w:cs="Times New Roman"/>
          <w:sz w:val="24"/>
          <w:szCs w:val="24"/>
        </w:rPr>
      </w:pPr>
      <w:r>
        <w:rPr>
          <w:rFonts w:ascii="宋体" w:eastAsia="宋体" w:hAnsi="宋体" w:cs="Times New Roman"/>
          <w:sz w:val="24"/>
          <w:szCs w:val="24"/>
        </w:rPr>
        <w:t>如</w:t>
      </w:r>
      <w:r w:rsidRPr="00902797">
        <w:rPr>
          <w:rFonts w:ascii="宋体" w:eastAsia="宋体" w:hAnsi="宋体" w:cs="Times New Roman" w:hint="eastAsia"/>
          <w:sz w:val="24"/>
          <w:szCs w:val="24"/>
        </w:rPr>
        <w:t>以上应用实例的所述，在绝大多数车联网或移动群体感知网络的场景，参与者的未来移动轨迹通常不能确切的得知。但是，城市公共交通</w:t>
      </w:r>
      <w:r>
        <w:rPr>
          <w:rFonts w:ascii="宋体" w:eastAsia="宋体" w:hAnsi="宋体" w:cs="Times New Roman" w:hint="eastAsia"/>
          <w:sz w:val="24"/>
          <w:szCs w:val="24"/>
        </w:rPr>
        <w:t>，如公交，它们</w:t>
      </w:r>
      <w:r w:rsidRPr="00902797">
        <w:rPr>
          <w:rFonts w:ascii="宋体" w:eastAsia="宋体" w:hAnsi="宋体" w:cs="Times New Roman" w:hint="eastAsia"/>
          <w:sz w:val="24"/>
          <w:szCs w:val="24"/>
        </w:rPr>
        <w:t>与私家</w:t>
      </w:r>
      <w:r>
        <w:rPr>
          <w:rFonts w:ascii="宋体" w:eastAsia="宋体" w:hAnsi="宋体" w:cs="Times New Roman" w:hint="eastAsia"/>
          <w:sz w:val="24"/>
          <w:szCs w:val="24"/>
        </w:rPr>
        <w:t>车、出租车或移动人群不一样，它</w:t>
      </w:r>
      <w:r w:rsidR="00CB2C76">
        <w:rPr>
          <w:rFonts w:ascii="宋体" w:eastAsia="宋体" w:hAnsi="宋体" w:cs="Times New Roman" w:hint="eastAsia"/>
          <w:sz w:val="24"/>
          <w:szCs w:val="24"/>
        </w:rPr>
        <w:t>们</w:t>
      </w:r>
      <w:r>
        <w:rPr>
          <w:rFonts w:ascii="宋体" w:eastAsia="宋体" w:hAnsi="宋体" w:cs="Times New Roman" w:hint="eastAsia"/>
          <w:sz w:val="24"/>
          <w:szCs w:val="24"/>
        </w:rPr>
        <w:t>的移动</w:t>
      </w:r>
      <w:r w:rsidR="00CB2C76">
        <w:rPr>
          <w:rFonts w:ascii="宋体" w:eastAsia="宋体" w:hAnsi="宋体" w:cs="Times New Roman" w:hint="eastAsia"/>
          <w:sz w:val="24"/>
          <w:szCs w:val="24"/>
        </w:rPr>
        <w:t>轨迹</w:t>
      </w:r>
      <w:r>
        <w:rPr>
          <w:rFonts w:ascii="宋体" w:eastAsia="宋体" w:hAnsi="宋体" w:cs="Times New Roman" w:hint="eastAsia"/>
          <w:sz w:val="24"/>
          <w:szCs w:val="24"/>
        </w:rPr>
        <w:t>不是随机的，而是严格按照公交管理部门制定的时刻表运行</w:t>
      </w:r>
      <w:r w:rsidRPr="00902797">
        <w:rPr>
          <w:rFonts w:ascii="宋体" w:eastAsia="宋体" w:hAnsi="宋体" w:cs="Times New Roman" w:hint="eastAsia"/>
          <w:sz w:val="24"/>
          <w:szCs w:val="24"/>
        </w:rPr>
        <w:t>，因此它的移动位置在某时刻完全是可以预测的。本章对</w:t>
      </w:r>
      <w:r w:rsidR="006620FA" w:rsidRPr="00902797">
        <w:rPr>
          <w:rFonts w:ascii="宋体" w:eastAsia="宋体" w:hAnsi="宋体" w:cs="Times New Roman" w:hint="eastAsia"/>
          <w:sz w:val="24"/>
          <w:szCs w:val="24"/>
        </w:rPr>
        <w:t>车载</w:t>
      </w:r>
      <w:r w:rsidRPr="00902797">
        <w:rPr>
          <w:rFonts w:ascii="宋体" w:eastAsia="宋体" w:hAnsi="宋体" w:cs="Times New Roman" w:hint="eastAsia"/>
          <w:sz w:val="24"/>
          <w:szCs w:val="24"/>
        </w:rPr>
        <w:t>移动</w:t>
      </w:r>
      <w:r w:rsidR="006620FA">
        <w:rPr>
          <w:rFonts w:ascii="宋体" w:eastAsia="宋体" w:hAnsi="宋体" w:cs="Times New Roman" w:hint="eastAsia"/>
          <w:sz w:val="24"/>
          <w:szCs w:val="24"/>
        </w:rPr>
        <w:t>群体</w:t>
      </w:r>
      <w:r w:rsidRPr="00902797">
        <w:rPr>
          <w:rFonts w:ascii="宋体" w:eastAsia="宋体" w:hAnsi="宋体" w:cs="Times New Roman" w:hint="eastAsia"/>
          <w:sz w:val="24"/>
          <w:szCs w:val="24"/>
        </w:rPr>
        <w:t>感知网路的研究都是基于城市公交，通过城市公交运行时刻表预测各个感知时刻公交的具体位置。接下来</w:t>
      </w:r>
      <w:r>
        <w:rPr>
          <w:rFonts w:ascii="宋体" w:eastAsia="宋体" w:hAnsi="宋体" w:cs="Times New Roman"/>
          <w:sz w:val="24"/>
          <w:szCs w:val="24"/>
        </w:rPr>
        <w:t>3</w:t>
      </w:r>
      <w:r w:rsidRPr="00902797">
        <w:rPr>
          <w:rFonts w:ascii="宋体" w:eastAsia="宋体" w:hAnsi="宋体" w:cs="Times New Roman"/>
          <w:sz w:val="24"/>
          <w:szCs w:val="24"/>
        </w:rPr>
        <w:t>.3</w:t>
      </w:r>
      <w:r w:rsidRPr="00902797">
        <w:rPr>
          <w:rFonts w:ascii="宋体" w:eastAsia="宋体" w:hAnsi="宋体" w:cs="Times New Roman" w:hint="eastAsia"/>
          <w:sz w:val="24"/>
          <w:szCs w:val="24"/>
        </w:rPr>
        <w:t>节结合上述的分析建立基于城市公共交通的</w:t>
      </w:r>
      <w:r w:rsidR="006620FA" w:rsidRPr="00902797">
        <w:rPr>
          <w:rFonts w:ascii="宋体" w:eastAsia="宋体" w:hAnsi="宋体" w:cs="Times New Roman" w:hint="eastAsia"/>
          <w:sz w:val="24"/>
          <w:szCs w:val="24"/>
        </w:rPr>
        <w:t>车载</w:t>
      </w:r>
      <w:r w:rsidR="006620FA">
        <w:rPr>
          <w:rFonts w:ascii="宋体" w:eastAsia="宋体" w:hAnsi="宋体" w:cs="Times New Roman" w:hint="eastAsia"/>
          <w:sz w:val="24"/>
          <w:szCs w:val="24"/>
        </w:rPr>
        <w:t>群体</w:t>
      </w:r>
      <w:r w:rsidRPr="00902797">
        <w:rPr>
          <w:rFonts w:ascii="宋体" w:eastAsia="宋体" w:hAnsi="宋体" w:cs="Times New Roman" w:hint="eastAsia"/>
          <w:sz w:val="24"/>
          <w:szCs w:val="24"/>
        </w:rPr>
        <w:t>移动感知网络</w:t>
      </w:r>
      <w:r w:rsidR="006620FA">
        <w:rPr>
          <w:rFonts w:ascii="宋体" w:eastAsia="宋体" w:hAnsi="宋体" w:cs="Times New Roman" w:hint="eastAsia"/>
          <w:sz w:val="24"/>
          <w:szCs w:val="24"/>
        </w:rPr>
        <w:t>的</w:t>
      </w:r>
      <w:r w:rsidRPr="00902797">
        <w:rPr>
          <w:rFonts w:ascii="宋体" w:eastAsia="宋体" w:hAnsi="宋体" w:cs="Times New Roman" w:hint="eastAsia"/>
          <w:sz w:val="24"/>
          <w:szCs w:val="24"/>
        </w:rPr>
        <w:t>系统模型。</w:t>
      </w:r>
    </w:p>
    <w:p w14:paraId="2C8B5DB2" w14:textId="77777777" w:rsidR="00A87750" w:rsidRDefault="00A87750" w:rsidP="003C1E9C">
      <w:pPr>
        <w:spacing w:beforeLines="50" w:before="156" w:line="400" w:lineRule="exact"/>
        <w:rPr>
          <w:rFonts w:ascii="宋体" w:eastAsia="宋体" w:hAnsi="宋体" w:cs="Times New Roman"/>
          <w:sz w:val="24"/>
          <w:szCs w:val="24"/>
        </w:rPr>
      </w:pPr>
    </w:p>
    <w:p w14:paraId="79963DBE" w14:textId="77777777" w:rsidR="00952DDA" w:rsidRPr="00902797" w:rsidRDefault="008775CF" w:rsidP="003C1E9C">
      <w:pPr>
        <w:spacing w:line="360" w:lineRule="auto"/>
        <w:jc w:val="center"/>
        <w:rPr>
          <w:rFonts w:ascii="宋体" w:eastAsia="宋体" w:hAnsi="宋体" w:cs="Times New Roman"/>
          <w:sz w:val="24"/>
          <w:szCs w:val="24"/>
        </w:rPr>
      </w:pPr>
      <w:r w:rsidRPr="008E1A9E">
        <w:rPr>
          <w:rFonts w:ascii="宋体" w:eastAsia="宋体" w:hAnsi="宋体" w:cs="Times New Roman"/>
          <w:b/>
          <w:position w:val="-102"/>
          <w:sz w:val="24"/>
          <w:szCs w:val="24"/>
        </w:rPr>
        <w:object w:dxaOrig="5420" w:dyaOrig="2160" w14:anchorId="449BBF5E">
          <v:shape id="_x0000_i1043" type="#_x0000_t75" style="width:270.75pt;height:108pt" o:ole="">
            <v:imagedata r:id="rId57" o:title=""/>
          </v:shape>
          <o:OLEObject Type="Embed" ProgID="Equation.DSMT4" ShapeID="_x0000_i1043" DrawAspect="Content" ObjectID="_1612958104" r:id="rId58"/>
        </w:object>
      </w:r>
    </w:p>
    <w:p w14:paraId="13CB9830" w14:textId="77777777" w:rsidR="006E2B75" w:rsidRDefault="006E2B75" w:rsidP="006E2B75">
      <w:pPr>
        <w:jc w:val="center"/>
        <w:rPr>
          <w:rFonts w:ascii="宋体" w:eastAsia="宋体" w:hAnsi="宋体" w:cs="Times New Roman"/>
          <w:b/>
          <w:sz w:val="24"/>
          <w:szCs w:val="24"/>
        </w:rPr>
      </w:pPr>
    </w:p>
    <w:p w14:paraId="049A2E27" w14:textId="77777777" w:rsidR="006E2B75" w:rsidRDefault="0046150A" w:rsidP="006E2B75">
      <w:pPr>
        <w:jc w:val="center"/>
        <w:rPr>
          <w:rFonts w:ascii="宋体" w:eastAsia="宋体" w:hAnsi="宋体" w:cs="Times New Roman"/>
          <w:b/>
          <w:sz w:val="24"/>
          <w:szCs w:val="24"/>
        </w:rPr>
      </w:pPr>
      <w:r w:rsidRPr="00902797">
        <w:rPr>
          <w:rFonts w:cs="Times New Roman"/>
          <w:noProof/>
        </w:rPr>
        <mc:AlternateContent>
          <mc:Choice Requires="wps">
            <w:drawing>
              <wp:anchor distT="0" distB="0" distL="114300" distR="114300" simplePos="0" relativeHeight="251707392" behindDoc="0" locked="0" layoutInCell="1" allowOverlap="1" wp14:anchorId="004637BC" wp14:editId="20D4EA5C">
                <wp:simplePos x="0" y="0"/>
                <wp:positionH relativeFrom="margin">
                  <wp:posOffset>2446655</wp:posOffset>
                </wp:positionH>
                <wp:positionV relativeFrom="paragraph">
                  <wp:posOffset>55952</wp:posOffset>
                </wp:positionV>
                <wp:extent cx="352425" cy="161925"/>
                <wp:effectExtent l="19050" t="0" r="47625" b="47625"/>
                <wp:wrapNone/>
                <wp:docPr id="7" name="右箭头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52425" cy="161925"/>
                        </a:xfrm>
                        <a:prstGeom prst="right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3C99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7" o:spid="_x0000_s1026" type="#_x0000_t13" style="position:absolute;left:0;text-align:left;margin-left:192.65pt;margin-top:4.4pt;width:27.75pt;height:12.75pt;rotation:90;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" adj="16638" fillcolor="window" strokecolor="windowText" strokeweight="1pt">
                <v:path arrowok="t"/>
                <w10:wrap anchorx="margin"/>
              </v:shape>
            </w:pict>
          </mc:Fallback>
        </mc:AlternateContent>
      </w:r>
    </w:p>
    <w:p w14:paraId="29E930F0" w14:textId="77777777" w:rsidR="00952DDA" w:rsidRDefault="00952DDA" w:rsidP="008775CF">
      <w:pPr>
        <w:jc w:val="center"/>
        <w:rPr>
          <w:rFonts w:ascii="宋体" w:eastAsia="宋体" w:hAnsi="宋体" w:cs="Times New Roman"/>
          <w:sz w:val="24"/>
          <w:szCs w:val="24"/>
        </w:rPr>
      </w:pPr>
    </w:p>
    <w:p w14:paraId="72072573" w14:textId="5253DFB9" w:rsidR="0046150A" w:rsidRPr="0046150A" w:rsidRDefault="0046150A" w:rsidP="0046150A">
      <w:pPr>
        <w:pStyle w:val="a4"/>
        <w:keepNext/>
        <w:jc w:val="center"/>
        <w:rPr>
          <w:rFonts w:ascii="楷体" w:eastAsia="楷体" w:hAnsi="楷体"/>
          <w:sz w:val="21"/>
          <w:szCs w:val="21"/>
        </w:rPr>
      </w:pPr>
      <w:r w:rsidRPr="0046150A">
        <w:rPr>
          <w:rFonts w:ascii="楷体" w:eastAsia="楷体" w:hAnsi="楷体" w:hint="eastAsia"/>
          <w:sz w:val="21"/>
          <w:szCs w:val="21"/>
        </w:rPr>
        <w:t>表 3</w:t>
      </w:r>
      <w:r>
        <w:noBreakHyphen/>
      </w:r>
      <w:r w:rsidRPr="0046150A">
        <w:rPr>
          <w:rFonts w:ascii="楷体" w:eastAsia="楷体" w:hAnsi="楷体"/>
          <w:sz w:val="21"/>
          <w:szCs w:val="21"/>
        </w:rPr>
        <w:fldChar w:fldCharType="begin"/>
      </w:r>
      <w:r w:rsidRPr="0046150A">
        <w:rPr>
          <w:rFonts w:ascii="楷体" w:eastAsia="楷体" w:hAnsi="楷体"/>
          <w:sz w:val="21"/>
          <w:szCs w:val="21"/>
        </w:rPr>
        <w:instrText xml:space="preserve"> </w:instrText>
      </w:r>
      <w:r w:rsidRPr="0046150A">
        <w:rPr>
          <w:rFonts w:ascii="楷体" w:eastAsia="楷体" w:hAnsi="楷体" w:hint="eastAsia"/>
          <w:sz w:val="21"/>
          <w:szCs w:val="21"/>
        </w:rPr>
        <w:instrText>SEQ 图表 \* ARABIC \s 1</w:instrText>
      </w:r>
      <w:r w:rsidRPr="0046150A">
        <w:rPr>
          <w:rFonts w:ascii="楷体" w:eastAsia="楷体" w:hAnsi="楷体"/>
          <w:sz w:val="21"/>
          <w:szCs w:val="21"/>
        </w:rPr>
        <w:instrText xml:space="preserve"> </w:instrText>
      </w:r>
      <w:r w:rsidRPr="0046150A">
        <w:rPr>
          <w:rFonts w:ascii="楷体" w:eastAsia="楷体" w:hAnsi="楷体"/>
          <w:sz w:val="21"/>
          <w:szCs w:val="21"/>
        </w:rPr>
        <w:fldChar w:fldCharType="separate"/>
      </w:r>
      <w:r w:rsidR="003E165B">
        <w:rPr>
          <w:rFonts w:ascii="楷体" w:eastAsia="楷体" w:hAnsi="楷体"/>
          <w:noProof/>
          <w:sz w:val="21"/>
          <w:szCs w:val="21"/>
        </w:rPr>
        <w:t>1</w:t>
      </w:r>
      <w:r w:rsidRPr="0046150A">
        <w:rPr>
          <w:rFonts w:ascii="楷体" w:eastAsia="楷体" w:hAnsi="楷体"/>
          <w:sz w:val="21"/>
          <w:szCs w:val="21"/>
        </w:rPr>
        <w:fldChar w:fldCharType="end"/>
      </w:r>
      <w:r w:rsidRPr="0046150A">
        <w:rPr>
          <w:rFonts w:ascii="楷体" w:eastAsia="楷体" w:hAnsi="楷体"/>
          <w:sz w:val="21"/>
          <w:szCs w:val="21"/>
        </w:rPr>
        <w:t xml:space="preserve"> </w:t>
      </w:r>
      <w:r w:rsidRPr="0046150A">
        <w:rPr>
          <w:rFonts w:ascii="楷体" w:eastAsia="楷体" w:hAnsi="楷体" w:hint="eastAsia"/>
          <w:sz w:val="21"/>
          <w:szCs w:val="21"/>
        </w:rPr>
        <w:t>车辆集合感知覆盖度大小差异</w:t>
      </w:r>
    </w:p>
    <w:tbl>
      <w:tblPr>
        <w:tblStyle w:val="aa"/>
        <w:tblpPr w:leftFromText="180" w:rightFromText="180" w:vertAnchor="text" w:horzAnchor="margin" w:tblpXSpec="center" w:tblpY="254"/>
        <w:tblW w:w="8359" w:type="dxa"/>
        <w:tblLayout w:type="fixed"/>
        <w:tblLook w:val="04A0" w:firstRow="1" w:lastRow="0" w:firstColumn="1" w:lastColumn="0" w:noHBand="0" w:noVBand="1"/>
      </w:tblPr>
      <w:tblGrid>
        <w:gridCol w:w="988"/>
        <w:gridCol w:w="1134"/>
        <w:gridCol w:w="1417"/>
        <w:gridCol w:w="1134"/>
        <w:gridCol w:w="1276"/>
        <w:gridCol w:w="1417"/>
        <w:gridCol w:w="993"/>
      </w:tblGrid>
      <w:tr w:rsidR="003C1E9C" w:rsidRPr="00902797" w14:paraId="2886BC89" w14:textId="77777777" w:rsidTr="003C1E9C">
        <w:tc>
          <w:tcPr>
            <w:tcW w:w="988" w:type="dxa"/>
            <w:vAlign w:val="center"/>
          </w:tcPr>
          <w:bookmarkStart w:id="55" w:name="_Toc533947065"/>
          <w:p w14:paraId="1734AACF" w14:textId="77777777" w:rsidR="003C1E9C" w:rsidRPr="00D36BAF" w:rsidRDefault="003C1E9C" w:rsidP="008775CF">
            <w:pPr>
              <w:jc w:val="center"/>
            </w:pPr>
            <w:r w:rsidRPr="00425FA5">
              <w:rPr>
                <w:position w:val="-6"/>
              </w:rPr>
              <w:object w:dxaOrig="540" w:dyaOrig="279" w14:anchorId="5331C447">
                <v:shape id="_x0000_i1044" type="#_x0000_t75" style="width:27pt;height:13.5pt" o:ole="">
                  <v:imagedata r:id="rId59" o:title=""/>
                </v:shape>
                <o:OLEObject Type="Embed" ProgID="Equation.DSMT4" ShapeID="_x0000_i1044" DrawAspect="Content" ObjectID="_1612958105" r:id="rId60"/>
              </w:object>
            </w:r>
          </w:p>
        </w:tc>
        <w:tc>
          <w:tcPr>
            <w:tcW w:w="1134" w:type="dxa"/>
          </w:tcPr>
          <w:p w14:paraId="5A898EC1" w14:textId="77777777" w:rsidR="003C1E9C" w:rsidRPr="00902797" w:rsidRDefault="003C1E9C" w:rsidP="008775CF">
            <w:pPr>
              <w:jc w:val="center"/>
              <w:rPr>
                <w:rFonts w:ascii="Times New Roman" w:eastAsia="宋体" w:hAnsi="Times New Roman" w:cs="Times New Roman"/>
                <w:sz w:val="24"/>
                <w:szCs w:val="24"/>
              </w:rPr>
            </w:pPr>
            <w:r w:rsidRPr="00425FA5">
              <w:rPr>
                <w:position w:val="-12"/>
              </w:rPr>
              <w:object w:dxaOrig="180" w:dyaOrig="360" w14:anchorId="3743B335">
                <v:shape id="_x0000_i1045" type="#_x0000_t75" style="width:8.25pt;height:18pt" o:ole="">
                  <v:imagedata r:id="rId61" o:title=""/>
                </v:shape>
                <o:OLEObject Type="Embed" ProgID="Equation.DSMT4" ShapeID="_x0000_i1045" DrawAspect="Content" ObjectID="_1612958106" r:id="rId62"/>
              </w:object>
            </w:r>
          </w:p>
        </w:tc>
        <w:tc>
          <w:tcPr>
            <w:tcW w:w="1417" w:type="dxa"/>
          </w:tcPr>
          <w:p w14:paraId="6A366DDC" w14:textId="77777777" w:rsidR="003C1E9C" w:rsidRPr="00902797" w:rsidRDefault="003C1E9C" w:rsidP="008775CF">
            <w:pPr>
              <w:jc w:val="center"/>
              <w:rPr>
                <w:rFonts w:ascii="Times New Roman" w:eastAsia="宋体" w:hAnsi="Times New Roman" w:cs="Times New Roman"/>
                <w:sz w:val="24"/>
                <w:szCs w:val="24"/>
              </w:rPr>
            </w:pPr>
            <w:r w:rsidRPr="00425FA5">
              <w:rPr>
                <w:position w:val="-12"/>
              </w:rPr>
              <w:object w:dxaOrig="220" w:dyaOrig="360" w14:anchorId="3B3EC2CF">
                <v:shape id="_x0000_i1046" type="#_x0000_t75" style="width:11.25pt;height:18pt" o:ole="">
                  <v:imagedata r:id="rId63" o:title=""/>
                </v:shape>
                <o:OLEObject Type="Embed" ProgID="Equation.DSMT4" ShapeID="_x0000_i1046" DrawAspect="Content" ObjectID="_1612958107" r:id="rId64"/>
              </w:object>
            </w:r>
          </w:p>
        </w:tc>
        <w:tc>
          <w:tcPr>
            <w:tcW w:w="1134" w:type="dxa"/>
          </w:tcPr>
          <w:p w14:paraId="45217267" w14:textId="77777777" w:rsidR="003C1E9C" w:rsidRPr="00902797" w:rsidRDefault="003C1E9C" w:rsidP="008775CF">
            <w:pPr>
              <w:jc w:val="center"/>
              <w:rPr>
                <w:rFonts w:ascii="Times New Roman" w:eastAsia="宋体" w:hAnsi="Times New Roman" w:cs="Times New Roman"/>
                <w:sz w:val="24"/>
                <w:szCs w:val="24"/>
              </w:rPr>
            </w:pPr>
            <w:r w:rsidRPr="00425FA5">
              <w:rPr>
                <w:position w:val="-12"/>
              </w:rPr>
              <w:object w:dxaOrig="200" w:dyaOrig="360" w14:anchorId="71C44EC5">
                <v:shape id="_x0000_i1047" type="#_x0000_t75" style="width:9.75pt;height:18pt" o:ole="">
                  <v:imagedata r:id="rId65" o:title=""/>
                </v:shape>
                <o:OLEObject Type="Embed" ProgID="Equation.DSMT4" ShapeID="_x0000_i1047" DrawAspect="Content" ObjectID="_1612958108" r:id="rId66"/>
              </w:object>
            </w:r>
          </w:p>
        </w:tc>
        <w:tc>
          <w:tcPr>
            <w:tcW w:w="1276" w:type="dxa"/>
          </w:tcPr>
          <w:p w14:paraId="2F2EBF52" w14:textId="77777777" w:rsidR="003C1E9C" w:rsidRPr="00902797" w:rsidRDefault="003C1E9C" w:rsidP="008775CF">
            <w:pPr>
              <w:jc w:val="center"/>
              <w:rPr>
                <w:rFonts w:ascii="Times New Roman" w:eastAsia="宋体" w:hAnsi="Times New Roman" w:cs="Times New Roman"/>
                <w:sz w:val="24"/>
                <w:szCs w:val="24"/>
              </w:rPr>
            </w:pPr>
            <w:r w:rsidRPr="00425FA5">
              <w:rPr>
                <w:position w:val="-12"/>
              </w:rPr>
              <w:object w:dxaOrig="220" w:dyaOrig="360" w14:anchorId="130ED806">
                <v:shape id="_x0000_i1048" type="#_x0000_t75" style="width:11.25pt;height:18pt" o:ole="">
                  <v:imagedata r:id="rId67" o:title=""/>
                </v:shape>
                <o:OLEObject Type="Embed" ProgID="Equation.DSMT4" ShapeID="_x0000_i1048" DrawAspect="Content" ObjectID="_1612958109" r:id="rId68"/>
              </w:object>
            </w:r>
          </w:p>
        </w:tc>
        <w:tc>
          <w:tcPr>
            <w:tcW w:w="1417" w:type="dxa"/>
          </w:tcPr>
          <w:p w14:paraId="2F6E87D4" w14:textId="77777777" w:rsidR="003C1E9C" w:rsidRPr="00902797" w:rsidRDefault="003C1E9C" w:rsidP="008775CF">
            <w:pPr>
              <w:jc w:val="center"/>
              <w:rPr>
                <w:rFonts w:ascii="Times New Roman" w:eastAsia="宋体" w:hAnsi="Times New Roman" w:cs="Times New Roman"/>
                <w:sz w:val="24"/>
                <w:szCs w:val="24"/>
              </w:rPr>
            </w:pPr>
            <w:r w:rsidRPr="00425FA5">
              <w:rPr>
                <w:position w:val="-12"/>
              </w:rPr>
              <w:object w:dxaOrig="200" w:dyaOrig="360" w14:anchorId="3B822CC8">
                <v:shape id="_x0000_i1049" type="#_x0000_t75" style="width:9.75pt;height:18pt" o:ole="">
                  <v:imagedata r:id="rId69" o:title=""/>
                </v:shape>
                <o:OLEObject Type="Embed" ProgID="Equation.DSMT4" ShapeID="_x0000_i1049" DrawAspect="Content" ObjectID="_1612958110" r:id="rId70"/>
              </w:object>
            </w:r>
          </w:p>
        </w:tc>
        <w:tc>
          <w:tcPr>
            <w:tcW w:w="993" w:type="dxa"/>
            <w:vAlign w:val="center"/>
          </w:tcPr>
          <w:p w14:paraId="3E5D9E17" w14:textId="77777777" w:rsidR="003C1E9C" w:rsidRPr="00902797" w:rsidRDefault="003C1E9C" w:rsidP="008775CF">
            <w:pPr>
              <w:jc w:val="center"/>
              <w:rPr>
                <w:rFonts w:ascii="Times New Roman" w:eastAsia="宋体" w:hAnsi="Times New Roman" w:cs="Times New Roman"/>
                <w:sz w:val="24"/>
                <w:szCs w:val="24"/>
              </w:rPr>
            </w:pPr>
            <w:r w:rsidRPr="00902797">
              <w:rPr>
                <w:rFonts w:ascii="Times New Roman" w:eastAsia="宋体" w:hAnsi="Times New Roman" w:cs="Times New Roman" w:hint="eastAsia"/>
                <w:sz w:val="24"/>
                <w:szCs w:val="24"/>
              </w:rPr>
              <w:t>覆盖度</w:t>
            </w:r>
          </w:p>
        </w:tc>
      </w:tr>
      <w:tr w:rsidR="003C1E9C" w:rsidRPr="00902797" w14:paraId="469FC682" w14:textId="77777777" w:rsidTr="00B75D49">
        <w:trPr>
          <w:trHeight w:val="699"/>
        </w:trPr>
        <w:tc>
          <w:tcPr>
            <w:tcW w:w="988" w:type="dxa"/>
            <w:vAlign w:val="center"/>
          </w:tcPr>
          <w:p w14:paraId="53FBA7FD" w14:textId="77777777" w:rsidR="00B75D49" w:rsidRDefault="00B75D49" w:rsidP="008775CF">
            <w:pPr>
              <w:jc w:val="center"/>
            </w:pPr>
          </w:p>
          <w:p w14:paraId="7868750A" w14:textId="77777777" w:rsidR="003C1E9C" w:rsidRPr="00902797" w:rsidRDefault="003C1E9C" w:rsidP="00B75D49">
            <w:pPr>
              <w:rPr>
                <w:rFonts w:ascii="Times New Roman" w:eastAsia="宋体" w:hAnsi="Times New Roman" w:cs="Times New Roman"/>
                <w:sz w:val="24"/>
                <w:szCs w:val="24"/>
              </w:rPr>
            </w:pPr>
            <w:r w:rsidRPr="00425FA5">
              <w:rPr>
                <w:position w:val="-14"/>
              </w:rPr>
              <w:object w:dxaOrig="999" w:dyaOrig="400" w14:anchorId="0BFCBCE4">
                <v:shape id="_x0000_i1050" type="#_x0000_t75" style="width:39pt;height:15pt" o:ole="">
                  <v:imagedata r:id="rId71" o:title=""/>
                </v:shape>
                <o:OLEObject Type="Embed" ProgID="Equation.DSMT4" ShapeID="_x0000_i1050" DrawAspect="Content" ObjectID="_1612958111" r:id="rId72"/>
              </w:object>
            </w:r>
          </w:p>
        </w:tc>
        <w:tc>
          <w:tcPr>
            <w:tcW w:w="1134" w:type="dxa"/>
            <w:vAlign w:val="center"/>
          </w:tcPr>
          <w:p w14:paraId="5A5F028F" w14:textId="77777777" w:rsidR="003C1E9C" w:rsidRPr="00902797" w:rsidRDefault="003C1E9C" w:rsidP="00B75D49">
            <w:pPr>
              <w:rPr>
                <w:rFonts w:ascii="Times New Roman" w:eastAsia="宋体" w:hAnsi="Times New Roman" w:cs="Times New Roman"/>
                <w:sz w:val="24"/>
                <w:szCs w:val="24"/>
              </w:rPr>
            </w:pPr>
            <w:r w:rsidRPr="00425FA5">
              <w:rPr>
                <w:position w:val="-14"/>
              </w:rPr>
              <w:object w:dxaOrig="1020" w:dyaOrig="400" w14:anchorId="79E72E32">
                <v:shape id="_x0000_i1051" type="#_x0000_t75" style="width:50.25pt;height:20.25pt" o:ole="">
                  <v:imagedata r:id="rId73" o:title=""/>
                </v:shape>
                <o:OLEObject Type="Embed" ProgID="Equation.DSMT4" ShapeID="_x0000_i1051" DrawAspect="Content" ObjectID="_1612958112" r:id="rId74"/>
              </w:object>
            </w:r>
          </w:p>
        </w:tc>
        <w:tc>
          <w:tcPr>
            <w:tcW w:w="1417" w:type="dxa"/>
            <w:vAlign w:val="center"/>
          </w:tcPr>
          <w:p w14:paraId="09F20098" w14:textId="77777777"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020" w:dyaOrig="400" w14:anchorId="34E43D49">
                <v:shape id="_x0000_i1052" type="#_x0000_t75" style="width:50.25pt;height:20.25pt" o:ole="">
                  <v:imagedata r:id="rId75" o:title=""/>
                </v:shape>
                <o:OLEObject Type="Embed" ProgID="Equation.DSMT4" ShapeID="_x0000_i1052" DrawAspect="Content" ObjectID="_1612958113" r:id="rId76"/>
              </w:object>
            </w:r>
          </w:p>
        </w:tc>
        <w:tc>
          <w:tcPr>
            <w:tcW w:w="1134" w:type="dxa"/>
            <w:vAlign w:val="center"/>
          </w:tcPr>
          <w:p w14:paraId="240D7620" w14:textId="77777777" w:rsidR="003C1E9C" w:rsidRPr="00902797" w:rsidRDefault="003C1E9C" w:rsidP="00B75D49">
            <w:pPr>
              <w:rPr>
                <w:rFonts w:ascii="Times New Roman" w:eastAsia="宋体" w:hAnsi="Times New Roman" w:cs="Times New Roman"/>
                <w:sz w:val="24"/>
                <w:szCs w:val="24"/>
              </w:rPr>
            </w:pPr>
            <w:r w:rsidRPr="00425FA5">
              <w:rPr>
                <w:position w:val="-14"/>
              </w:rPr>
              <w:object w:dxaOrig="999" w:dyaOrig="400" w14:anchorId="330FDC95">
                <v:shape id="_x0000_i1053" type="#_x0000_t75" style="width:50.25pt;height:20.25pt" o:ole="">
                  <v:imagedata r:id="rId77" o:title=""/>
                </v:shape>
                <o:OLEObject Type="Embed" ProgID="Equation.DSMT4" ShapeID="_x0000_i1053" DrawAspect="Content" ObjectID="_1612958114" r:id="rId78"/>
              </w:object>
            </w:r>
          </w:p>
        </w:tc>
        <w:tc>
          <w:tcPr>
            <w:tcW w:w="1276" w:type="dxa"/>
            <w:vAlign w:val="center"/>
          </w:tcPr>
          <w:p w14:paraId="3379783A" w14:textId="77777777"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440" w:dyaOrig="400" w14:anchorId="028E096A">
                <v:shape id="_x0000_i1054" type="#_x0000_t75" style="width:53.3pt;height:15pt" o:ole="">
                  <v:imagedata r:id="rId79" o:title=""/>
                </v:shape>
                <o:OLEObject Type="Embed" ProgID="Equation.DSMT4" ShapeID="_x0000_i1054" DrawAspect="Content" ObjectID="_1612958115" r:id="rId80"/>
              </w:object>
            </w:r>
          </w:p>
        </w:tc>
        <w:tc>
          <w:tcPr>
            <w:tcW w:w="1417" w:type="dxa"/>
            <w:vAlign w:val="center"/>
          </w:tcPr>
          <w:p w14:paraId="5606114D" w14:textId="77777777"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060" w:dyaOrig="400" w14:anchorId="1E0BCD59">
                <v:shape id="_x0000_i1055" type="#_x0000_t75" style="width:53.25pt;height:20.25pt" o:ole="">
                  <v:imagedata r:id="rId81" o:title=""/>
                </v:shape>
                <o:OLEObject Type="Embed" ProgID="Equation.DSMT4" ShapeID="_x0000_i1055" DrawAspect="Content" ObjectID="_1612958116" r:id="rId82"/>
              </w:object>
            </w:r>
          </w:p>
        </w:tc>
        <w:tc>
          <w:tcPr>
            <w:tcW w:w="993" w:type="dxa"/>
            <w:vAlign w:val="center"/>
          </w:tcPr>
          <w:p w14:paraId="41D294B5" w14:textId="77777777" w:rsidR="003C1E9C" w:rsidRPr="00902797" w:rsidRDefault="003C1E9C" w:rsidP="008775CF">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11</w:t>
            </w:r>
          </w:p>
        </w:tc>
      </w:tr>
      <w:tr w:rsidR="003C1E9C" w:rsidRPr="00902797" w14:paraId="4C18B35D" w14:textId="77777777" w:rsidTr="003C1E9C">
        <w:tc>
          <w:tcPr>
            <w:tcW w:w="988" w:type="dxa"/>
            <w:vAlign w:val="center"/>
          </w:tcPr>
          <w:p w14:paraId="7A8F527F" w14:textId="77777777" w:rsidR="003C1E9C" w:rsidRPr="00902797" w:rsidRDefault="003C1E9C" w:rsidP="008775CF">
            <w:pPr>
              <w:jc w:val="center"/>
              <w:rPr>
                <w:rFonts w:ascii="Times New Roman" w:eastAsia="宋体" w:hAnsi="Times New Roman" w:cs="Times New Roman"/>
                <w:sz w:val="24"/>
                <w:szCs w:val="24"/>
              </w:rPr>
            </w:pPr>
            <w:r w:rsidRPr="00425FA5">
              <w:rPr>
                <w:position w:val="-14"/>
              </w:rPr>
              <w:object w:dxaOrig="999" w:dyaOrig="400" w14:anchorId="45D19EC2">
                <v:shape id="_x0000_i1056" type="#_x0000_t75" style="width:39pt;height:15pt" o:ole="">
                  <v:imagedata r:id="rId83" o:title=""/>
                </v:shape>
                <o:OLEObject Type="Embed" ProgID="Equation.DSMT4" ShapeID="_x0000_i1056" DrawAspect="Content" ObjectID="_1612958117" r:id="rId84"/>
              </w:object>
            </w:r>
          </w:p>
        </w:tc>
        <w:tc>
          <w:tcPr>
            <w:tcW w:w="1134" w:type="dxa"/>
            <w:vAlign w:val="center"/>
          </w:tcPr>
          <w:p w14:paraId="675CDA34" w14:textId="77777777"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040" w:dyaOrig="400" w14:anchorId="15C457A3">
                <v:shape id="_x0000_i1057" type="#_x0000_t75" style="width:51.75pt;height:20.25pt" o:ole="">
                  <v:imagedata r:id="rId85" o:title=""/>
                </v:shape>
                <o:OLEObject Type="Embed" ProgID="Equation.DSMT4" ShapeID="_x0000_i1057" DrawAspect="Content" ObjectID="_1612958118" r:id="rId86"/>
              </w:object>
            </w:r>
          </w:p>
        </w:tc>
        <w:tc>
          <w:tcPr>
            <w:tcW w:w="1417" w:type="dxa"/>
            <w:vAlign w:val="center"/>
          </w:tcPr>
          <w:p w14:paraId="702BF7B2" w14:textId="77777777"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020" w:dyaOrig="400" w14:anchorId="2862D5EB">
                <v:shape id="_x0000_i1058" type="#_x0000_t75" style="width:46.5pt;height:18pt" o:ole="">
                  <v:imagedata r:id="rId87" o:title=""/>
                </v:shape>
                <o:OLEObject Type="Embed" ProgID="Equation.DSMT4" ShapeID="_x0000_i1058" DrawAspect="Content" ObjectID="_1612958119" r:id="rId88"/>
              </w:object>
            </w:r>
          </w:p>
        </w:tc>
        <w:tc>
          <w:tcPr>
            <w:tcW w:w="1134" w:type="dxa"/>
            <w:vAlign w:val="center"/>
          </w:tcPr>
          <w:p w14:paraId="61CA5CB3" w14:textId="77777777" w:rsidR="003C1E9C" w:rsidRPr="00902797" w:rsidRDefault="003C1E9C" w:rsidP="008775CF">
            <w:pPr>
              <w:jc w:val="center"/>
              <w:rPr>
                <w:rFonts w:ascii="Times New Roman" w:eastAsia="宋体" w:hAnsi="Times New Roman" w:cs="Times New Roman"/>
                <w:sz w:val="24"/>
                <w:szCs w:val="24"/>
              </w:rPr>
            </w:pPr>
            <w:r w:rsidRPr="00425FA5">
              <w:rPr>
                <w:position w:val="-14"/>
              </w:rPr>
              <w:object w:dxaOrig="600" w:dyaOrig="400" w14:anchorId="72B559B5">
                <v:shape id="_x0000_i1059" type="#_x0000_t75" style="width:30pt;height:20.25pt" o:ole="">
                  <v:imagedata r:id="rId89" o:title=""/>
                </v:shape>
                <o:OLEObject Type="Embed" ProgID="Equation.DSMT4" ShapeID="_x0000_i1059" DrawAspect="Content" ObjectID="_1612958120" r:id="rId90"/>
              </w:object>
            </w:r>
          </w:p>
        </w:tc>
        <w:tc>
          <w:tcPr>
            <w:tcW w:w="1276" w:type="dxa"/>
            <w:vAlign w:val="center"/>
          </w:tcPr>
          <w:p w14:paraId="2B5334BE" w14:textId="77777777" w:rsidR="003C1E9C" w:rsidRPr="00902797" w:rsidRDefault="003C1E9C" w:rsidP="008775CF">
            <w:pPr>
              <w:jc w:val="center"/>
              <w:rPr>
                <w:rFonts w:ascii="Times New Roman" w:eastAsia="宋体" w:hAnsi="Times New Roman" w:cs="Times New Roman"/>
                <w:sz w:val="24"/>
                <w:szCs w:val="24"/>
              </w:rPr>
            </w:pPr>
            <w:r w:rsidRPr="00425FA5">
              <w:rPr>
                <w:position w:val="-14"/>
              </w:rPr>
              <w:object w:dxaOrig="580" w:dyaOrig="400" w14:anchorId="323F5D94">
                <v:shape id="_x0000_i1060" type="#_x0000_t75" style="width:29.25pt;height:20.25pt" o:ole="">
                  <v:imagedata r:id="rId91" o:title=""/>
                </v:shape>
                <o:OLEObject Type="Embed" ProgID="Equation.DSMT4" ShapeID="_x0000_i1060" DrawAspect="Content" ObjectID="_1612958121" r:id="rId92"/>
              </w:object>
            </w:r>
          </w:p>
        </w:tc>
        <w:tc>
          <w:tcPr>
            <w:tcW w:w="1417" w:type="dxa"/>
            <w:vAlign w:val="center"/>
          </w:tcPr>
          <w:p w14:paraId="321B1E36" w14:textId="77777777"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460" w:dyaOrig="400" w14:anchorId="43F5D51A">
                <v:shape id="_x0000_i1061" type="#_x0000_t75" style="width:59.3pt;height:16.5pt" o:ole="">
                  <v:imagedata r:id="rId93" o:title=""/>
                </v:shape>
                <o:OLEObject Type="Embed" ProgID="Equation.DSMT4" ShapeID="_x0000_i1061" DrawAspect="Content" ObjectID="_1612958122" r:id="rId94"/>
              </w:object>
            </w:r>
          </w:p>
        </w:tc>
        <w:tc>
          <w:tcPr>
            <w:tcW w:w="993" w:type="dxa"/>
            <w:vAlign w:val="center"/>
          </w:tcPr>
          <w:p w14:paraId="5562D881" w14:textId="77777777" w:rsidR="003C1E9C" w:rsidRPr="00902797" w:rsidRDefault="003C1E9C" w:rsidP="008775CF">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9</w:t>
            </w:r>
          </w:p>
        </w:tc>
      </w:tr>
      <w:tr w:rsidR="003C1E9C" w:rsidRPr="00902797" w14:paraId="72BC06D4" w14:textId="77777777" w:rsidTr="00B75D49">
        <w:tc>
          <w:tcPr>
            <w:tcW w:w="988" w:type="dxa"/>
            <w:vAlign w:val="center"/>
          </w:tcPr>
          <w:p w14:paraId="6AA5E334" w14:textId="77777777" w:rsidR="003C1E9C" w:rsidRPr="00902797" w:rsidRDefault="003C1E9C" w:rsidP="008775CF">
            <w:pPr>
              <w:jc w:val="center"/>
              <w:rPr>
                <w:rFonts w:ascii="Times New Roman" w:eastAsia="宋体" w:hAnsi="Times New Roman" w:cs="Times New Roman"/>
                <w:sz w:val="24"/>
                <w:szCs w:val="24"/>
              </w:rPr>
            </w:pPr>
            <w:r w:rsidRPr="00425FA5">
              <w:rPr>
                <w:position w:val="-14"/>
              </w:rPr>
              <w:object w:dxaOrig="999" w:dyaOrig="400" w14:anchorId="48FD1438">
                <v:shape id="_x0000_i1062" type="#_x0000_t75" style="width:39pt;height:15pt" o:ole="">
                  <v:imagedata r:id="rId95" o:title=""/>
                </v:shape>
                <o:OLEObject Type="Embed" ProgID="Equation.DSMT4" ShapeID="_x0000_i1062" DrawAspect="Content" ObjectID="_1612958123" r:id="rId96"/>
              </w:object>
            </w:r>
          </w:p>
        </w:tc>
        <w:tc>
          <w:tcPr>
            <w:tcW w:w="1134" w:type="dxa"/>
            <w:vAlign w:val="center"/>
          </w:tcPr>
          <w:p w14:paraId="790A3BB9" w14:textId="77777777"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460" w:dyaOrig="400" w14:anchorId="2FFD9704">
                <v:shape id="_x0000_i1063" type="#_x0000_t75" style="width:53.2pt;height:15pt" o:ole="">
                  <v:imagedata r:id="rId97" o:title=""/>
                </v:shape>
                <o:OLEObject Type="Embed" ProgID="Equation.DSMT4" ShapeID="_x0000_i1063" DrawAspect="Content" ObjectID="_1612958124" r:id="rId98"/>
              </w:object>
            </w:r>
          </w:p>
        </w:tc>
        <w:tc>
          <w:tcPr>
            <w:tcW w:w="1417" w:type="dxa"/>
            <w:vAlign w:val="center"/>
          </w:tcPr>
          <w:p w14:paraId="18A20F63" w14:textId="77777777" w:rsidR="003C1E9C" w:rsidRPr="00902797" w:rsidRDefault="003C1E9C" w:rsidP="00B75D49">
            <w:pPr>
              <w:jc w:val="center"/>
              <w:rPr>
                <w:rFonts w:ascii="Times New Roman" w:eastAsia="宋体" w:hAnsi="Times New Roman" w:cs="Times New Roman"/>
                <w:sz w:val="24"/>
                <w:szCs w:val="24"/>
              </w:rPr>
            </w:pPr>
            <w:r w:rsidRPr="00425FA5">
              <w:rPr>
                <w:position w:val="-14"/>
              </w:rPr>
              <w:object w:dxaOrig="1440" w:dyaOrig="400" w14:anchorId="2E9732CB">
                <v:shape id="_x0000_i1064" type="#_x0000_t75" style="width:61.5pt;height:16.5pt" o:ole="">
                  <v:imagedata r:id="rId99" o:title=""/>
                </v:shape>
                <o:OLEObject Type="Embed" ProgID="Equation.DSMT4" ShapeID="_x0000_i1064" DrawAspect="Content" ObjectID="_1612958125" r:id="rId100"/>
              </w:object>
            </w:r>
          </w:p>
        </w:tc>
        <w:tc>
          <w:tcPr>
            <w:tcW w:w="1134" w:type="dxa"/>
            <w:vAlign w:val="center"/>
          </w:tcPr>
          <w:p w14:paraId="1C350117" w14:textId="77777777" w:rsidR="003C1E9C" w:rsidRPr="00902797" w:rsidRDefault="00B75D49" w:rsidP="00B75D49">
            <w:pPr>
              <w:rPr>
                <w:rFonts w:ascii="Times New Roman" w:eastAsia="宋体" w:hAnsi="Times New Roman" w:cs="Times New Roman"/>
                <w:sz w:val="24"/>
                <w:szCs w:val="24"/>
              </w:rPr>
            </w:pPr>
            <w:r w:rsidRPr="00425FA5">
              <w:rPr>
                <w:position w:val="-14"/>
              </w:rPr>
              <w:object w:dxaOrig="999" w:dyaOrig="400" w14:anchorId="79847461">
                <v:shape id="_x0000_i1065" type="#_x0000_t75" style="width:50.25pt;height:20.25pt" o:ole="">
                  <v:imagedata r:id="rId101" o:title=""/>
                </v:shape>
                <o:OLEObject Type="Embed" ProgID="Equation.DSMT4" ShapeID="_x0000_i1065" DrawAspect="Content" ObjectID="_1612958126" r:id="rId102"/>
              </w:object>
            </w:r>
          </w:p>
        </w:tc>
        <w:tc>
          <w:tcPr>
            <w:tcW w:w="1276" w:type="dxa"/>
            <w:vAlign w:val="center"/>
          </w:tcPr>
          <w:p w14:paraId="387784B5" w14:textId="77777777" w:rsidR="003C1E9C" w:rsidRPr="00902797" w:rsidRDefault="003C1E9C" w:rsidP="008775CF">
            <w:pPr>
              <w:jc w:val="center"/>
              <w:rPr>
                <w:rFonts w:ascii="Times New Roman" w:eastAsia="宋体" w:hAnsi="Times New Roman" w:cs="Times New Roman"/>
                <w:sz w:val="24"/>
                <w:szCs w:val="24"/>
              </w:rPr>
            </w:pPr>
            <w:r w:rsidRPr="00425FA5">
              <w:rPr>
                <w:position w:val="-14"/>
              </w:rPr>
              <w:object w:dxaOrig="999" w:dyaOrig="400" w14:anchorId="697196E3">
                <v:shape id="_x0000_i1066" type="#_x0000_t75" style="width:50.25pt;height:20.25pt" o:ole="">
                  <v:imagedata r:id="rId103" o:title=""/>
                </v:shape>
                <o:OLEObject Type="Embed" ProgID="Equation.DSMT4" ShapeID="_x0000_i1066" DrawAspect="Content" ObjectID="_1612958127" r:id="rId104"/>
              </w:object>
            </w:r>
          </w:p>
        </w:tc>
        <w:tc>
          <w:tcPr>
            <w:tcW w:w="1417" w:type="dxa"/>
            <w:vAlign w:val="center"/>
          </w:tcPr>
          <w:p w14:paraId="5C2AD3D1" w14:textId="77777777"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480" w:dyaOrig="400" w14:anchorId="45B660CD">
                <v:shape id="_x0000_i1067" type="#_x0000_t75" style="width:60pt;height:15.75pt" o:ole="">
                  <v:imagedata r:id="rId105" o:title=""/>
                </v:shape>
                <o:OLEObject Type="Embed" ProgID="Equation.DSMT4" ShapeID="_x0000_i1067" DrawAspect="Content" ObjectID="_1612958128" r:id="rId106"/>
              </w:object>
            </w:r>
          </w:p>
        </w:tc>
        <w:tc>
          <w:tcPr>
            <w:tcW w:w="993" w:type="dxa"/>
            <w:vAlign w:val="center"/>
          </w:tcPr>
          <w:p w14:paraId="720CDE60" w14:textId="77777777" w:rsidR="003C1E9C" w:rsidRPr="00902797" w:rsidRDefault="003C1E9C" w:rsidP="008775CF">
            <w:pPr>
              <w:keepNext/>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13</w:t>
            </w:r>
          </w:p>
        </w:tc>
      </w:tr>
    </w:tbl>
    <w:p w14:paraId="325ED9E5" w14:textId="77777777" w:rsidR="00952DDA" w:rsidRPr="00952DDA" w:rsidRDefault="00952DDA" w:rsidP="008F14E4">
      <w:pPr>
        <w:spacing w:beforeLines="50" w:before="156" w:afterLines="50" w:after="156" w:line="400" w:lineRule="exact"/>
        <w:outlineLvl w:val="2"/>
        <w:rPr>
          <w:rFonts w:ascii="黑体" w:eastAsia="黑体" w:hAnsi="黑体" w:cs="Times New Roman"/>
          <w:sz w:val="24"/>
          <w:szCs w:val="24"/>
        </w:rPr>
      </w:pPr>
      <w:bookmarkStart w:id="56" w:name="_Toc2282251"/>
      <w:r w:rsidRPr="00952DDA">
        <w:rPr>
          <w:rFonts w:ascii="黑体" w:eastAsia="黑体" w:hAnsi="黑体" w:cs="Times New Roman" w:hint="eastAsia"/>
          <w:sz w:val="24"/>
          <w:szCs w:val="24"/>
        </w:rPr>
        <w:t>3</w:t>
      </w:r>
      <w:r w:rsidRPr="00952DDA">
        <w:rPr>
          <w:rFonts w:ascii="黑体" w:eastAsia="黑体" w:hAnsi="黑体" w:cs="Times New Roman"/>
          <w:sz w:val="24"/>
          <w:szCs w:val="24"/>
        </w:rPr>
        <w:t>.</w:t>
      </w:r>
      <w:r w:rsidR="0095329A">
        <w:rPr>
          <w:rFonts w:ascii="黑体" w:eastAsia="黑体" w:hAnsi="黑体" w:cs="Times New Roman"/>
          <w:sz w:val="24"/>
          <w:szCs w:val="24"/>
        </w:rPr>
        <w:t>3</w:t>
      </w:r>
      <w:r w:rsidRPr="00952DDA">
        <w:rPr>
          <w:rFonts w:ascii="黑体" w:eastAsia="黑体" w:hAnsi="黑体" w:cs="Times New Roman"/>
          <w:sz w:val="24"/>
          <w:szCs w:val="24"/>
        </w:rPr>
        <w:t xml:space="preserve">.2 </w:t>
      </w:r>
      <w:r>
        <w:rPr>
          <w:rFonts w:ascii="黑体" w:eastAsia="黑体" w:hAnsi="黑体" w:cs="Times New Roman"/>
          <w:sz w:val="24"/>
          <w:szCs w:val="24"/>
        </w:rPr>
        <w:t>模型建立与问题描述</w:t>
      </w:r>
      <w:bookmarkEnd w:id="55"/>
      <w:bookmarkEnd w:id="56"/>
    </w:p>
    <w:p w14:paraId="7BD9E8CD" w14:textId="77777777" w:rsidR="00782C8E" w:rsidRPr="00902797" w:rsidRDefault="00782C8E" w:rsidP="005D13D9">
      <w:pPr>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本章</w:t>
      </w:r>
      <w:r>
        <w:rPr>
          <w:rFonts w:ascii="宋体" w:eastAsia="宋体" w:hAnsi="宋体" w:cs="Times New Roman"/>
          <w:sz w:val="24"/>
          <w:szCs w:val="24"/>
        </w:rPr>
        <w:t>所</w:t>
      </w:r>
      <w:r>
        <w:rPr>
          <w:rFonts w:ascii="宋体" w:eastAsia="宋体" w:hAnsi="宋体" w:cs="Times New Roman" w:hint="eastAsia"/>
          <w:sz w:val="24"/>
          <w:szCs w:val="24"/>
        </w:rPr>
        <w:t>用到的</w:t>
      </w:r>
      <w:r>
        <w:rPr>
          <w:rFonts w:ascii="宋体" w:eastAsia="宋体" w:hAnsi="宋体" w:cs="Times New Roman"/>
          <w:sz w:val="24"/>
          <w:szCs w:val="24"/>
        </w:rPr>
        <w:t>参数</w:t>
      </w:r>
      <w:r>
        <w:rPr>
          <w:rFonts w:ascii="宋体" w:eastAsia="宋体" w:hAnsi="宋体" w:cs="Times New Roman" w:hint="eastAsia"/>
          <w:sz w:val="24"/>
          <w:szCs w:val="24"/>
        </w:rPr>
        <w:t>符号</w:t>
      </w:r>
      <w:r>
        <w:rPr>
          <w:rFonts w:ascii="宋体" w:eastAsia="宋体" w:hAnsi="宋体" w:cs="Times New Roman"/>
          <w:sz w:val="24"/>
          <w:szCs w:val="24"/>
        </w:rPr>
        <w:t>及含义如表</w:t>
      </w:r>
      <w:r>
        <w:rPr>
          <w:rFonts w:ascii="宋体" w:eastAsia="宋体" w:hAnsi="宋体" w:cs="Times New Roman" w:hint="eastAsia"/>
          <w:sz w:val="24"/>
          <w:szCs w:val="24"/>
        </w:rPr>
        <w:t>4.</w:t>
      </w:r>
      <w:r w:rsidR="003C1E9C">
        <w:rPr>
          <w:rFonts w:ascii="宋体" w:eastAsia="宋体" w:hAnsi="宋体" w:cs="Times New Roman"/>
          <w:sz w:val="24"/>
          <w:szCs w:val="24"/>
        </w:rPr>
        <w:t>2</w:t>
      </w:r>
      <w:r>
        <w:rPr>
          <w:rFonts w:ascii="宋体" w:eastAsia="宋体" w:hAnsi="宋体" w:cs="Times New Roman" w:hint="eastAsia"/>
          <w:sz w:val="24"/>
          <w:szCs w:val="24"/>
        </w:rPr>
        <w:t>所示</w:t>
      </w:r>
      <w:r>
        <w:rPr>
          <w:rFonts w:ascii="宋体" w:eastAsia="宋体" w:hAnsi="宋体" w:cs="Times New Roman"/>
          <w:sz w:val="24"/>
          <w:szCs w:val="24"/>
        </w:rPr>
        <w:t>。</w:t>
      </w:r>
      <w:r w:rsidRPr="00902797">
        <w:rPr>
          <w:rFonts w:ascii="宋体" w:eastAsia="宋体" w:hAnsi="宋体" w:cs="Times New Roman" w:hint="eastAsia"/>
          <w:sz w:val="24"/>
          <w:szCs w:val="24"/>
        </w:rPr>
        <w:t>在感知区域范围内，将用户感兴趣区域划分为一系列小的区域集合，该区域集合可以表示为</w:t>
      </w:r>
      <w:r w:rsidR="00952DDA" w:rsidRPr="005D13D9">
        <w:rPr>
          <w:rFonts w:ascii="宋体" w:eastAsia="宋体" w:hAnsi="宋体" w:cs="Times New Roman"/>
          <w:sz w:val="24"/>
          <w:szCs w:val="24"/>
        </w:rPr>
        <w:object w:dxaOrig="2500" w:dyaOrig="360" w14:anchorId="00AC6641">
          <v:shape id="_x0000_i1068" type="#_x0000_t75" style="width:125.25pt;height:18pt" o:ole="">
            <v:imagedata r:id="rId107" o:title=""/>
          </v:shape>
          <o:OLEObject Type="Embed" ProgID="Equation.DSMT4" ShapeID="_x0000_i1068" DrawAspect="Content" ObjectID="_1612958129" r:id="rId108"/>
        </w:object>
      </w:r>
      <w:r w:rsidRPr="00902797">
        <w:rPr>
          <w:rFonts w:ascii="宋体" w:eastAsia="宋体" w:hAnsi="宋体" w:cs="Times New Roman"/>
          <w:sz w:val="24"/>
          <w:szCs w:val="24"/>
        </w:rPr>
        <w:t xml:space="preserve">. </w:t>
      </w:r>
      <w:r w:rsidRPr="00902797">
        <w:rPr>
          <w:rFonts w:ascii="宋体" w:eastAsia="宋体" w:hAnsi="宋体" w:cs="Times New Roman" w:hint="eastAsia"/>
          <w:sz w:val="24"/>
          <w:szCs w:val="24"/>
        </w:rPr>
        <w:t>假设感知区域中有</w:t>
      </w:r>
      <w:r w:rsidRPr="00902797">
        <w:rPr>
          <w:rFonts w:ascii="宋体" w:eastAsia="宋体" w:hAnsi="宋体" w:cs="Times New Roman"/>
          <w:sz w:val="24"/>
          <w:szCs w:val="24"/>
        </w:rPr>
        <w:t>n</w:t>
      </w:r>
      <w:r w:rsidRPr="00902797">
        <w:rPr>
          <w:rFonts w:ascii="宋体" w:eastAsia="宋体" w:hAnsi="宋体" w:cs="Times New Roman" w:hint="eastAsia"/>
          <w:sz w:val="24"/>
          <w:szCs w:val="24"/>
        </w:rPr>
        <w:t>辆车可以参与任务感知，车辆集合表示为</w:t>
      </w:r>
      <w:r w:rsidR="002E3690" w:rsidRPr="005D13D9">
        <w:rPr>
          <w:rFonts w:ascii="宋体" w:eastAsia="宋体" w:hAnsi="宋体" w:cs="Times New Roman"/>
          <w:sz w:val="24"/>
          <w:szCs w:val="24"/>
        </w:rPr>
        <w:object w:dxaOrig="2500" w:dyaOrig="360" w14:anchorId="70DB6D8E">
          <v:shape id="_x0000_i1069" type="#_x0000_t75" style="width:125.25pt;height:18pt" o:ole="">
            <v:imagedata r:id="rId109" o:title=""/>
          </v:shape>
          <o:OLEObject Type="Embed" ProgID="Equation.DSMT4" ShapeID="_x0000_i1069" DrawAspect="Content" ObjectID="_1612958130" r:id="rId110"/>
        </w:object>
      </w:r>
      <w:r w:rsidRPr="005D13D9">
        <w:rPr>
          <w:rFonts w:ascii="宋体" w:eastAsia="宋体" w:hAnsi="宋体" w:cs="Times New Roman"/>
          <w:sz w:val="24"/>
          <w:szCs w:val="24"/>
        </w:rPr>
        <w:t>.</w:t>
      </w:r>
      <w:r w:rsidRPr="00902797">
        <w:rPr>
          <w:rFonts w:ascii="宋体" w:eastAsia="宋体" w:hAnsi="宋体" w:cs="Times New Roman"/>
          <w:sz w:val="24"/>
          <w:szCs w:val="24"/>
        </w:rPr>
        <w:t xml:space="preserve"> </w:t>
      </w:r>
      <w:r w:rsidR="002E3690">
        <w:rPr>
          <w:rFonts w:ascii="宋体" w:eastAsia="宋体" w:hAnsi="宋体" w:cs="Times New Roman" w:hint="eastAsia"/>
          <w:sz w:val="24"/>
          <w:szCs w:val="24"/>
        </w:rPr>
        <w:t>假设用户发起的感知任务</w:t>
      </w:r>
      <w:r w:rsidRPr="00902797">
        <w:rPr>
          <w:rFonts w:ascii="宋体" w:eastAsia="宋体" w:hAnsi="宋体" w:cs="Times New Roman" w:hint="eastAsia"/>
          <w:sz w:val="24"/>
          <w:szCs w:val="24"/>
        </w:rPr>
        <w:t>分为</w:t>
      </w:r>
      <w:r w:rsidR="002E3690" w:rsidRPr="005D13D9">
        <w:rPr>
          <w:rFonts w:ascii="宋体" w:eastAsia="宋体" w:hAnsi="宋体" w:cs="Times New Roman"/>
          <w:sz w:val="24"/>
          <w:szCs w:val="24"/>
        </w:rPr>
        <w:object w:dxaOrig="260" w:dyaOrig="220" w14:anchorId="2D06C54B">
          <v:shape id="_x0000_i1070" type="#_x0000_t75" style="width:12.75pt;height:11.25pt" o:ole="">
            <v:imagedata r:id="rId111" o:title=""/>
          </v:shape>
          <o:OLEObject Type="Embed" ProgID="Equation.DSMT4" ShapeID="_x0000_i1070" DrawAspect="Content" ObjectID="_1612958131" r:id="rId112"/>
        </w:object>
      </w:r>
      <w:proofErr w:type="gramStart"/>
      <w:r w:rsidRPr="00902797">
        <w:rPr>
          <w:rFonts w:ascii="宋体" w:eastAsia="宋体" w:hAnsi="宋体" w:cs="Times New Roman" w:hint="eastAsia"/>
          <w:sz w:val="24"/>
          <w:szCs w:val="24"/>
        </w:rPr>
        <w:t>个</w:t>
      </w:r>
      <w:proofErr w:type="gramEnd"/>
      <w:r w:rsidRPr="00902797">
        <w:rPr>
          <w:rFonts w:ascii="宋体" w:eastAsia="宋体" w:hAnsi="宋体" w:cs="Times New Roman" w:hint="eastAsia"/>
          <w:sz w:val="24"/>
          <w:szCs w:val="24"/>
        </w:rPr>
        <w:t>感知时段去完成，且每个时段感知时长相等</w:t>
      </w:r>
      <w:r>
        <w:rPr>
          <w:rFonts w:ascii="宋体" w:eastAsia="宋体" w:hAnsi="宋体" w:cs="Times New Roman" w:hint="eastAsia"/>
          <w:sz w:val="24"/>
          <w:szCs w:val="24"/>
        </w:rPr>
        <w:t>,大小为</w:t>
      </w:r>
      <w:r w:rsidR="002E3690" w:rsidRPr="005D13D9">
        <w:rPr>
          <w:rFonts w:ascii="宋体" w:eastAsia="宋体" w:hAnsi="宋体" w:cs="Times New Roman"/>
          <w:sz w:val="24"/>
          <w:szCs w:val="24"/>
        </w:rPr>
        <w:object w:dxaOrig="380" w:dyaOrig="279" w14:anchorId="77CB920E">
          <v:shape id="_x0000_i1071" type="#_x0000_t75" style="width:18.75pt;height:14.25pt" o:ole="">
            <v:imagedata r:id="rId113" o:title=""/>
          </v:shape>
          <o:OLEObject Type="Embed" ProgID="Equation.DSMT4" ShapeID="_x0000_i1071" DrawAspect="Content" ObjectID="_1612958132" r:id="rId114"/>
        </w:object>
      </w:r>
      <w:r w:rsidRPr="00902797">
        <w:rPr>
          <w:rFonts w:ascii="宋体" w:eastAsia="宋体" w:hAnsi="宋体" w:cs="Times New Roman" w:hint="eastAsia"/>
          <w:sz w:val="24"/>
          <w:szCs w:val="24"/>
        </w:rPr>
        <w:t>，则感知时段可以表示为</w:t>
      </w:r>
      <w:r w:rsidR="002E3690" w:rsidRPr="005D13D9">
        <w:rPr>
          <w:rFonts w:ascii="宋体" w:eastAsia="宋体" w:hAnsi="宋体" w:cs="Times New Roman"/>
          <w:sz w:val="24"/>
          <w:szCs w:val="24"/>
        </w:rPr>
        <w:object w:dxaOrig="2439" w:dyaOrig="360" w14:anchorId="57AF0BAF">
          <v:shape id="_x0000_i1072" type="#_x0000_t75" style="width:122.2pt;height:18pt" o:ole="">
            <v:imagedata r:id="rId115" o:title=""/>
          </v:shape>
          <o:OLEObject Type="Embed" ProgID="Equation.DSMT4" ShapeID="_x0000_i1072" DrawAspect="Content" ObjectID="_1612958133" r:id="rId116"/>
        </w:object>
      </w:r>
      <w:r w:rsidR="00060D72">
        <w:rPr>
          <w:rFonts w:ascii="宋体" w:eastAsia="宋体" w:hAnsi="宋体" w:cs="Times New Roman" w:hint="eastAsia"/>
          <w:sz w:val="24"/>
          <w:szCs w:val="24"/>
        </w:rPr>
        <w:t>。由于城市公共交通的</w:t>
      </w:r>
      <w:r w:rsidRPr="00902797">
        <w:rPr>
          <w:rFonts w:ascii="宋体" w:eastAsia="宋体" w:hAnsi="宋体" w:cs="Times New Roman" w:hint="eastAsia"/>
          <w:sz w:val="24"/>
          <w:szCs w:val="24"/>
        </w:rPr>
        <w:t>移动轨迹严格按照</w:t>
      </w:r>
      <w:r w:rsidR="00060D72">
        <w:rPr>
          <w:rFonts w:ascii="宋体" w:eastAsia="宋体" w:hAnsi="宋体" w:cs="Times New Roman" w:hint="eastAsia"/>
          <w:sz w:val="24"/>
          <w:szCs w:val="24"/>
        </w:rPr>
        <w:t>运行时刻表执行</w:t>
      </w:r>
      <w:r w:rsidRPr="00902797">
        <w:rPr>
          <w:rFonts w:ascii="宋体" w:eastAsia="宋体" w:hAnsi="宋体" w:cs="Times New Roman" w:hint="eastAsia"/>
          <w:sz w:val="24"/>
          <w:szCs w:val="24"/>
        </w:rPr>
        <w:t>，因此，本节认为所有的车辆未来运行轨迹都是可以预测的，能够准确得知。在感知时段，所有车辆的移动轨迹可以公式化为</w:t>
      </w:r>
      <w:r w:rsidR="002E3690" w:rsidRPr="005D13D9">
        <w:rPr>
          <w:rFonts w:ascii="宋体" w:eastAsia="宋体" w:hAnsi="宋体" w:cs="Times New Roman"/>
          <w:sz w:val="24"/>
          <w:szCs w:val="24"/>
        </w:rPr>
        <w:object w:dxaOrig="560" w:dyaOrig="320" w14:anchorId="7160284A">
          <v:shape id="_x0000_i1073" type="#_x0000_t75" style="width:27.75pt;height:15.75pt" o:ole="">
            <v:imagedata r:id="rId117" o:title=""/>
          </v:shape>
          <o:OLEObject Type="Embed" ProgID="Equation.DSMT4" ShapeID="_x0000_i1073" DrawAspect="Content" ObjectID="_1612958134" r:id="rId118"/>
        </w:object>
      </w:r>
      <w:r w:rsidRPr="00902797">
        <w:rPr>
          <w:rFonts w:ascii="宋体" w:eastAsia="宋体" w:hAnsi="宋体" w:cs="Times New Roman" w:hint="eastAsia"/>
          <w:sz w:val="24"/>
          <w:szCs w:val="24"/>
        </w:rPr>
        <w:t>：</w:t>
      </w:r>
    </w:p>
    <w:p w14:paraId="71C4ECAB" w14:textId="77777777" w:rsidR="00782C8E" w:rsidRPr="00902797" w:rsidRDefault="002E3690" w:rsidP="003C1E9C">
      <w:pPr>
        <w:spacing w:line="360" w:lineRule="auto"/>
        <w:jc w:val="right"/>
        <w:rPr>
          <w:rFonts w:ascii="宋体" w:eastAsia="宋体" w:hAnsi="宋体" w:cs="Times New Roman"/>
          <w:sz w:val="24"/>
          <w:szCs w:val="24"/>
        </w:rPr>
      </w:pPr>
      <w:r w:rsidRPr="002E3690">
        <w:rPr>
          <w:rFonts w:ascii="宋体" w:eastAsia="宋体" w:hAnsi="宋体" w:cs="Times New Roman"/>
          <w:position w:val="-104"/>
          <w:sz w:val="24"/>
          <w:szCs w:val="24"/>
        </w:rPr>
        <w:object w:dxaOrig="3920" w:dyaOrig="2200" w14:anchorId="10F6986B">
          <v:shape id="_x0000_i1074" type="#_x0000_t75" style="width:195.8pt;height:110.2pt" o:ole="">
            <v:imagedata r:id="rId119" o:title=""/>
          </v:shape>
          <o:OLEObject Type="Embed" ProgID="Equation.DSMT4" ShapeID="_x0000_i1074" DrawAspect="Content" ObjectID="_1612958135" r:id="rId120"/>
        </w:object>
      </w:r>
      <w:r w:rsidR="003C1E9C">
        <w:rPr>
          <w:rFonts w:ascii="宋体" w:eastAsia="宋体" w:hAnsi="宋体" w:cs="Times New Roman"/>
          <w:sz w:val="24"/>
          <w:szCs w:val="24"/>
        </w:rPr>
        <w:t xml:space="preserve">             (3</w:t>
      </w:r>
      <w:r w:rsidR="00915F1E">
        <w:noBreakHyphen/>
      </w:r>
      <w:r w:rsidR="003C1E9C">
        <w:rPr>
          <w:rFonts w:ascii="宋体" w:eastAsia="宋体" w:hAnsi="宋体" w:cs="Times New Roman"/>
          <w:sz w:val="24"/>
          <w:szCs w:val="24"/>
        </w:rPr>
        <w:t>1)</w:t>
      </w:r>
    </w:p>
    <w:p w14:paraId="2AB8410D" w14:textId="77777777"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w:r w:rsidR="00AB3E06" w:rsidRPr="005D13D9">
        <w:rPr>
          <w:rFonts w:ascii="宋体" w:eastAsia="宋体" w:hAnsi="宋体" w:cs="Times New Roman"/>
          <w:sz w:val="24"/>
          <w:szCs w:val="24"/>
        </w:rPr>
        <w:object w:dxaOrig="540" w:dyaOrig="380" w14:anchorId="5F420C53">
          <v:shape id="_x0000_i1075" type="#_x0000_t75" style="width:27pt;height:18.75pt" o:ole="">
            <v:imagedata r:id="rId121" o:title=""/>
          </v:shape>
          <o:OLEObject Type="Embed" ProgID="Equation.DSMT4" ShapeID="_x0000_i1075" DrawAspect="Content" ObjectID="_1612958136" r:id="rId122"/>
        </w:object>
      </w:r>
      <w:r w:rsidRPr="00902797">
        <w:rPr>
          <w:rFonts w:ascii="宋体" w:eastAsia="宋体" w:hAnsi="宋体" w:cs="Times New Roman" w:hint="eastAsia"/>
          <w:sz w:val="24"/>
          <w:szCs w:val="24"/>
        </w:rPr>
        <w:t>表示感知车辆</w:t>
      </w:r>
      <w:r w:rsidR="00AB3E06" w:rsidRPr="005D13D9">
        <w:rPr>
          <w:rFonts w:ascii="宋体" w:eastAsia="宋体" w:hAnsi="宋体" w:cs="Times New Roman"/>
          <w:sz w:val="24"/>
          <w:szCs w:val="24"/>
        </w:rPr>
        <w:object w:dxaOrig="220" w:dyaOrig="360" w14:anchorId="03DFA2A0">
          <v:shape id="_x0000_i1076" type="#_x0000_t75" style="width:11.25pt;height:18pt" o:ole="">
            <v:imagedata r:id="rId123" o:title=""/>
          </v:shape>
          <o:OLEObject Type="Embed" ProgID="Equation.DSMT4" ShapeID="_x0000_i1076" DrawAspect="Content" ObjectID="_1612958137" r:id="rId124"/>
        </w:object>
      </w:r>
      <w:r w:rsidRPr="00902797">
        <w:rPr>
          <w:rFonts w:ascii="宋体" w:eastAsia="宋体" w:hAnsi="宋体" w:cs="Times New Roman" w:hint="eastAsia"/>
          <w:sz w:val="24"/>
          <w:szCs w:val="24"/>
        </w:rPr>
        <w:t>在感知时刻</w:t>
      </w:r>
      <w:r w:rsidR="00AB3E06" w:rsidRPr="005D13D9">
        <w:rPr>
          <w:rFonts w:ascii="宋体" w:eastAsia="宋体" w:hAnsi="宋体" w:cs="Times New Roman"/>
          <w:sz w:val="24"/>
          <w:szCs w:val="24"/>
        </w:rPr>
        <w:object w:dxaOrig="220" w:dyaOrig="380" w14:anchorId="356E78C4">
          <v:shape id="_x0000_i1077" type="#_x0000_t75" style="width:11.25pt;height:18.75pt" o:ole="">
            <v:imagedata r:id="rId125" o:title=""/>
          </v:shape>
          <o:OLEObject Type="Embed" ProgID="Equation.DSMT4" ShapeID="_x0000_i1077" DrawAspect="Content" ObjectID="_1612958138" r:id="rId126"/>
        </w:object>
      </w:r>
      <w:r w:rsidRPr="00902797">
        <w:rPr>
          <w:rFonts w:ascii="宋体" w:eastAsia="宋体" w:hAnsi="宋体" w:cs="Times New Roman" w:hint="eastAsia"/>
          <w:sz w:val="24"/>
          <w:szCs w:val="24"/>
        </w:rPr>
        <w:t>的位置</w:t>
      </w:r>
      <w:r w:rsidR="00AB3E06">
        <w:rPr>
          <w:rFonts w:ascii="宋体" w:eastAsia="宋体" w:hAnsi="宋体" w:cs="Times New Roman" w:hint="eastAsia"/>
          <w:sz w:val="24"/>
          <w:szCs w:val="24"/>
        </w:rPr>
        <w:t>，且</w:t>
      </w:r>
      <w:r w:rsidR="00AB3E06" w:rsidRPr="005D13D9">
        <w:rPr>
          <w:rFonts w:ascii="宋体" w:eastAsia="宋体" w:hAnsi="宋体" w:cs="Times New Roman"/>
          <w:sz w:val="24"/>
          <w:szCs w:val="24"/>
        </w:rPr>
        <w:object w:dxaOrig="960" w:dyaOrig="380" w14:anchorId="6A1BCA39">
          <v:shape id="_x0000_i1078" type="#_x0000_t75" style="width:48pt;height:18.75pt" o:ole="">
            <v:imagedata r:id="rId127" o:title=""/>
          </v:shape>
          <o:OLEObject Type="Embed" ProgID="Equation.DSMT4" ShapeID="_x0000_i1078" DrawAspect="Content" ObjectID="_1612958139" r:id="rId128"/>
        </w:object>
      </w:r>
      <w:r w:rsidRPr="00902797">
        <w:rPr>
          <w:rFonts w:ascii="宋体" w:eastAsia="宋体" w:hAnsi="宋体" w:cs="Times New Roman" w:hint="eastAsia"/>
          <w:sz w:val="24"/>
          <w:szCs w:val="24"/>
        </w:rPr>
        <w:t>。</w:t>
      </w:r>
    </w:p>
    <w:p w14:paraId="79A45CF8" w14:textId="77777777" w:rsidR="00782C8E" w:rsidRPr="00902797" w:rsidRDefault="00782C8E" w:rsidP="006047EE">
      <w:pPr>
        <w:spacing w:line="400" w:lineRule="exact"/>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在实际应用中，一方面，由于许多车辆在观测时刻的运行轨迹会发生重叠，因此如果所有车辆参与感知，必然会造成数据冗余；另一方面，让所有车辆参与感知这种参与方式的成本预算对于大型企业是可以承受的，但对于小型企业或者</w:t>
      </w:r>
    </w:p>
    <w:p w14:paraId="318FA0B6" w14:textId="77777777" w:rsidR="00782C8E" w:rsidRPr="00902797" w:rsidRDefault="00782C8E" w:rsidP="006047EE">
      <w:pPr>
        <w:spacing w:line="400" w:lineRule="exact"/>
        <w:rPr>
          <w:rFonts w:ascii="宋体" w:eastAsia="宋体" w:hAnsi="宋体" w:cs="Times New Roman"/>
          <w:sz w:val="24"/>
          <w:szCs w:val="24"/>
        </w:rPr>
      </w:pPr>
      <w:r w:rsidRPr="00902797">
        <w:rPr>
          <w:rFonts w:ascii="宋体" w:eastAsia="宋体" w:hAnsi="宋体" w:cs="Times New Roman" w:hint="eastAsia"/>
          <w:sz w:val="24"/>
          <w:szCs w:val="24"/>
        </w:rPr>
        <w:t>单个用户是不可承受的，因此，为了限制参与</w:t>
      </w:r>
      <w:r w:rsidR="004B47B3">
        <w:rPr>
          <w:rFonts w:ascii="宋体" w:eastAsia="宋体" w:hAnsi="宋体" w:cs="Times New Roman" w:hint="eastAsia"/>
          <w:sz w:val="24"/>
          <w:szCs w:val="24"/>
        </w:rPr>
        <w:t>感知车辆</w:t>
      </w:r>
      <w:r w:rsidRPr="00902797">
        <w:rPr>
          <w:rFonts w:ascii="宋体" w:eastAsia="宋体" w:hAnsi="宋体" w:cs="Times New Roman" w:hint="eastAsia"/>
          <w:sz w:val="24"/>
          <w:szCs w:val="24"/>
        </w:rPr>
        <w:t>集合大小，本节认为，任务发起点的成本预算是受限制的，最大成本预算表示为</w:t>
      </w:r>
      <w:r w:rsidR="00AB3E06" w:rsidRPr="005D13D9">
        <w:rPr>
          <w:rFonts w:ascii="宋体" w:eastAsia="宋体" w:hAnsi="宋体" w:cs="Times New Roman"/>
          <w:sz w:val="24"/>
          <w:szCs w:val="24"/>
        </w:rPr>
        <w:object w:dxaOrig="480" w:dyaOrig="360" w14:anchorId="4729D070">
          <v:shape id="_x0000_i1079" type="#_x0000_t75" style="width:24pt;height:18pt" o:ole="">
            <v:imagedata r:id="rId129" o:title=""/>
          </v:shape>
          <o:OLEObject Type="Embed" ProgID="Equation.DSMT4" ShapeID="_x0000_i1079" DrawAspect="Content" ObjectID="_1612958140" r:id="rId130"/>
        </w:object>
      </w:r>
      <w:r w:rsidRPr="00902797">
        <w:rPr>
          <w:rFonts w:ascii="宋体" w:eastAsia="宋体" w:hAnsi="宋体" w:cs="Times New Roman" w:hint="eastAsia"/>
          <w:sz w:val="24"/>
          <w:szCs w:val="24"/>
        </w:rPr>
        <w:t>。所有车辆可以通过网上竞标的方式进行感知报价，所有车辆的感知报酬用向量</w:t>
      </w:r>
      <m:oMath>
        <m:r>
          <m:rPr>
            <m:sty m:val="p"/>
          </m:rPr>
          <w:rPr>
            <w:rFonts w:ascii="Cambria Math" w:eastAsia="宋体" w:hAnsi="Cambria Math" w:cs="Times New Roman"/>
            <w:sz w:val="24"/>
            <w:szCs w:val="24"/>
          </w:rPr>
          <m:t>C</m:t>
        </m:r>
      </m:oMath>
      <w:r w:rsidRPr="00902797">
        <w:rPr>
          <w:rFonts w:ascii="宋体" w:eastAsia="宋体" w:hAnsi="宋体" w:cs="Times New Roman" w:hint="eastAsia"/>
          <w:sz w:val="24"/>
          <w:szCs w:val="24"/>
        </w:rPr>
        <w:t>表示</w:t>
      </w:r>
      <w:r w:rsidRPr="00902797">
        <w:rPr>
          <w:rFonts w:ascii="宋体" w:eastAsia="宋体" w:hAnsi="宋体" w:cs="Times New Roman"/>
          <w:sz w:val="24"/>
          <w:szCs w:val="24"/>
        </w:rPr>
        <w:t>:</w:t>
      </w:r>
    </w:p>
    <w:p w14:paraId="6E154174" w14:textId="1308DBDE" w:rsidR="00C34E00" w:rsidRPr="005D13D9" w:rsidRDefault="00AB3E06" w:rsidP="00D931A7">
      <w:pPr>
        <w:spacing w:line="360" w:lineRule="auto"/>
        <w:jc w:val="right"/>
        <w:rPr>
          <w:rFonts w:ascii="宋体" w:eastAsia="宋体" w:hAnsi="宋体" w:cs="Times New Roman"/>
          <w:sz w:val="24"/>
          <w:szCs w:val="24"/>
        </w:rPr>
      </w:pPr>
      <w:r w:rsidRPr="005D13D9">
        <w:rPr>
          <w:rFonts w:ascii="宋体" w:eastAsia="宋体" w:hAnsi="宋体" w:cs="Times New Roman"/>
          <w:sz w:val="24"/>
          <w:szCs w:val="24"/>
        </w:rPr>
        <w:object w:dxaOrig="2160" w:dyaOrig="360" w14:anchorId="2A2E2976">
          <v:shape id="_x0000_i1080" type="#_x0000_t75" style="width:108pt;height:18pt" o:ole="">
            <v:imagedata r:id="rId131" o:title=""/>
          </v:shape>
          <o:OLEObject Type="Embed" ProgID="Equation.DSMT4" ShapeID="_x0000_i1080" DrawAspect="Content" ObjectID="_1612958141" r:id="rId132"/>
        </w:object>
      </w:r>
      <w:r w:rsidR="003C1E9C">
        <w:rPr>
          <w:rFonts w:ascii="宋体" w:eastAsia="宋体" w:hAnsi="宋体" w:cs="Times New Roman"/>
          <w:sz w:val="24"/>
          <w:szCs w:val="24"/>
        </w:rPr>
        <w:t xml:space="preserve">              </w:t>
      </w:r>
      <w:r w:rsidR="00D931A7">
        <w:rPr>
          <w:rFonts w:ascii="宋体" w:eastAsia="宋体" w:hAnsi="宋体" w:cs="Times New Roman"/>
          <w:sz w:val="24"/>
          <w:szCs w:val="24"/>
        </w:rPr>
        <w:t xml:space="preserve">        </w:t>
      </w:r>
      <w:r w:rsidR="003C1E9C">
        <w:rPr>
          <w:rFonts w:ascii="宋体" w:eastAsia="宋体" w:hAnsi="宋体" w:cs="Times New Roman"/>
          <w:sz w:val="24"/>
          <w:szCs w:val="24"/>
        </w:rPr>
        <w:t>(3</w:t>
      </w:r>
      <w:r w:rsidR="00915F1E">
        <w:noBreakHyphen/>
      </w:r>
      <w:r w:rsidR="003C1E9C">
        <w:rPr>
          <w:rFonts w:ascii="宋体" w:eastAsia="宋体" w:hAnsi="宋体" w:cs="Times New Roman"/>
          <w:sz w:val="24"/>
          <w:szCs w:val="24"/>
        </w:rPr>
        <w:t>2)</w:t>
      </w:r>
    </w:p>
    <w:p w14:paraId="407CE917" w14:textId="77777777" w:rsidR="00782C8E" w:rsidRPr="00902797" w:rsidRDefault="00AB3E06" w:rsidP="00AB5707">
      <w:pPr>
        <w:spacing w:line="400" w:lineRule="exact"/>
        <w:rPr>
          <w:rFonts w:ascii="宋体" w:eastAsia="宋体" w:hAnsi="宋体" w:cs="Times New Roman"/>
          <w:sz w:val="24"/>
          <w:szCs w:val="24"/>
        </w:rPr>
      </w:pPr>
      <w:r>
        <w:rPr>
          <w:rFonts w:ascii="宋体" w:eastAsia="宋体" w:hAnsi="宋体" w:cs="Times New Roman" w:hint="eastAsia"/>
          <w:sz w:val="24"/>
          <w:szCs w:val="24"/>
        </w:rPr>
        <w:t>其中</w:t>
      </w:r>
      <w:r w:rsidRPr="005D13D9">
        <w:rPr>
          <w:rFonts w:ascii="宋体" w:eastAsia="宋体" w:hAnsi="宋体" w:cs="Times New Roman"/>
          <w:sz w:val="24"/>
          <w:szCs w:val="24"/>
        </w:rPr>
        <w:object w:dxaOrig="220" w:dyaOrig="360" w14:anchorId="47F9665D">
          <v:shape id="_x0000_i1081" type="#_x0000_t75" style="width:11.25pt;height:18pt" o:ole="">
            <v:imagedata r:id="rId133" o:title=""/>
          </v:shape>
          <o:OLEObject Type="Embed" ProgID="Equation.DSMT4" ShapeID="_x0000_i1081" DrawAspect="Content" ObjectID="_1612958142" r:id="rId134"/>
        </w:object>
      </w:r>
      <w:r w:rsidR="00782C8E" w:rsidRPr="00902797">
        <w:rPr>
          <w:rFonts w:ascii="宋体" w:eastAsia="宋体" w:hAnsi="宋体" w:cs="Times New Roman" w:hint="eastAsia"/>
          <w:sz w:val="24"/>
          <w:szCs w:val="24"/>
        </w:rPr>
        <w:t>表示车辆</w:t>
      </w:r>
      <w:r w:rsidRPr="005D13D9">
        <w:rPr>
          <w:rFonts w:ascii="宋体" w:eastAsia="宋体" w:hAnsi="宋体" w:cs="Times New Roman"/>
          <w:sz w:val="24"/>
          <w:szCs w:val="24"/>
        </w:rPr>
        <w:object w:dxaOrig="220" w:dyaOrig="360" w14:anchorId="45D8D71A">
          <v:shape id="_x0000_i1082" type="#_x0000_t75" style="width:11.25pt;height:18pt" o:ole="">
            <v:imagedata r:id="rId135" o:title=""/>
          </v:shape>
          <o:OLEObject Type="Embed" ProgID="Equation.DSMT4" ShapeID="_x0000_i1082" DrawAspect="Content" ObjectID="_1612958143" r:id="rId136"/>
        </w:object>
      </w:r>
      <w:r w:rsidR="00782C8E" w:rsidRPr="00902797">
        <w:rPr>
          <w:rFonts w:ascii="宋体" w:eastAsia="宋体" w:hAnsi="宋体" w:cs="Times New Roman" w:hint="eastAsia"/>
          <w:sz w:val="24"/>
          <w:szCs w:val="24"/>
        </w:rPr>
        <w:t>参与感知获得的感知报酬。</w:t>
      </w:r>
    </w:p>
    <w:p w14:paraId="1306EB34" w14:textId="77777777" w:rsidR="00782C8E" w:rsidRPr="00902797" w:rsidRDefault="00782C8E" w:rsidP="00AB5707">
      <w:pPr>
        <w:spacing w:line="400" w:lineRule="exact"/>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在成本预算的限制下，参与观测的车辆集合的大小会受到限制，</w:t>
      </w:r>
      <w:r w:rsidR="0009163B">
        <w:rPr>
          <w:rFonts w:ascii="宋体" w:eastAsia="宋体" w:hAnsi="宋体" w:cs="Times New Roman" w:hint="eastAsia"/>
          <w:sz w:val="24"/>
          <w:szCs w:val="24"/>
        </w:rPr>
        <w:t>本文</w:t>
      </w:r>
      <w:r w:rsidRPr="00902797">
        <w:rPr>
          <w:rFonts w:ascii="宋体" w:eastAsia="宋体" w:hAnsi="宋体" w:cs="Times New Roman" w:hint="eastAsia"/>
          <w:sz w:val="24"/>
          <w:szCs w:val="24"/>
        </w:rPr>
        <w:t>用</w:t>
      </w:r>
      <w:r w:rsidR="002533CB" w:rsidRPr="002533CB">
        <w:rPr>
          <w:rFonts w:ascii="宋体" w:eastAsia="宋体" w:hAnsi="宋体" w:cs="Times New Roman"/>
          <w:sz w:val="24"/>
          <w:szCs w:val="24"/>
        </w:rPr>
        <w:t>Ω</w:t>
      </w:r>
      <w:r w:rsidRPr="00902797">
        <w:rPr>
          <w:rFonts w:ascii="宋体" w:eastAsia="宋体" w:hAnsi="宋体" w:cs="Times New Roman" w:hint="eastAsia"/>
          <w:sz w:val="24"/>
          <w:szCs w:val="24"/>
        </w:rPr>
        <w:t>表示</w:t>
      </w:r>
      <w:r w:rsidR="0009163B">
        <w:rPr>
          <w:rFonts w:ascii="宋体" w:eastAsia="宋体" w:hAnsi="宋体" w:cs="Times New Roman" w:hint="eastAsia"/>
          <w:sz w:val="24"/>
          <w:szCs w:val="24"/>
        </w:rPr>
        <w:t>系统招募的车辆感知集合</w:t>
      </w:r>
      <w:r w:rsidRPr="00902797">
        <w:rPr>
          <w:rFonts w:ascii="宋体" w:eastAsia="宋体" w:hAnsi="宋体" w:cs="Times New Roman" w:hint="eastAsia"/>
          <w:sz w:val="24"/>
          <w:szCs w:val="24"/>
        </w:rPr>
        <w:t>。根据车辆的感知报价，任意车辆要么</w:t>
      </w:r>
      <w:r w:rsidR="0009163B">
        <w:rPr>
          <w:rFonts w:ascii="宋体" w:eastAsia="宋体" w:hAnsi="宋体" w:cs="Times New Roman" w:hint="eastAsia"/>
          <w:sz w:val="24"/>
          <w:szCs w:val="24"/>
        </w:rPr>
        <w:t>被选择</w:t>
      </w:r>
      <w:r w:rsidRPr="00902797">
        <w:rPr>
          <w:rFonts w:ascii="宋体" w:eastAsia="宋体" w:hAnsi="宋体" w:cs="Times New Roman" w:hint="eastAsia"/>
          <w:sz w:val="24"/>
          <w:szCs w:val="24"/>
        </w:rPr>
        <w:t>参与观测，要么不参与，用向量表示</w:t>
      </w:r>
      <w:r w:rsidR="004B47B3">
        <w:rPr>
          <w:rFonts w:ascii="宋体" w:eastAsia="宋体" w:hAnsi="宋体" w:cs="Times New Roman" w:hint="eastAsia"/>
          <w:sz w:val="24"/>
          <w:szCs w:val="24"/>
        </w:rPr>
        <w:t>为</w:t>
      </w:r>
    </w:p>
    <w:p w14:paraId="0B79E72F" w14:textId="306657CB" w:rsidR="00AB3E06" w:rsidRPr="00AB3E06" w:rsidRDefault="00AB3E06" w:rsidP="003C1E9C">
      <w:pPr>
        <w:spacing w:line="360" w:lineRule="auto"/>
        <w:jc w:val="right"/>
        <w:rPr>
          <w:rFonts w:ascii="宋体" w:eastAsia="宋体" w:hAnsi="宋体" w:cs="Times New Roman"/>
          <w:sz w:val="24"/>
          <w:szCs w:val="24"/>
        </w:rPr>
      </w:pPr>
      <w:r w:rsidRPr="005D13D9">
        <w:rPr>
          <w:rFonts w:ascii="宋体" w:eastAsia="宋体" w:hAnsi="宋体" w:cs="Times New Roman"/>
          <w:sz w:val="24"/>
          <w:szCs w:val="24"/>
        </w:rPr>
        <w:object w:dxaOrig="2500" w:dyaOrig="360" w14:anchorId="2AC0C7B4">
          <v:shape id="_x0000_i1083" type="#_x0000_t75" style="width:125.25pt;height:18pt" o:ole="">
            <v:imagedata r:id="rId137" o:title=""/>
          </v:shape>
          <o:OLEObject Type="Embed" ProgID="Equation.DSMT4" ShapeID="_x0000_i1083" DrawAspect="Content" ObjectID="_1612958144" r:id="rId138"/>
        </w:object>
      </w:r>
      <w:r w:rsidR="003C1E9C">
        <w:rPr>
          <w:rFonts w:ascii="宋体" w:eastAsia="宋体" w:hAnsi="宋体" w:cs="Times New Roman"/>
          <w:sz w:val="24"/>
          <w:szCs w:val="24"/>
        </w:rPr>
        <w:t xml:space="preserve">             </w:t>
      </w:r>
      <w:r w:rsidR="00D931A7">
        <w:rPr>
          <w:rFonts w:ascii="宋体" w:eastAsia="宋体" w:hAnsi="宋体" w:cs="Times New Roman"/>
          <w:sz w:val="24"/>
          <w:szCs w:val="24"/>
        </w:rPr>
        <w:t xml:space="preserve"> </w:t>
      </w:r>
      <w:r w:rsidR="003C1E9C">
        <w:rPr>
          <w:rFonts w:ascii="宋体" w:eastAsia="宋体" w:hAnsi="宋体" w:cs="Times New Roman"/>
          <w:sz w:val="24"/>
          <w:szCs w:val="24"/>
        </w:rPr>
        <w:t xml:space="preserve">     (3</w:t>
      </w:r>
      <w:r w:rsidR="00915F1E">
        <w:noBreakHyphen/>
      </w:r>
      <w:r w:rsidR="003C1E9C">
        <w:rPr>
          <w:rFonts w:ascii="宋体" w:eastAsia="宋体" w:hAnsi="宋体" w:cs="Times New Roman"/>
          <w:sz w:val="24"/>
          <w:szCs w:val="24"/>
        </w:rPr>
        <w:t>3)</w:t>
      </w:r>
    </w:p>
    <w:p w14:paraId="5EA6BFE1" w14:textId="77777777" w:rsidR="00782C8E" w:rsidRPr="00AB3E06" w:rsidRDefault="00782C8E" w:rsidP="00AB5707">
      <w:pPr>
        <w:spacing w:line="400" w:lineRule="exact"/>
        <w:rPr>
          <w:rFonts w:ascii="宋体" w:eastAsia="宋体" w:hAnsi="宋体" w:cs="Times New Roman"/>
          <w:sz w:val="24"/>
          <w:szCs w:val="24"/>
        </w:rPr>
      </w:pPr>
      <w:r w:rsidRPr="00902797">
        <w:rPr>
          <w:rFonts w:ascii="宋体" w:eastAsia="宋体" w:hAnsi="宋体" w:cs="Times New Roman" w:hint="eastAsia"/>
          <w:sz w:val="24"/>
          <w:szCs w:val="24"/>
        </w:rPr>
        <w:t>其中</w:t>
      </w:r>
    </w:p>
    <w:p w14:paraId="3E1BF15B" w14:textId="77777777" w:rsidR="00782C8E" w:rsidRPr="005D13D9" w:rsidRDefault="00637BC8" w:rsidP="00637BC8">
      <w:pPr>
        <w:spacing w:line="360" w:lineRule="auto"/>
        <w:jc w:val="right"/>
        <w:rPr>
          <w:rFonts w:ascii="宋体" w:eastAsia="宋体" w:hAnsi="宋体" w:cs="Times New Roman"/>
          <w:sz w:val="24"/>
          <w:szCs w:val="24"/>
        </w:rPr>
      </w:pPr>
      <w:r w:rsidRPr="00425FA5">
        <w:rPr>
          <w:position w:val="-18"/>
        </w:rPr>
        <w:object w:dxaOrig="1840" w:dyaOrig="480" w14:anchorId="40BA1444">
          <v:shape id="_x0000_i1084" type="#_x0000_t75" style="width:139.45pt;height:36pt" o:ole="">
            <v:imagedata r:id="rId139" o:title=""/>
          </v:shape>
          <o:OLEObject Type="Embed" ProgID="Equation.DSMT4" ShapeID="_x0000_i1084" DrawAspect="Content" ObjectID="_1612958145" r:id="rId140"/>
        </w:object>
      </w:r>
      <w:r w:rsidR="003C1E9C">
        <w:rPr>
          <w:rFonts w:ascii="宋体" w:eastAsia="宋体" w:hAnsi="宋体" w:cs="Times New Roman"/>
          <w:sz w:val="24"/>
          <w:szCs w:val="24"/>
        </w:rPr>
        <w:t xml:space="preserve">       </w:t>
      </w:r>
      <w:r>
        <w:rPr>
          <w:rFonts w:ascii="宋体" w:eastAsia="宋体" w:hAnsi="宋体" w:cs="Times New Roman"/>
          <w:sz w:val="24"/>
          <w:szCs w:val="24"/>
        </w:rPr>
        <w:t xml:space="preserve">  </w:t>
      </w:r>
      <w:r w:rsidR="003C1E9C">
        <w:rPr>
          <w:rFonts w:ascii="宋体" w:eastAsia="宋体" w:hAnsi="宋体" w:cs="Times New Roman"/>
          <w:sz w:val="24"/>
          <w:szCs w:val="24"/>
        </w:rPr>
        <w:t xml:space="preserve">       </w:t>
      </w:r>
      <w:r w:rsidR="003C1E9C">
        <w:rPr>
          <w:rFonts w:ascii="宋体" w:eastAsia="宋体" w:hAnsi="宋体" w:cs="Times New Roman" w:hint="eastAsia"/>
          <w:sz w:val="24"/>
          <w:szCs w:val="24"/>
        </w:rPr>
        <w:t>(</w:t>
      </w:r>
      <w:r w:rsidR="003C1E9C">
        <w:rPr>
          <w:rFonts w:ascii="宋体" w:eastAsia="宋体" w:hAnsi="宋体" w:cs="Times New Roman"/>
          <w:sz w:val="24"/>
          <w:szCs w:val="24"/>
        </w:rPr>
        <w:t>3</w:t>
      </w:r>
      <w:r w:rsidR="00915F1E">
        <w:noBreakHyphen/>
      </w:r>
      <w:r w:rsidR="003C1E9C">
        <w:rPr>
          <w:rFonts w:ascii="宋体" w:eastAsia="宋体" w:hAnsi="宋体" w:cs="Times New Roman"/>
          <w:sz w:val="24"/>
          <w:szCs w:val="24"/>
        </w:rPr>
        <w:t>4)</w:t>
      </w:r>
    </w:p>
    <w:p w14:paraId="510708FF" w14:textId="77777777" w:rsidR="00782C8E" w:rsidRPr="00902797" w:rsidRDefault="001B4706" w:rsidP="00AB5707">
      <w:pPr>
        <w:spacing w:line="400" w:lineRule="exact"/>
        <w:rPr>
          <w:rFonts w:ascii="宋体" w:eastAsia="宋体" w:hAnsi="宋体" w:cs="Times New Roman"/>
          <w:sz w:val="24"/>
          <w:szCs w:val="24"/>
        </w:rPr>
      </w:pPr>
      <w:r>
        <w:rPr>
          <w:rFonts w:ascii="宋体" w:eastAsia="宋体" w:hAnsi="宋体" w:cs="Times New Roman" w:hint="eastAsia"/>
          <w:sz w:val="24"/>
          <w:szCs w:val="24"/>
        </w:rPr>
        <w:t>可以得到，</w:t>
      </w:r>
      <m:oMath>
        <m:r>
          <m:rPr>
            <m:sty m:val="p"/>
          </m:rPr>
          <w:rPr>
            <w:rFonts w:ascii="Cambria Math" w:eastAsia="宋体" w:hAnsi="Cambria Math" w:cs="Times New Roman"/>
            <w:sz w:val="24"/>
            <w:szCs w:val="24"/>
          </w:rPr>
          <m:t>Ω</m:t>
        </m:r>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=1, ∀</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sty m:val="p"/>
          </m:rPr>
          <w:rPr>
            <w:rFonts w:ascii="Cambria Math" w:eastAsia="宋体" w:hAnsi="Cambria Math" w:cs="Times New Roman"/>
            <w:sz w:val="24"/>
            <w:szCs w:val="24"/>
          </w:rPr>
          <m:t>}</m:t>
        </m:r>
      </m:oMath>
      <w:r>
        <w:rPr>
          <w:rFonts w:ascii="宋体" w:eastAsia="宋体" w:hAnsi="宋体" w:cs="Times New Roman" w:hint="eastAsia"/>
          <w:sz w:val="24"/>
          <w:szCs w:val="24"/>
        </w:rPr>
        <w:t>，那么</w:t>
      </w:r>
      <w:r w:rsidR="00782C8E" w:rsidRPr="00902797">
        <w:rPr>
          <w:rFonts w:ascii="宋体" w:eastAsia="宋体" w:hAnsi="宋体" w:cs="Times New Roman" w:hint="eastAsia"/>
          <w:sz w:val="24"/>
          <w:szCs w:val="24"/>
        </w:rPr>
        <w:t>任务发起者实际</w:t>
      </w:r>
      <w:r w:rsidR="00960FE1">
        <w:rPr>
          <w:rFonts w:ascii="宋体" w:eastAsia="宋体" w:hAnsi="宋体" w:cs="Times New Roman" w:hint="eastAsia"/>
          <w:sz w:val="24"/>
          <w:szCs w:val="24"/>
        </w:rPr>
        <w:t>感知</w:t>
      </w:r>
      <w:r w:rsidR="00782C8E" w:rsidRPr="00902797">
        <w:rPr>
          <w:rFonts w:ascii="宋体" w:eastAsia="宋体" w:hAnsi="宋体" w:cs="Times New Roman" w:hint="eastAsia"/>
          <w:sz w:val="24"/>
          <w:szCs w:val="24"/>
        </w:rPr>
        <w:t>支出</w:t>
      </w:r>
      <m:oMath>
        <m:r>
          <w:rPr>
            <w:rFonts w:ascii="Cambria Math" w:eastAsia="宋体" w:hAnsi="Cambria Math" w:cs="Times New Roman"/>
            <w:sz w:val="24"/>
            <w:szCs w:val="24"/>
          </w:rPr>
          <m:t>C</m:t>
        </m:r>
        <m:r>
          <m:rPr>
            <m:sty m:val="p"/>
          </m:rPr>
          <w:rPr>
            <w:rFonts w:ascii="Cambria Math" w:eastAsia="宋体" w:hAnsi="Cambria Math" w:cs="Times New Roman"/>
            <w:sz w:val="24"/>
            <w:szCs w:val="24"/>
          </w:rPr>
          <m:t>(</m:t>
        </m:r>
        <m:r>
          <w:rPr>
            <w:rFonts w:ascii="Cambria Math" w:eastAsia="宋体" w:hAnsi="Cambria Math" w:cs="Times New Roman"/>
            <w:sz w:val="24"/>
            <w:szCs w:val="24"/>
          </w:rPr>
          <m:t>Ω</m:t>
        </m:r>
        <m:r>
          <m:rPr>
            <m:sty m:val="p"/>
          </m:rPr>
          <w:rPr>
            <w:rFonts w:ascii="Cambria Math" w:eastAsia="宋体" w:hAnsi="Cambria Math" w:cs="Times New Roman"/>
            <w:sz w:val="24"/>
            <w:szCs w:val="24"/>
          </w:rPr>
          <m:t>)</m:t>
        </m:r>
      </m:oMath>
      <w:r w:rsidR="00782C8E" w:rsidRPr="00902797">
        <w:rPr>
          <w:rFonts w:ascii="宋体" w:eastAsia="宋体" w:hAnsi="宋体" w:cs="Times New Roman" w:hint="eastAsia"/>
          <w:sz w:val="24"/>
          <w:szCs w:val="24"/>
        </w:rPr>
        <w:t>可以表示为：</w:t>
      </w:r>
    </w:p>
    <w:p w14:paraId="15F10FC8" w14:textId="77777777" w:rsidR="003C1E9C" w:rsidRDefault="00637BC8" w:rsidP="00637BC8">
      <w:pPr>
        <w:spacing w:line="360" w:lineRule="auto"/>
        <w:jc w:val="right"/>
        <w:rPr>
          <w:rFonts w:ascii="宋体" w:eastAsia="宋体" w:hAnsi="宋体" w:cs="Times New Roman"/>
          <w:sz w:val="24"/>
          <w:szCs w:val="24"/>
        </w:rPr>
      </w:pPr>
      <w:r w:rsidRPr="00425FA5">
        <w:rPr>
          <w:position w:val="-32"/>
        </w:rPr>
        <w:object w:dxaOrig="2360" w:dyaOrig="720" w14:anchorId="3DA8404E">
          <v:shape id="_x0000_i1085" type="#_x0000_t75" style="width:143.95pt;height:44.25pt" o:ole="">
            <v:imagedata r:id="rId141" o:title=""/>
          </v:shape>
          <o:OLEObject Type="Embed" ProgID="Equation.DSMT4" ShapeID="_x0000_i1085" DrawAspect="Content" ObjectID="_1612958146" r:id="rId142"/>
        </w:object>
      </w:r>
      <w:r>
        <w:t xml:space="preserve">                  </w:t>
      </w:r>
      <w:r w:rsidRPr="00637BC8">
        <w:rPr>
          <w:rFonts w:ascii="宋体" w:eastAsia="宋体" w:hAnsi="宋体"/>
          <w:sz w:val="24"/>
          <w:szCs w:val="24"/>
        </w:rPr>
        <w:t>(3</w:t>
      </w:r>
      <w:r w:rsidR="00915F1E">
        <w:noBreakHyphen/>
      </w:r>
      <w:r w:rsidRPr="00637BC8">
        <w:rPr>
          <w:rFonts w:ascii="宋体" w:eastAsia="宋体" w:hAnsi="宋体"/>
          <w:sz w:val="24"/>
          <w:szCs w:val="24"/>
        </w:rPr>
        <w:t>5)</w:t>
      </w:r>
    </w:p>
    <w:p w14:paraId="5BF729C5" w14:textId="77777777" w:rsidR="00782C8E" w:rsidRPr="00902797" w:rsidRDefault="00782C8E" w:rsidP="003C6846">
      <w:pPr>
        <w:spacing w:line="400" w:lineRule="exact"/>
        <w:rPr>
          <w:rFonts w:ascii="宋体" w:eastAsia="宋体" w:hAnsi="宋体" w:cs="Times New Roman"/>
          <w:sz w:val="24"/>
          <w:szCs w:val="24"/>
        </w:rPr>
      </w:pPr>
      <w:r w:rsidRPr="00902797">
        <w:rPr>
          <w:rFonts w:ascii="宋体" w:eastAsia="宋体" w:hAnsi="宋体" w:cs="Times New Roman"/>
          <w:sz w:val="24"/>
          <w:szCs w:val="24"/>
        </w:rPr>
        <w:tab/>
      </w:r>
      <w:r w:rsidRPr="00453301">
        <w:rPr>
          <w:rFonts w:ascii="宋体" w:eastAsia="宋体" w:hAnsi="宋体" w:cs="Times New Roman" w:hint="eastAsia"/>
          <w:sz w:val="24"/>
          <w:szCs w:val="24"/>
        </w:rPr>
        <w:t>通</w:t>
      </w:r>
      <w:r w:rsidRPr="00902797">
        <w:rPr>
          <w:rFonts w:ascii="宋体" w:eastAsia="宋体" w:hAnsi="宋体" w:cs="Times New Roman" w:hint="eastAsia"/>
          <w:sz w:val="24"/>
          <w:szCs w:val="24"/>
        </w:rPr>
        <w:t>常而言，空间覆盖度定义为所有被选上参与感知的车辆观测资源可以覆盖到感兴趣目标区域的大小。在同一时刻，如果有多辆在同一区域参与观测，那么感知数据会出现冗余，有且仅有一份感知数据有效。</w:t>
      </w:r>
      <w:r w:rsidR="001B4706">
        <w:rPr>
          <w:rFonts w:ascii="宋体" w:eastAsia="宋体" w:hAnsi="宋体" w:cs="Times New Roman" w:hint="eastAsia"/>
          <w:sz w:val="24"/>
          <w:szCs w:val="24"/>
        </w:rPr>
        <w:t>根据上一章节的应用实例，在任意</w:t>
      </w:r>
      <w:r w:rsidRPr="00902797">
        <w:rPr>
          <w:rFonts w:ascii="宋体" w:eastAsia="宋体" w:hAnsi="宋体" w:cs="Times New Roman" w:hint="eastAsia"/>
          <w:sz w:val="24"/>
          <w:szCs w:val="24"/>
        </w:rPr>
        <w:t>观测时</w:t>
      </w:r>
      <w:r w:rsidR="001B4706">
        <w:rPr>
          <w:rFonts w:ascii="宋体" w:eastAsia="宋体" w:hAnsi="宋体" w:cs="Times New Roman" w:hint="eastAsia"/>
          <w:sz w:val="24"/>
          <w:szCs w:val="24"/>
        </w:rPr>
        <w:t>段</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oMath>
      <w:r w:rsidR="001B4706" w:rsidRPr="005D13D9">
        <w:rPr>
          <w:rFonts w:ascii="宋体" w:eastAsia="宋体" w:hAnsi="宋体" w:cs="Times New Roman" w:hint="eastAsia"/>
          <w:sz w:val="24"/>
          <w:szCs w:val="24"/>
        </w:rPr>
        <w:t>，</w:t>
      </w:r>
      <w:r w:rsidRPr="00902797">
        <w:rPr>
          <w:rFonts w:ascii="宋体" w:eastAsia="宋体" w:hAnsi="宋体" w:cs="Times New Roman" w:hint="eastAsia"/>
          <w:sz w:val="24"/>
          <w:szCs w:val="24"/>
        </w:rPr>
        <w:t>感知覆盖度</w:t>
      </w:r>
      <w:r w:rsidR="001B4706">
        <w:rPr>
          <w:rFonts w:ascii="宋体" w:eastAsia="宋体" w:hAnsi="宋体" w:cs="Times New Roman" w:hint="eastAsia"/>
          <w:sz w:val="24"/>
          <w:szCs w:val="24"/>
        </w:rPr>
        <w:t>可以公式化为以下表达式：</w:t>
      </w:r>
    </w:p>
    <w:p w14:paraId="340A5AA9" w14:textId="77777777" w:rsidR="001F729C" w:rsidRPr="001F729C" w:rsidRDefault="00637BC8" w:rsidP="00B30DD5">
      <w:pPr>
        <w:jc w:val="right"/>
        <w:rPr>
          <w:rFonts w:ascii="宋体" w:eastAsia="宋体" w:hAnsi="宋体" w:cs="Times New Roman"/>
          <w:noProof/>
        </w:rPr>
      </w:pPr>
      <w:r w:rsidRPr="00AB3E06">
        <w:rPr>
          <w:rFonts w:ascii="宋体" w:eastAsia="宋体" w:hAnsi="宋体" w:cs="Times New Roman"/>
          <w:noProof/>
          <w:position w:val="-32"/>
        </w:rPr>
        <w:object w:dxaOrig="1800" w:dyaOrig="720" w14:anchorId="7AB7D4BD">
          <v:shape id="_x0000_i1086" type="#_x0000_t75" style="width:90pt;height:36pt" o:ole="">
            <v:imagedata r:id="rId143" o:title=""/>
          </v:shape>
          <o:OLEObject Type="Embed" ProgID="Equation.DSMT4" ShapeID="_x0000_i1086" DrawAspect="Content" ObjectID="_1612958147" r:id="rId144"/>
        </w:object>
      </w:r>
      <w:r>
        <w:rPr>
          <w:rFonts w:ascii="宋体" w:eastAsia="宋体" w:hAnsi="宋体" w:cs="Times New Roman"/>
          <w:noProof/>
        </w:rPr>
        <w:t xml:space="preserve">                           </w:t>
      </w:r>
      <w:r w:rsidRPr="00637BC8">
        <w:rPr>
          <w:rFonts w:ascii="宋体" w:eastAsia="宋体" w:hAnsi="宋体" w:cs="Times New Roman"/>
          <w:noProof/>
          <w:sz w:val="24"/>
          <w:szCs w:val="24"/>
        </w:rPr>
        <w:t xml:space="preserve"> (3</w:t>
      </w:r>
      <w:r w:rsidR="00915F1E">
        <w:noBreakHyphen/>
      </w:r>
      <w:r w:rsidRPr="00637BC8">
        <w:rPr>
          <w:rFonts w:ascii="宋体" w:eastAsia="宋体" w:hAnsi="宋体" w:cs="Times New Roman"/>
          <w:noProof/>
          <w:sz w:val="24"/>
          <w:szCs w:val="24"/>
        </w:rPr>
        <w:t>6)</w:t>
      </w:r>
    </w:p>
    <w:p w14:paraId="0C44D50C" w14:textId="77777777"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那么在整个观测时间内，感知覆盖度公式化可以表示为：</w:t>
      </w:r>
    </w:p>
    <w:p w14:paraId="47ADE40F" w14:textId="77777777" w:rsidR="007A45BA" w:rsidRPr="007A45BA" w:rsidRDefault="00637BC8" w:rsidP="00B30DD5">
      <w:pPr>
        <w:jc w:val="right"/>
        <w:rPr>
          <w:rFonts w:ascii="宋体" w:eastAsia="宋体" w:hAnsi="宋体" w:cs="Times New Roman"/>
          <w:sz w:val="24"/>
          <w:szCs w:val="24"/>
        </w:rPr>
      </w:pPr>
      <w:r w:rsidRPr="007A45BA">
        <w:rPr>
          <w:rFonts w:ascii="宋体" w:eastAsia="宋体" w:hAnsi="宋体" w:cs="Times New Roman"/>
          <w:position w:val="-34"/>
          <w:sz w:val="24"/>
          <w:szCs w:val="24"/>
        </w:rPr>
        <w:object w:dxaOrig="2160" w:dyaOrig="740" w14:anchorId="79693FC8">
          <v:shape id="_x0000_i1087" type="#_x0000_t75" style="width:108pt;height:36.75pt" o:ole="">
            <v:imagedata r:id="rId145" o:title=""/>
          </v:shape>
          <o:OLEObject Type="Embed" ProgID="Equation.DSMT4" ShapeID="_x0000_i1087" DrawAspect="Content" ObjectID="_1612958148" r:id="rId146"/>
        </w:object>
      </w:r>
      <w:r>
        <w:rPr>
          <w:rFonts w:ascii="宋体" w:eastAsia="宋体" w:hAnsi="宋体" w:cs="Times New Roman"/>
          <w:sz w:val="24"/>
          <w:szCs w:val="24"/>
        </w:rPr>
        <w:t xml:space="preserve">                      (3</w:t>
      </w:r>
      <w:r w:rsidR="00915F1E">
        <w:noBreakHyphen/>
      </w:r>
      <w:r>
        <w:rPr>
          <w:rFonts w:ascii="宋体" w:eastAsia="宋体" w:hAnsi="宋体" w:cs="Times New Roman"/>
          <w:sz w:val="24"/>
          <w:szCs w:val="24"/>
        </w:rPr>
        <w:t>7)</w:t>
      </w:r>
    </w:p>
    <w:p w14:paraId="7512DDDA" w14:textId="77777777" w:rsidR="00782C8E" w:rsidRPr="007A45BA"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w:r w:rsidR="007A45BA" w:rsidRPr="007A45BA">
        <w:rPr>
          <w:rFonts w:ascii="宋体" w:eastAsia="宋体" w:hAnsi="宋体" w:cs="Times New Roman"/>
          <w:position w:val="-6"/>
          <w:sz w:val="24"/>
          <w:szCs w:val="24"/>
        </w:rPr>
        <w:object w:dxaOrig="499" w:dyaOrig="279" w14:anchorId="55C0D5DD">
          <v:shape id="_x0000_i1088" type="#_x0000_t75" style="width:25.5pt;height:14.25pt" o:ole="">
            <v:imagedata r:id="rId147" o:title=""/>
          </v:shape>
          <o:OLEObject Type="Embed" ProgID="Equation.DSMT4" ShapeID="_x0000_i1088" DrawAspect="Content" ObjectID="_1612958149" r:id="rId148"/>
        </w:object>
      </w:r>
      <w:r w:rsidRPr="00902797">
        <w:rPr>
          <w:rFonts w:ascii="宋体" w:eastAsia="宋体" w:hAnsi="宋体" w:cs="Times New Roman" w:hint="eastAsia"/>
          <w:sz w:val="24"/>
          <w:szCs w:val="24"/>
        </w:rPr>
        <w:t>是在观测时段总的空间覆盖度。</w:t>
      </w:r>
    </w:p>
    <w:p w14:paraId="6FD5DC31" w14:textId="71710121" w:rsidR="007A45BA" w:rsidRDefault="00782C8E" w:rsidP="003C6846">
      <w:pPr>
        <w:spacing w:line="400" w:lineRule="exact"/>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实际上，在不同的观测时刻或者不同观测路段，感知数据的重要程度存在差异性，假设在图</w:t>
      </w:r>
      <w:r w:rsidR="003C6846">
        <w:rPr>
          <w:rFonts w:ascii="宋体" w:eastAsia="宋体" w:hAnsi="宋体" w:cs="Times New Roman" w:hint="eastAsia"/>
          <w:sz w:val="24"/>
          <w:szCs w:val="24"/>
        </w:rPr>
        <w:t>3</w:t>
      </w:r>
      <w:r w:rsidRPr="00902797">
        <w:rPr>
          <w:rFonts w:ascii="宋体" w:eastAsia="宋体" w:hAnsi="宋体" w:cs="Times New Roman"/>
          <w:sz w:val="24"/>
          <w:szCs w:val="24"/>
        </w:rPr>
        <w:t>.</w:t>
      </w:r>
      <w:r w:rsidR="003C6846">
        <w:rPr>
          <w:rFonts w:ascii="宋体" w:eastAsia="宋体" w:hAnsi="宋体" w:cs="Times New Roman"/>
          <w:sz w:val="24"/>
          <w:szCs w:val="24"/>
        </w:rPr>
        <w:t>2</w:t>
      </w:r>
      <w:r w:rsidRPr="00902797">
        <w:rPr>
          <w:rFonts w:ascii="宋体" w:eastAsia="宋体" w:hAnsi="宋体" w:cs="Times New Roman" w:hint="eastAsia"/>
          <w:sz w:val="24"/>
          <w:szCs w:val="24"/>
        </w:rPr>
        <w:t>中，区域</w:t>
      </w:r>
      <w:r w:rsidRPr="00902797">
        <w:rPr>
          <w:rFonts w:ascii="宋体" w:eastAsia="宋体" w:hAnsi="宋体" w:cs="Times New Roman"/>
          <w:sz w:val="24"/>
          <w:szCs w:val="24"/>
        </w:rPr>
        <w:t>AB</w:t>
      </w:r>
      <w:r w:rsidRPr="00902797">
        <w:rPr>
          <w:rFonts w:ascii="宋体" w:eastAsia="宋体" w:hAnsi="宋体" w:cs="Times New Roman" w:hint="eastAsia"/>
          <w:sz w:val="24"/>
          <w:szCs w:val="24"/>
        </w:rPr>
        <w:t>属于热点地区，区域</w:t>
      </w:r>
      <w:r w:rsidRPr="00902797">
        <w:rPr>
          <w:rFonts w:ascii="宋体" w:eastAsia="宋体" w:hAnsi="宋体" w:cs="Times New Roman"/>
          <w:sz w:val="24"/>
          <w:szCs w:val="24"/>
        </w:rPr>
        <w:t>GH</w:t>
      </w:r>
      <w:r w:rsidRPr="00902797">
        <w:rPr>
          <w:rFonts w:ascii="宋体" w:eastAsia="宋体" w:hAnsi="宋体" w:cs="Times New Roman" w:hint="eastAsia"/>
          <w:sz w:val="24"/>
          <w:szCs w:val="24"/>
        </w:rPr>
        <w:t>偏僻地区，任务发起者期望获得区域</w:t>
      </w:r>
      <w:r w:rsidRPr="00902797">
        <w:rPr>
          <w:rFonts w:ascii="宋体" w:eastAsia="宋体" w:hAnsi="宋体" w:cs="Times New Roman"/>
          <w:sz w:val="24"/>
          <w:szCs w:val="24"/>
        </w:rPr>
        <w:t>R</w:t>
      </w:r>
      <w:r w:rsidRPr="00902797">
        <w:rPr>
          <w:rFonts w:ascii="宋体" w:eastAsia="宋体" w:hAnsi="宋体" w:cs="Times New Roman" w:hint="eastAsia"/>
          <w:sz w:val="24"/>
          <w:szCs w:val="24"/>
        </w:rPr>
        <w:t>的交通情况，那么进行感知参与者选择的时，系统会</w:t>
      </w:r>
      <w:r w:rsidR="00B75D49">
        <w:rPr>
          <w:rFonts w:ascii="宋体" w:eastAsia="宋体" w:hAnsi="宋体" w:cs="Times New Roman" w:hint="eastAsia"/>
          <w:sz w:val="24"/>
          <w:szCs w:val="24"/>
        </w:rPr>
        <w:t>优先</w:t>
      </w:r>
      <w:r w:rsidRPr="00902797">
        <w:rPr>
          <w:rFonts w:ascii="宋体" w:eastAsia="宋体" w:hAnsi="宋体" w:cs="Times New Roman" w:hint="eastAsia"/>
          <w:sz w:val="24"/>
          <w:szCs w:val="24"/>
        </w:rPr>
        <w:t>选择经过区域</w:t>
      </w:r>
      <w:r w:rsidRPr="00902797">
        <w:rPr>
          <w:rFonts w:ascii="宋体" w:eastAsia="宋体" w:hAnsi="宋体" w:cs="Times New Roman"/>
          <w:sz w:val="24"/>
          <w:szCs w:val="24"/>
        </w:rPr>
        <w:t>AB</w:t>
      </w:r>
      <w:r w:rsidRPr="00902797">
        <w:rPr>
          <w:rFonts w:ascii="宋体" w:eastAsia="宋体" w:hAnsi="宋体" w:cs="Times New Roman" w:hint="eastAsia"/>
          <w:sz w:val="24"/>
          <w:szCs w:val="24"/>
        </w:rPr>
        <w:t>的车辆参与</w:t>
      </w:r>
      <w:r w:rsidR="001F566E">
        <w:rPr>
          <w:rFonts w:ascii="宋体" w:eastAsia="宋体" w:hAnsi="宋体" w:cs="Times New Roman" w:hint="eastAsia"/>
          <w:sz w:val="24"/>
          <w:szCs w:val="24"/>
        </w:rPr>
        <w:t>完成任务观测，</w:t>
      </w:r>
      <w:r w:rsidRPr="00902797">
        <w:rPr>
          <w:rFonts w:ascii="宋体" w:eastAsia="宋体" w:hAnsi="宋体" w:cs="Times New Roman" w:hint="eastAsia"/>
          <w:sz w:val="24"/>
          <w:szCs w:val="24"/>
        </w:rPr>
        <w:t>因此</w:t>
      </w:r>
      <w:r w:rsidR="001F566E">
        <w:rPr>
          <w:rFonts w:ascii="宋体" w:eastAsia="宋体" w:hAnsi="宋体" w:cs="Times New Roman" w:hint="eastAsia"/>
          <w:sz w:val="24"/>
          <w:szCs w:val="24"/>
        </w:rPr>
        <w:t>，</w:t>
      </w:r>
      <w:r w:rsidRPr="00902797">
        <w:rPr>
          <w:rFonts w:ascii="宋体" w:eastAsia="宋体" w:hAnsi="宋体" w:cs="Times New Roman" w:hint="eastAsia"/>
          <w:sz w:val="24"/>
          <w:szCs w:val="24"/>
        </w:rPr>
        <w:t>本节引出优先权重因子来衡量各个区域信息的重要程度</w:t>
      </w:r>
      <w:r w:rsidR="001F566E">
        <w:rPr>
          <w:rFonts w:ascii="宋体" w:eastAsia="宋体" w:hAnsi="宋体" w:cs="Times New Roman" w:hint="eastAsia"/>
          <w:sz w:val="24"/>
          <w:szCs w:val="24"/>
        </w:rPr>
        <w:t>，优先权重因子的大小与交通拥堵指数息息相关</w:t>
      </w:r>
      <w:r w:rsidRPr="00902797">
        <w:rPr>
          <w:rFonts w:ascii="宋体" w:eastAsia="宋体" w:hAnsi="宋体" w:cs="Times New Roman" w:hint="eastAsia"/>
          <w:sz w:val="24"/>
          <w:szCs w:val="24"/>
        </w:rPr>
        <w:t>。通过分析历史数据，可以计算的到各个区域各个时刻的交通</w:t>
      </w:r>
      <w:r w:rsidR="001F566E">
        <w:rPr>
          <w:rFonts w:ascii="宋体" w:eastAsia="宋体" w:hAnsi="宋体" w:cs="Times New Roman" w:hint="eastAsia"/>
          <w:sz w:val="24"/>
          <w:szCs w:val="24"/>
        </w:rPr>
        <w:t>拥塞</w:t>
      </w:r>
      <w:r w:rsidRPr="00902797">
        <w:rPr>
          <w:rFonts w:ascii="宋体" w:eastAsia="宋体" w:hAnsi="宋体" w:cs="Times New Roman" w:hint="eastAsia"/>
          <w:sz w:val="24"/>
          <w:szCs w:val="24"/>
        </w:rPr>
        <w:t>指数（</w:t>
      </w:r>
      <w:r w:rsidRPr="00902797">
        <w:rPr>
          <w:rFonts w:ascii="宋体" w:eastAsia="宋体" w:hAnsi="宋体" w:cs="Times New Roman"/>
          <w:sz w:val="24"/>
          <w:szCs w:val="24"/>
        </w:rPr>
        <w:t>TPI</w:t>
      </w:r>
      <w:r w:rsidRPr="00902797">
        <w:rPr>
          <w:rFonts w:ascii="宋体" w:eastAsia="宋体" w:hAnsi="宋体" w:cs="Times New Roman" w:hint="eastAsia"/>
          <w:sz w:val="24"/>
          <w:szCs w:val="24"/>
        </w:rPr>
        <w:t>）</w:t>
      </w:r>
      <w:r w:rsidRPr="00902797">
        <w:rPr>
          <w:rFonts w:ascii="宋体" w:eastAsia="宋体" w:hAnsi="宋体" w:cs="Times New Roman"/>
          <w:sz w:val="24"/>
          <w:szCs w:val="24"/>
        </w:rPr>
        <w:t>,</w:t>
      </w:r>
      <w:r w:rsidRPr="00902797">
        <w:rPr>
          <w:rFonts w:ascii="宋体" w:eastAsia="宋体" w:hAnsi="宋体" w:cs="Times New Roman" w:hint="eastAsia"/>
          <w:sz w:val="24"/>
          <w:szCs w:val="24"/>
        </w:rPr>
        <w:t>用</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oMath>
      <w:r w:rsidRPr="00902797">
        <w:rPr>
          <w:rFonts w:ascii="宋体" w:eastAsia="宋体" w:hAnsi="宋体" w:cs="Times New Roman" w:hint="eastAsia"/>
          <w:sz w:val="24"/>
          <w:szCs w:val="24"/>
        </w:rPr>
        <w:t>表示，且</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r>
          <m:rPr>
            <m:sty m:val="p"/>
          </m:rPr>
          <w:rPr>
            <w:rFonts w:ascii="Cambria Math" w:eastAsia="宋体" w:hAnsi="Cambria Math" w:cs="Times New Roman"/>
            <w:sz w:val="24"/>
            <w:szCs w:val="24"/>
          </w:rPr>
          <m:t>∈</m:t>
        </m:r>
        <m:d>
          <m:dPr>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0</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m:t>
                </m:r>
              </m:e>
            </m:d>
          </m:e>
        </m:d>
      </m:oMath>
      <w:r w:rsidRPr="00902797">
        <w:rPr>
          <w:rFonts w:ascii="宋体" w:eastAsia="宋体" w:hAnsi="宋体" w:cs="Times New Roman" w:hint="eastAsia"/>
          <w:sz w:val="24"/>
          <w:szCs w:val="24"/>
        </w:rPr>
        <w:t>，</w:t>
      </w:r>
      <w:r w:rsidR="004F6CCA">
        <w:rPr>
          <w:rFonts w:ascii="宋体" w:eastAsia="宋体" w:hAnsi="宋体" w:cs="Times New Roman" w:hint="eastAsia"/>
          <w:sz w:val="24"/>
          <w:szCs w:val="24"/>
        </w:rPr>
        <w:t>在统计时间间隔内交通拥堵指数的计算公式如下</w:t>
      </w:r>
      <w:r w:rsidR="004F6CCA" w:rsidRPr="004F6CCA">
        <w:rPr>
          <w:rFonts w:ascii="宋体" w:eastAsia="宋体" w:hAnsi="宋体" w:cs="Times New Roman"/>
          <w:sz w:val="24"/>
          <w:szCs w:val="24"/>
          <w:vertAlign w:val="superscript"/>
        </w:rPr>
        <w:fldChar w:fldCharType="begin"/>
      </w:r>
      <w:r w:rsidR="004F6CCA" w:rsidRPr="004F6CCA">
        <w:rPr>
          <w:rFonts w:ascii="宋体" w:eastAsia="宋体" w:hAnsi="宋体" w:cs="Times New Roman"/>
          <w:sz w:val="24"/>
          <w:szCs w:val="24"/>
          <w:vertAlign w:val="superscript"/>
        </w:rPr>
        <w:instrText xml:space="preserve"> </w:instrText>
      </w:r>
      <w:r w:rsidR="004F6CCA" w:rsidRPr="004F6CCA">
        <w:rPr>
          <w:rFonts w:ascii="宋体" w:eastAsia="宋体" w:hAnsi="宋体" w:cs="Times New Roman" w:hint="eastAsia"/>
          <w:sz w:val="24"/>
          <w:szCs w:val="24"/>
          <w:vertAlign w:val="superscript"/>
        </w:rPr>
        <w:instrText>REF _Ref2021531 \r \h</w:instrText>
      </w:r>
      <w:r w:rsidR="004F6CCA" w:rsidRPr="004F6CCA">
        <w:rPr>
          <w:rFonts w:ascii="宋体" w:eastAsia="宋体" w:hAnsi="宋体" w:cs="Times New Roman"/>
          <w:sz w:val="24"/>
          <w:szCs w:val="24"/>
          <w:vertAlign w:val="superscript"/>
        </w:rPr>
        <w:instrText xml:space="preserve"> </w:instrText>
      </w:r>
      <w:r w:rsidR="004F6CCA">
        <w:rPr>
          <w:rFonts w:ascii="宋体" w:eastAsia="宋体" w:hAnsi="宋体" w:cs="Times New Roman"/>
          <w:sz w:val="24"/>
          <w:szCs w:val="24"/>
          <w:vertAlign w:val="superscript"/>
        </w:rPr>
        <w:instrText xml:space="preserve"> \* MERGEFORMAT </w:instrText>
      </w:r>
      <w:r w:rsidR="004F6CCA" w:rsidRPr="004F6CCA">
        <w:rPr>
          <w:rFonts w:ascii="宋体" w:eastAsia="宋体" w:hAnsi="宋体" w:cs="Times New Roman"/>
          <w:sz w:val="24"/>
          <w:szCs w:val="24"/>
          <w:vertAlign w:val="superscript"/>
        </w:rPr>
      </w:r>
      <w:r w:rsidR="004F6CCA" w:rsidRPr="004F6CCA">
        <w:rPr>
          <w:rFonts w:ascii="宋体" w:eastAsia="宋体" w:hAnsi="宋体" w:cs="Times New Roman"/>
          <w:sz w:val="24"/>
          <w:szCs w:val="24"/>
          <w:vertAlign w:val="superscript"/>
        </w:rPr>
        <w:fldChar w:fldCharType="separate"/>
      </w:r>
      <w:r w:rsidR="003E165B">
        <w:rPr>
          <w:rFonts w:ascii="宋体" w:eastAsia="宋体" w:hAnsi="宋体" w:cs="Times New Roman"/>
          <w:sz w:val="24"/>
          <w:szCs w:val="24"/>
          <w:vertAlign w:val="superscript"/>
        </w:rPr>
        <w:t>[48]</w:t>
      </w:r>
      <w:r w:rsidR="004F6CCA" w:rsidRPr="004F6CCA">
        <w:rPr>
          <w:rFonts w:ascii="宋体" w:eastAsia="宋体" w:hAnsi="宋体" w:cs="Times New Roman"/>
          <w:sz w:val="24"/>
          <w:szCs w:val="24"/>
          <w:vertAlign w:val="superscript"/>
        </w:rPr>
        <w:fldChar w:fldCharType="end"/>
      </w:r>
      <w:r w:rsidR="00CF5C35">
        <w:rPr>
          <w:rFonts w:ascii="宋体" w:eastAsia="宋体" w:hAnsi="宋体" w:cs="Times New Roman" w:hint="eastAsia"/>
          <w:sz w:val="24"/>
          <w:szCs w:val="24"/>
        </w:rPr>
        <w:t>：</w:t>
      </w:r>
    </w:p>
    <w:p w14:paraId="7A6D487F" w14:textId="77777777" w:rsidR="00CF5C35" w:rsidRDefault="00CF5C35" w:rsidP="00B30DD5">
      <w:pPr>
        <w:jc w:val="right"/>
        <w:rPr>
          <w:rFonts w:ascii="宋体" w:eastAsia="宋体" w:hAnsi="宋体" w:cs="Times New Roman"/>
          <w:sz w:val="24"/>
          <w:szCs w:val="24"/>
        </w:rPr>
      </w:pPr>
      <w:r w:rsidRPr="00CF5C35">
        <w:rPr>
          <w:rFonts w:ascii="宋体" w:eastAsia="宋体" w:hAnsi="宋体" w:cs="Times New Roman"/>
          <w:position w:val="-32"/>
          <w:sz w:val="24"/>
          <w:szCs w:val="24"/>
        </w:rPr>
        <w:object w:dxaOrig="1540" w:dyaOrig="740" w14:anchorId="61D96303">
          <v:shape id="_x0000_i1089" type="#_x0000_t75" style="width:77.25pt;height:36.75pt" o:ole="">
            <v:imagedata r:id="rId149" o:title=""/>
          </v:shape>
          <o:OLEObject Type="Embed" ProgID="Equation.DSMT4" ShapeID="_x0000_i1089" DrawAspect="Content" ObjectID="_1612958150" r:id="rId150"/>
        </w:object>
      </w:r>
      <w:r w:rsidR="00637BC8">
        <w:rPr>
          <w:rFonts w:ascii="宋体" w:eastAsia="宋体" w:hAnsi="宋体" w:cs="Times New Roman"/>
          <w:sz w:val="24"/>
          <w:szCs w:val="24"/>
        </w:rPr>
        <w:t xml:space="preserve">                          (3</w:t>
      </w:r>
      <w:r w:rsidR="00915F1E">
        <w:noBreakHyphen/>
      </w:r>
      <w:r w:rsidR="00637BC8">
        <w:rPr>
          <w:rFonts w:ascii="宋体" w:eastAsia="宋体" w:hAnsi="宋体" w:cs="Times New Roman"/>
          <w:sz w:val="24"/>
          <w:szCs w:val="24"/>
        </w:rPr>
        <w:t>8)</w:t>
      </w:r>
    </w:p>
    <w:p w14:paraId="4D83245A" w14:textId="77777777" w:rsidR="00782C8E" w:rsidRPr="00902797" w:rsidRDefault="00CF5C35" w:rsidP="00AB5707">
      <w:pPr>
        <w:spacing w:line="400" w:lineRule="exact"/>
        <w:rPr>
          <w:rFonts w:ascii="宋体" w:eastAsia="宋体" w:hAnsi="宋体" w:cs="Times New Roman"/>
          <w:sz w:val="24"/>
          <w:szCs w:val="24"/>
        </w:rPr>
      </w:pPr>
      <w:r>
        <w:rPr>
          <w:rFonts w:ascii="宋体" w:eastAsia="宋体" w:hAnsi="宋体" w:cs="Times New Roman"/>
          <w:sz w:val="24"/>
          <w:szCs w:val="24"/>
        </w:rPr>
        <w:t>其中</w:t>
      </w:r>
      <w:r w:rsidR="00F02558">
        <w:rPr>
          <w:rFonts w:ascii="宋体" w:eastAsia="宋体" w:hAnsi="宋体" w:cs="Times New Roman" w:hint="eastAsia"/>
          <w:sz w:val="24"/>
          <w:szCs w:val="24"/>
        </w:rPr>
        <w:t>，</w:t>
      </w:r>
      <w:r w:rsidRPr="005D13D9">
        <w:rPr>
          <w:rFonts w:ascii="宋体" w:eastAsia="宋体" w:hAnsi="宋体" w:cs="Times New Roman"/>
          <w:sz w:val="24"/>
          <w:szCs w:val="24"/>
        </w:rPr>
        <w:object w:dxaOrig="440" w:dyaOrig="380" w14:anchorId="6BB86139">
          <v:shape id="_x0000_i1090" type="#_x0000_t75" style="width:21.75pt;height:18.75pt" o:ole="">
            <v:imagedata r:id="rId151" o:title=""/>
          </v:shape>
          <o:OLEObject Type="Embed" ProgID="Equation.DSMT4" ShapeID="_x0000_i1090" DrawAspect="Content" ObjectID="_1612958151" r:id="rId152"/>
        </w:object>
      </w:r>
      <w:r>
        <w:rPr>
          <w:rFonts w:ascii="宋体" w:eastAsia="宋体" w:hAnsi="宋体" w:cs="Times New Roman"/>
          <w:sz w:val="24"/>
          <w:szCs w:val="24"/>
        </w:rPr>
        <w:t>表示区域</w:t>
      </w:r>
      <w:r w:rsidR="0095329A" w:rsidRPr="005D13D9">
        <w:rPr>
          <w:rFonts w:ascii="宋体" w:eastAsia="宋体" w:hAnsi="宋体" w:cs="Times New Roman"/>
          <w:sz w:val="24"/>
          <w:szCs w:val="24"/>
        </w:rPr>
        <w:object w:dxaOrig="540" w:dyaOrig="380" w14:anchorId="1B76C092">
          <v:shape id="_x0000_i1091" type="#_x0000_t75" style="width:27pt;height:18.75pt" o:ole="">
            <v:imagedata r:id="rId153" o:title=""/>
          </v:shape>
          <o:OLEObject Type="Embed" ProgID="Equation.DSMT4" ShapeID="_x0000_i1091" DrawAspect="Content" ObjectID="_1612958152" r:id="rId154"/>
        </w:object>
      </w:r>
      <w:r>
        <w:rPr>
          <w:rFonts w:ascii="宋体" w:eastAsia="宋体" w:hAnsi="宋体" w:cs="Times New Roman"/>
          <w:sz w:val="24"/>
          <w:szCs w:val="24"/>
        </w:rPr>
        <w:t>在统计时段</w:t>
      </w:r>
      <w:r w:rsidR="00F02558" w:rsidRPr="005D13D9">
        <w:rPr>
          <w:rFonts w:ascii="宋体" w:eastAsia="宋体" w:hAnsi="宋体" w:cs="Times New Roman"/>
          <w:sz w:val="24"/>
          <w:szCs w:val="24"/>
        </w:rPr>
        <w:object w:dxaOrig="220" w:dyaOrig="380" w14:anchorId="35C65411">
          <v:shape id="_x0000_i1092" type="#_x0000_t75" style="width:11.25pt;height:18.75pt" o:ole="">
            <v:imagedata r:id="rId155" o:title=""/>
          </v:shape>
          <o:OLEObject Type="Embed" ProgID="Equation.DSMT4" ShapeID="_x0000_i1092" DrawAspect="Content" ObjectID="_1612958153" r:id="rId156"/>
        </w:object>
      </w:r>
      <w:r>
        <w:rPr>
          <w:rFonts w:ascii="宋体" w:eastAsia="宋体" w:hAnsi="宋体" w:cs="Times New Roman"/>
          <w:sz w:val="24"/>
          <w:szCs w:val="24"/>
        </w:rPr>
        <w:t>车辆的参考速度</w:t>
      </w:r>
      <w:r>
        <w:rPr>
          <w:rFonts w:ascii="宋体" w:eastAsia="宋体" w:hAnsi="宋体" w:cs="Times New Roman" w:hint="eastAsia"/>
          <w:sz w:val="24"/>
          <w:szCs w:val="24"/>
        </w:rPr>
        <w:t>，</w:t>
      </w:r>
      <w:r w:rsidR="00F02558">
        <w:rPr>
          <w:rFonts w:ascii="宋体" w:eastAsia="宋体" w:hAnsi="宋体" w:cs="Times New Roman"/>
          <w:sz w:val="24"/>
          <w:szCs w:val="24"/>
        </w:rPr>
        <w:t>也就是自由流速度值</w:t>
      </w:r>
      <w:r w:rsidR="00F02558">
        <w:rPr>
          <w:rFonts w:ascii="宋体" w:eastAsia="宋体" w:hAnsi="宋体" w:cs="Times New Roman" w:hint="eastAsia"/>
          <w:sz w:val="24"/>
          <w:szCs w:val="24"/>
        </w:rPr>
        <w:t>；</w:t>
      </w:r>
      <w:r w:rsidR="00F02558" w:rsidRPr="005D13D9">
        <w:rPr>
          <w:rFonts w:ascii="宋体" w:eastAsia="宋体" w:hAnsi="宋体" w:cs="Times New Roman"/>
          <w:sz w:val="24"/>
          <w:szCs w:val="24"/>
        </w:rPr>
        <w:object w:dxaOrig="440" w:dyaOrig="380" w14:anchorId="1493DE67">
          <v:shape id="_x0000_i1093" type="#_x0000_t75" style="width:21.75pt;height:18.75pt" o:ole="">
            <v:imagedata r:id="rId157" o:title=""/>
          </v:shape>
          <o:OLEObject Type="Embed" ProgID="Equation.DSMT4" ShapeID="_x0000_i1093" DrawAspect="Content" ObjectID="_1612958154" r:id="rId158"/>
        </w:object>
      </w:r>
      <w:r w:rsidR="00F02558">
        <w:rPr>
          <w:rFonts w:ascii="宋体" w:eastAsia="宋体" w:hAnsi="宋体" w:cs="Times New Roman"/>
          <w:sz w:val="24"/>
          <w:szCs w:val="24"/>
        </w:rPr>
        <w:t>表示区域</w:t>
      </w:r>
      <w:r w:rsidR="0095329A" w:rsidRPr="005D13D9">
        <w:rPr>
          <w:rFonts w:ascii="宋体" w:eastAsia="宋体" w:hAnsi="宋体" w:cs="Times New Roman"/>
          <w:sz w:val="24"/>
          <w:szCs w:val="24"/>
        </w:rPr>
        <w:object w:dxaOrig="540" w:dyaOrig="380" w14:anchorId="07C7E12D">
          <v:shape id="_x0000_i1094" type="#_x0000_t75" style="width:27pt;height:18.75pt" o:ole="">
            <v:imagedata r:id="rId153" o:title=""/>
          </v:shape>
          <o:OLEObject Type="Embed" ProgID="Equation.DSMT4" ShapeID="_x0000_i1094" DrawAspect="Content" ObjectID="_1612958155" r:id="rId159"/>
        </w:object>
      </w:r>
      <w:r w:rsidR="00F02558">
        <w:rPr>
          <w:rFonts w:ascii="宋体" w:eastAsia="宋体" w:hAnsi="宋体" w:cs="Times New Roman"/>
          <w:sz w:val="24"/>
          <w:szCs w:val="24"/>
        </w:rPr>
        <w:t>在统计时段</w:t>
      </w:r>
      <w:r w:rsidR="00F02558" w:rsidRPr="005D13D9">
        <w:rPr>
          <w:rFonts w:ascii="宋体" w:eastAsia="宋体" w:hAnsi="宋体" w:cs="Times New Roman"/>
          <w:sz w:val="24"/>
          <w:szCs w:val="24"/>
        </w:rPr>
        <w:object w:dxaOrig="220" w:dyaOrig="380" w14:anchorId="1A1620F7">
          <v:shape id="_x0000_i1095" type="#_x0000_t75" style="width:11.25pt;height:18.75pt" o:ole="">
            <v:imagedata r:id="rId155" o:title=""/>
          </v:shape>
          <o:OLEObject Type="Embed" ProgID="Equation.DSMT4" ShapeID="_x0000_i1095" DrawAspect="Content" ObjectID="_1612958156" r:id="rId160"/>
        </w:object>
      </w:r>
      <w:r w:rsidR="0095329A">
        <w:rPr>
          <w:rFonts w:ascii="宋体" w:eastAsia="宋体" w:hAnsi="宋体" w:cs="Times New Roman" w:hint="eastAsia"/>
          <w:sz w:val="24"/>
          <w:szCs w:val="24"/>
        </w:rPr>
        <w:t>，</w:t>
      </w:r>
      <w:r w:rsidR="00F02558">
        <w:rPr>
          <w:rFonts w:ascii="宋体" w:eastAsia="宋体" w:hAnsi="宋体" w:cs="Times New Roman"/>
          <w:sz w:val="24"/>
          <w:szCs w:val="24"/>
        </w:rPr>
        <w:t>车辆的运行速度</w:t>
      </w:r>
      <w:r w:rsidR="00F02558">
        <w:rPr>
          <w:rFonts w:ascii="宋体" w:eastAsia="宋体" w:hAnsi="宋体" w:cs="Times New Roman" w:hint="eastAsia"/>
          <w:sz w:val="24"/>
          <w:szCs w:val="24"/>
        </w:rPr>
        <w:t>。</w:t>
      </w:r>
      <w:r w:rsidR="00782C8E" w:rsidRPr="00902797">
        <w:rPr>
          <w:rFonts w:ascii="宋体" w:eastAsia="宋体" w:hAnsi="宋体" w:cs="Times New Roman" w:hint="eastAsia"/>
          <w:sz w:val="24"/>
          <w:szCs w:val="24"/>
        </w:rPr>
        <w:t>通过</w:t>
      </w:r>
      <w:r w:rsidR="00782C8E" w:rsidRPr="00902797">
        <w:rPr>
          <w:rFonts w:ascii="宋体" w:eastAsia="宋体" w:hAnsi="宋体" w:cs="Times New Roman"/>
          <w:sz w:val="24"/>
          <w:szCs w:val="24"/>
        </w:rPr>
        <w:t>TPI</w:t>
      </w:r>
      <w:r w:rsidR="00782C8E" w:rsidRPr="00902797">
        <w:rPr>
          <w:rFonts w:ascii="宋体" w:eastAsia="宋体" w:hAnsi="宋体" w:cs="Times New Roman" w:hint="eastAsia"/>
          <w:sz w:val="24"/>
          <w:szCs w:val="24"/>
        </w:rPr>
        <w:t>的值计算优先权重因子：</w:t>
      </w:r>
    </w:p>
    <w:p w14:paraId="3B16600C" w14:textId="77777777" w:rsidR="00F02558" w:rsidRDefault="00F02558" w:rsidP="00B30DD5">
      <w:pPr>
        <w:jc w:val="right"/>
        <w:rPr>
          <w:rFonts w:ascii="宋体" w:eastAsia="宋体" w:hAnsi="宋体" w:cs="Times New Roman"/>
          <w:sz w:val="24"/>
          <w:szCs w:val="24"/>
        </w:rPr>
      </w:pPr>
      <w:r w:rsidRPr="00F02558">
        <w:rPr>
          <w:rFonts w:ascii="宋体" w:eastAsia="宋体" w:hAnsi="宋体" w:cs="Times New Roman"/>
          <w:position w:val="-16"/>
          <w:sz w:val="24"/>
          <w:szCs w:val="24"/>
        </w:rPr>
        <w:object w:dxaOrig="1740" w:dyaOrig="420" w14:anchorId="5DFB5E3F">
          <v:shape id="_x0000_i1096" type="#_x0000_t75" style="width:87pt;height:21.75pt" o:ole="">
            <v:imagedata r:id="rId161" o:title=""/>
          </v:shape>
          <o:OLEObject Type="Embed" ProgID="Equation.DSMT4" ShapeID="_x0000_i1096" DrawAspect="Content" ObjectID="_1612958157" r:id="rId162"/>
        </w:object>
      </w:r>
      <w:r w:rsidR="00637BC8">
        <w:rPr>
          <w:rFonts w:ascii="宋体" w:eastAsia="宋体" w:hAnsi="宋体" w:cs="Times New Roman"/>
          <w:sz w:val="24"/>
          <w:szCs w:val="24"/>
        </w:rPr>
        <w:t xml:space="preserve">                       (3</w:t>
      </w:r>
      <w:r w:rsidR="00915F1E">
        <w:noBreakHyphen/>
      </w:r>
      <w:r w:rsidR="00637BC8">
        <w:rPr>
          <w:rFonts w:ascii="宋体" w:eastAsia="宋体" w:hAnsi="宋体" w:cs="Times New Roman"/>
          <w:sz w:val="24"/>
          <w:szCs w:val="24"/>
        </w:rPr>
        <w:t>9)</w:t>
      </w:r>
    </w:p>
    <w:p w14:paraId="646F6D8C" w14:textId="77777777" w:rsidR="00782C8E" w:rsidRPr="00902797" w:rsidRDefault="00782C8E" w:rsidP="00AB5707">
      <w:pPr>
        <w:spacing w:line="400" w:lineRule="exact"/>
        <w:rPr>
          <w:rFonts w:ascii="宋体" w:eastAsia="宋体" w:hAnsi="宋体" w:cs="Times New Roman"/>
          <w:sz w:val="24"/>
          <w:szCs w:val="24"/>
        </w:rPr>
      </w:pPr>
      <w:r w:rsidRPr="00902797">
        <w:rPr>
          <w:rFonts w:ascii="宋体" w:eastAsia="宋体" w:hAnsi="宋体" w:cs="Times New Roman" w:hint="eastAsia"/>
          <w:sz w:val="24"/>
          <w:szCs w:val="24"/>
        </w:rPr>
        <w:t>其中，</w:t>
      </w:r>
      <w:r w:rsidR="00F02558" w:rsidRPr="005D13D9">
        <w:rPr>
          <w:rFonts w:ascii="宋体" w:eastAsia="宋体" w:hAnsi="宋体" w:cs="Times New Roman"/>
          <w:sz w:val="24"/>
          <w:szCs w:val="24"/>
        </w:rPr>
        <w:object w:dxaOrig="380" w:dyaOrig="420" w14:anchorId="0F5B91C6">
          <v:shape id="_x0000_i1097" type="#_x0000_t75" style="width:18.75pt;height:21.75pt" o:ole="">
            <v:imagedata r:id="rId163" o:title=""/>
          </v:shape>
          <o:OLEObject Type="Embed" ProgID="Equation.DSMT4" ShapeID="_x0000_i1097" DrawAspect="Content" ObjectID="_1612958158" r:id="rId164"/>
        </w:object>
      </w:r>
      <w:r w:rsidRPr="00902797">
        <w:rPr>
          <w:rFonts w:ascii="宋体" w:eastAsia="宋体" w:hAnsi="宋体" w:cs="Times New Roman" w:hint="eastAsia"/>
          <w:sz w:val="24"/>
          <w:szCs w:val="24"/>
        </w:rPr>
        <w:t>表示在</w:t>
      </w:r>
      <w:r w:rsidR="00F02558" w:rsidRPr="005D13D9">
        <w:rPr>
          <w:rFonts w:ascii="宋体" w:eastAsia="宋体" w:hAnsi="宋体" w:cs="Times New Roman"/>
          <w:sz w:val="24"/>
          <w:szCs w:val="24"/>
        </w:rPr>
        <w:object w:dxaOrig="220" w:dyaOrig="380" w14:anchorId="46F40836">
          <v:shape id="_x0000_i1098" type="#_x0000_t75" style="width:11.25pt;height:18.75pt" o:ole="">
            <v:imagedata r:id="rId155" o:title=""/>
          </v:shape>
          <o:OLEObject Type="Embed" ProgID="Equation.DSMT4" ShapeID="_x0000_i1098" DrawAspect="Content" ObjectID="_1612958159" r:id="rId165"/>
        </w:object>
      </w:r>
      <w:r w:rsidRPr="00902797">
        <w:rPr>
          <w:rFonts w:ascii="宋体" w:eastAsia="宋体" w:hAnsi="宋体" w:cs="Times New Roman" w:hint="eastAsia"/>
          <w:sz w:val="24"/>
          <w:szCs w:val="24"/>
        </w:rPr>
        <w:t>观测时刻，区域</w:t>
      </w:r>
      <w:r w:rsidR="00F02558" w:rsidRPr="005D13D9">
        <w:rPr>
          <w:rFonts w:ascii="宋体" w:eastAsia="宋体" w:hAnsi="宋体" w:cs="Times New Roman"/>
          <w:sz w:val="24"/>
          <w:szCs w:val="24"/>
        </w:rPr>
        <w:object w:dxaOrig="540" w:dyaOrig="380" w14:anchorId="1AEBCAB3">
          <v:shape id="_x0000_i1099" type="#_x0000_t75" style="width:27pt;height:18.75pt" o:ole="">
            <v:imagedata r:id="rId166" o:title=""/>
          </v:shape>
          <o:OLEObject Type="Embed" ProgID="Equation.DSMT4" ShapeID="_x0000_i1099" DrawAspect="Content" ObjectID="_1612958160" r:id="rId167"/>
        </w:object>
      </w:r>
      <w:r w:rsidRPr="00902797">
        <w:rPr>
          <w:rFonts w:ascii="宋体" w:eastAsia="宋体" w:hAnsi="宋体" w:cs="Times New Roman" w:hint="eastAsia"/>
          <w:sz w:val="24"/>
          <w:szCs w:val="24"/>
        </w:rPr>
        <w:t>的优先权重因子。</w:t>
      </w:r>
    </w:p>
    <w:p w14:paraId="21CA6EC0" w14:textId="77777777" w:rsidR="00782C8E" w:rsidRPr="00902797" w:rsidRDefault="00782C8E" w:rsidP="00AB5707">
      <w:pPr>
        <w:spacing w:line="400" w:lineRule="exact"/>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感知空间覆盖度进一步优化，则：</w:t>
      </w:r>
    </w:p>
    <w:p w14:paraId="6E077BE3" w14:textId="77777777" w:rsidR="00F02558" w:rsidRPr="00F02558" w:rsidRDefault="00637BC8" w:rsidP="00B30DD5">
      <w:pPr>
        <w:ind w:firstLine="420"/>
        <w:jc w:val="right"/>
        <w:rPr>
          <w:rFonts w:ascii="宋体" w:eastAsia="宋体" w:hAnsi="宋体" w:cs="Times New Roman"/>
          <w:sz w:val="24"/>
          <w:szCs w:val="24"/>
        </w:rPr>
      </w:pPr>
      <w:r w:rsidRPr="00637BC8">
        <w:rPr>
          <w:rFonts w:ascii="宋体" w:eastAsia="宋体" w:hAnsi="宋体" w:cs="Times New Roman"/>
          <w:position w:val="-34"/>
          <w:sz w:val="24"/>
          <w:szCs w:val="24"/>
        </w:rPr>
        <w:object w:dxaOrig="2820" w:dyaOrig="740" w14:anchorId="62CBE8A7">
          <v:shape id="_x0000_i1100" type="#_x0000_t75" style="width:141pt;height:36.75pt" o:ole="">
            <v:imagedata r:id="rId168" o:title=""/>
          </v:shape>
          <o:OLEObject Type="Embed" ProgID="Equation.DSMT4" ShapeID="_x0000_i1100" DrawAspect="Content" ObjectID="_1612958161" r:id="rId169"/>
        </w:object>
      </w:r>
      <w:r>
        <w:rPr>
          <w:rFonts w:ascii="宋体" w:eastAsia="宋体" w:hAnsi="宋体" w:cs="Times New Roman"/>
          <w:sz w:val="24"/>
          <w:szCs w:val="24"/>
        </w:rPr>
        <w:t xml:space="preserve">                (3</w:t>
      </w:r>
      <w:r w:rsidR="00915F1E">
        <w:noBreakHyphen/>
      </w:r>
      <w:r>
        <w:rPr>
          <w:rFonts w:ascii="宋体" w:eastAsia="宋体" w:hAnsi="宋体" w:cs="Times New Roman"/>
          <w:sz w:val="24"/>
          <w:szCs w:val="24"/>
        </w:rPr>
        <w:t>10)</w:t>
      </w:r>
    </w:p>
    <w:p w14:paraId="30289FE3" w14:textId="1E6714F4" w:rsidR="00CA784B" w:rsidRDefault="001F566E" w:rsidP="00AB5707">
      <w:pPr>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移动感知</w:t>
      </w:r>
      <w:r w:rsidR="00F02558">
        <w:rPr>
          <w:rFonts w:ascii="宋体" w:eastAsia="宋体" w:hAnsi="宋体" w:cs="Times New Roman" w:hint="eastAsia"/>
          <w:sz w:val="24"/>
          <w:szCs w:val="24"/>
        </w:rPr>
        <w:t>参与者执行任务发起者广播的任务</w:t>
      </w:r>
      <w:r>
        <w:rPr>
          <w:rFonts w:ascii="宋体" w:eastAsia="宋体" w:hAnsi="宋体" w:cs="Times New Roman" w:hint="eastAsia"/>
          <w:sz w:val="24"/>
          <w:szCs w:val="24"/>
        </w:rPr>
        <w:t>时</w:t>
      </w:r>
      <w:r w:rsidR="00F02558">
        <w:rPr>
          <w:rFonts w:ascii="宋体" w:eastAsia="宋体" w:hAnsi="宋体" w:cs="Times New Roman" w:hint="eastAsia"/>
          <w:sz w:val="24"/>
          <w:szCs w:val="24"/>
        </w:rPr>
        <w:t>会获得任务发起者支付</w:t>
      </w:r>
      <w:r w:rsidR="00782C8E" w:rsidRPr="00902797">
        <w:rPr>
          <w:rFonts w:ascii="宋体" w:eastAsia="宋体" w:hAnsi="宋体" w:cs="Times New Roman" w:hint="eastAsia"/>
          <w:sz w:val="24"/>
          <w:szCs w:val="24"/>
        </w:rPr>
        <w:t>的感知报酬，感知报酬可以是金钱或者非金钱（如积分）。对于感知报酬大小的确定，也有学者做过相关研究，一些研究指出感知报酬可以通过网上竞价的方式获得，网上竞标这个过程需要感知参与者和任务发起者共同确定，该过程的大致描述如下</w:t>
      </w:r>
      <w:r w:rsidRPr="001F566E">
        <w:rPr>
          <w:rFonts w:ascii="宋体" w:eastAsia="宋体" w:hAnsi="宋体" w:cs="Times New Roman"/>
          <w:sz w:val="24"/>
          <w:szCs w:val="24"/>
          <w:vertAlign w:val="superscript"/>
        </w:rPr>
        <w:fldChar w:fldCharType="begin"/>
      </w:r>
      <w:r w:rsidRPr="001F566E">
        <w:rPr>
          <w:rFonts w:ascii="宋体" w:eastAsia="宋体" w:hAnsi="宋体" w:cs="Times New Roman"/>
          <w:sz w:val="24"/>
          <w:szCs w:val="24"/>
          <w:vertAlign w:val="superscript"/>
        </w:rPr>
        <w:instrText xml:space="preserve"> </w:instrText>
      </w:r>
      <w:r w:rsidRPr="001F566E">
        <w:rPr>
          <w:rFonts w:ascii="宋体" w:eastAsia="宋体" w:hAnsi="宋体" w:cs="Times New Roman" w:hint="eastAsia"/>
          <w:sz w:val="24"/>
          <w:szCs w:val="24"/>
          <w:vertAlign w:val="superscript"/>
        </w:rPr>
        <w:instrText>REF _Ref534201597 \r \h</w:instrText>
      </w:r>
      <w:r w:rsidRPr="001F566E">
        <w:rPr>
          <w:rFonts w:ascii="宋体" w:eastAsia="宋体" w:hAnsi="宋体" w:cs="Times New Roman"/>
          <w:sz w:val="24"/>
          <w:szCs w:val="24"/>
          <w:vertAlign w:val="superscript"/>
        </w:rPr>
        <w:instrText xml:space="preserve"> </w:instrText>
      </w:r>
      <w:r>
        <w:rPr>
          <w:rFonts w:ascii="宋体" w:eastAsia="宋体" w:hAnsi="宋体" w:cs="Times New Roman"/>
          <w:sz w:val="24"/>
          <w:szCs w:val="24"/>
          <w:vertAlign w:val="superscript"/>
        </w:rPr>
        <w:instrText xml:space="preserve"> \* MERGEFORMAT </w:instrText>
      </w:r>
      <w:r w:rsidRPr="001F566E">
        <w:rPr>
          <w:rFonts w:ascii="宋体" w:eastAsia="宋体" w:hAnsi="宋体" w:cs="Times New Roman"/>
          <w:sz w:val="24"/>
          <w:szCs w:val="24"/>
          <w:vertAlign w:val="superscript"/>
        </w:rPr>
      </w:r>
      <w:r w:rsidRPr="001F566E">
        <w:rPr>
          <w:rFonts w:ascii="宋体" w:eastAsia="宋体" w:hAnsi="宋体" w:cs="Times New Roman"/>
          <w:sz w:val="24"/>
          <w:szCs w:val="24"/>
          <w:vertAlign w:val="superscript"/>
        </w:rPr>
        <w:fldChar w:fldCharType="separate"/>
      </w:r>
      <w:r w:rsidR="003E165B">
        <w:rPr>
          <w:rFonts w:ascii="宋体" w:eastAsia="宋体" w:hAnsi="宋体" w:cs="Times New Roman"/>
          <w:sz w:val="24"/>
          <w:szCs w:val="24"/>
          <w:vertAlign w:val="superscript"/>
        </w:rPr>
        <w:t>[20]</w:t>
      </w:r>
      <w:r w:rsidRPr="001F566E">
        <w:rPr>
          <w:rFonts w:ascii="宋体" w:eastAsia="宋体" w:hAnsi="宋体" w:cs="Times New Roman"/>
          <w:sz w:val="24"/>
          <w:szCs w:val="24"/>
          <w:vertAlign w:val="superscript"/>
        </w:rPr>
        <w:fldChar w:fldCharType="end"/>
      </w:r>
      <w:r w:rsidR="00782C8E" w:rsidRPr="00902797">
        <w:rPr>
          <w:rFonts w:ascii="宋体" w:eastAsia="宋体" w:hAnsi="宋体" w:cs="Times New Roman" w:hint="eastAsia"/>
          <w:sz w:val="24"/>
          <w:szCs w:val="24"/>
        </w:rPr>
        <w:t>：任务发起者广播若干感知任务，并携带</w:t>
      </w:r>
      <w:r>
        <w:rPr>
          <w:rFonts w:ascii="宋体" w:eastAsia="宋体" w:hAnsi="宋体" w:cs="Times New Roman" w:hint="eastAsia"/>
          <w:sz w:val="24"/>
          <w:szCs w:val="24"/>
        </w:rPr>
        <w:t>执行本次任务能承担的最大</w:t>
      </w:r>
      <w:r w:rsidR="00782C8E" w:rsidRPr="00902797">
        <w:rPr>
          <w:rFonts w:ascii="宋体" w:eastAsia="宋体" w:hAnsi="宋体" w:cs="Times New Roman" w:hint="eastAsia"/>
          <w:sz w:val="24"/>
          <w:szCs w:val="24"/>
        </w:rPr>
        <w:t>感知报酬，接收到广播信息的</w:t>
      </w:r>
      <w:r>
        <w:rPr>
          <w:rFonts w:ascii="宋体" w:eastAsia="宋体" w:hAnsi="宋体" w:cs="Times New Roman" w:hint="eastAsia"/>
          <w:sz w:val="24"/>
          <w:szCs w:val="24"/>
        </w:rPr>
        <w:t>移动</w:t>
      </w:r>
      <w:r w:rsidR="00782C8E" w:rsidRPr="00902797">
        <w:rPr>
          <w:rFonts w:ascii="宋体" w:eastAsia="宋体" w:hAnsi="宋体" w:cs="Times New Roman" w:hint="eastAsia"/>
          <w:sz w:val="24"/>
          <w:szCs w:val="24"/>
        </w:rPr>
        <w:t>感知参与者预估自身完成任务的开销，</w:t>
      </w:r>
      <w:proofErr w:type="gramStart"/>
      <w:r w:rsidR="00782C8E" w:rsidRPr="00902797">
        <w:rPr>
          <w:rFonts w:ascii="宋体" w:eastAsia="宋体" w:hAnsi="宋体" w:cs="Times New Roman" w:hint="eastAsia"/>
          <w:sz w:val="24"/>
          <w:szCs w:val="24"/>
        </w:rPr>
        <w:t>向任务</w:t>
      </w:r>
      <w:proofErr w:type="gramEnd"/>
      <w:r w:rsidR="00782C8E" w:rsidRPr="00902797">
        <w:rPr>
          <w:rFonts w:ascii="宋体" w:eastAsia="宋体" w:hAnsi="宋体" w:cs="Times New Roman" w:hint="eastAsia"/>
          <w:sz w:val="24"/>
          <w:szCs w:val="24"/>
        </w:rPr>
        <w:t>发起者发送参与</w:t>
      </w:r>
      <w:r>
        <w:rPr>
          <w:rFonts w:ascii="宋体" w:eastAsia="宋体" w:hAnsi="宋体" w:cs="Times New Roman" w:hint="eastAsia"/>
          <w:sz w:val="24"/>
          <w:szCs w:val="24"/>
        </w:rPr>
        <w:t>完成执行任务</w:t>
      </w:r>
      <w:r w:rsidR="00782C8E" w:rsidRPr="00902797">
        <w:rPr>
          <w:rFonts w:ascii="宋体" w:eastAsia="宋体" w:hAnsi="宋体" w:cs="Times New Roman" w:hint="eastAsia"/>
          <w:sz w:val="24"/>
          <w:szCs w:val="24"/>
        </w:rPr>
        <w:t>的请求并携带期望</w:t>
      </w:r>
      <w:r>
        <w:rPr>
          <w:rFonts w:ascii="宋体" w:eastAsia="宋体" w:hAnsi="宋体" w:cs="Times New Roman" w:hint="eastAsia"/>
          <w:sz w:val="24"/>
          <w:szCs w:val="24"/>
        </w:rPr>
        <w:t>获取的</w:t>
      </w:r>
      <w:r w:rsidR="00782C8E" w:rsidRPr="00902797">
        <w:rPr>
          <w:rFonts w:ascii="宋体" w:eastAsia="宋体" w:hAnsi="宋体" w:cs="Times New Roman" w:hint="eastAsia"/>
          <w:sz w:val="24"/>
          <w:szCs w:val="24"/>
        </w:rPr>
        <w:t>感知报酬，任务发起者收到所有感知参与者的期望感知报酬，对预算成本作相应的调整，再次广播自身的成本预算以及所有感知参与者的期望</w:t>
      </w:r>
      <w:r w:rsidR="00CA784B">
        <w:rPr>
          <w:rFonts w:ascii="宋体" w:eastAsia="宋体" w:hAnsi="宋体" w:cs="Times New Roman" w:hint="eastAsia"/>
          <w:sz w:val="24"/>
          <w:szCs w:val="24"/>
        </w:rPr>
        <w:t>感知</w:t>
      </w:r>
      <w:r w:rsidR="00782C8E" w:rsidRPr="00902797">
        <w:rPr>
          <w:rFonts w:ascii="宋体" w:eastAsia="宋体" w:hAnsi="宋体" w:cs="Times New Roman" w:hint="eastAsia"/>
          <w:sz w:val="24"/>
          <w:szCs w:val="24"/>
        </w:rPr>
        <w:t>报酬，其他参与者接收到这个广播信号后，综合考虑任务发起者的预算支出以及竞争者的期望</w:t>
      </w:r>
      <w:r w:rsidR="00CA784B">
        <w:rPr>
          <w:rFonts w:ascii="宋体" w:eastAsia="宋体" w:hAnsi="宋体" w:cs="Times New Roman" w:hint="eastAsia"/>
          <w:sz w:val="24"/>
          <w:szCs w:val="24"/>
        </w:rPr>
        <w:t>感知</w:t>
      </w:r>
      <w:r w:rsidR="00782C8E" w:rsidRPr="00902797">
        <w:rPr>
          <w:rFonts w:ascii="宋体" w:eastAsia="宋体" w:hAnsi="宋体" w:cs="Times New Roman" w:hint="eastAsia"/>
          <w:sz w:val="24"/>
          <w:szCs w:val="24"/>
        </w:rPr>
        <w:t>报酬来调整自身</w:t>
      </w:r>
      <w:r w:rsidR="00CA784B">
        <w:rPr>
          <w:rFonts w:ascii="宋体" w:eastAsia="宋体" w:hAnsi="宋体" w:cs="Times New Roman" w:hint="eastAsia"/>
          <w:sz w:val="24"/>
          <w:szCs w:val="24"/>
        </w:rPr>
        <w:t>的</w:t>
      </w:r>
      <w:r w:rsidR="00782C8E" w:rsidRPr="00902797">
        <w:rPr>
          <w:rFonts w:ascii="宋体" w:eastAsia="宋体" w:hAnsi="宋体" w:cs="Times New Roman" w:hint="eastAsia"/>
          <w:sz w:val="24"/>
          <w:szCs w:val="24"/>
        </w:rPr>
        <w:t>期望报酬，最后发送给任务发起者，该过程如此反复，直到达到任务发起者成本与</w:t>
      </w:r>
      <w:r w:rsidR="00CA784B">
        <w:rPr>
          <w:rFonts w:ascii="宋体" w:eastAsia="宋体" w:hAnsi="宋体" w:cs="Times New Roman" w:hint="eastAsia"/>
          <w:sz w:val="24"/>
          <w:szCs w:val="24"/>
        </w:rPr>
        <w:t>移动</w:t>
      </w:r>
      <w:r w:rsidR="00782C8E" w:rsidRPr="00902797">
        <w:rPr>
          <w:rFonts w:ascii="宋体" w:eastAsia="宋体" w:hAnsi="宋体" w:cs="Times New Roman" w:hint="eastAsia"/>
          <w:sz w:val="24"/>
          <w:szCs w:val="24"/>
        </w:rPr>
        <w:t>感知参与者期望报酬的均衡。显而易见，网上竞价这个过程需要任务发起者和</w:t>
      </w:r>
      <w:r w:rsidR="00CA784B">
        <w:rPr>
          <w:rFonts w:ascii="宋体" w:eastAsia="宋体" w:hAnsi="宋体" w:cs="Times New Roman" w:hint="eastAsia"/>
          <w:sz w:val="24"/>
          <w:szCs w:val="24"/>
        </w:rPr>
        <w:t>移动</w:t>
      </w:r>
      <w:r w:rsidR="00782C8E" w:rsidRPr="00902797">
        <w:rPr>
          <w:rFonts w:ascii="宋体" w:eastAsia="宋体" w:hAnsi="宋体" w:cs="Times New Roman" w:hint="eastAsia"/>
          <w:sz w:val="24"/>
          <w:szCs w:val="24"/>
        </w:rPr>
        <w:t>感知参与者大量的信息交互，会产生大量的流量开销</w:t>
      </w:r>
      <w:r w:rsidR="00CA784B">
        <w:rPr>
          <w:rFonts w:ascii="宋体" w:eastAsia="宋体" w:hAnsi="宋体" w:cs="Times New Roman" w:hint="eastAsia"/>
          <w:sz w:val="24"/>
          <w:szCs w:val="24"/>
        </w:rPr>
        <w:t>，这一过程可能会导致移动参与者失去参与完成感知任务的热情，因此，通过我们需要通过支付感知报酬这种激励方式刺激移动感知参与者积极参与完成感知任务</w:t>
      </w:r>
      <w:r w:rsidR="00782C8E" w:rsidRPr="00902797">
        <w:rPr>
          <w:rFonts w:ascii="宋体" w:eastAsia="宋体" w:hAnsi="宋体" w:cs="Times New Roman" w:hint="eastAsia"/>
          <w:sz w:val="24"/>
          <w:szCs w:val="24"/>
        </w:rPr>
        <w:t>。</w:t>
      </w:r>
      <w:r w:rsidR="00CA784B">
        <w:rPr>
          <w:rFonts w:ascii="宋体" w:eastAsia="宋体" w:hAnsi="宋体" w:cs="Times New Roman" w:hint="eastAsia"/>
          <w:sz w:val="24"/>
          <w:szCs w:val="24"/>
        </w:rPr>
        <w:t>本文的研究点主要集中于移动感知参与者选择问题上，因此我们默认移动</w:t>
      </w:r>
      <w:r w:rsidR="00782C8E" w:rsidRPr="00902797">
        <w:rPr>
          <w:rFonts w:ascii="宋体" w:eastAsia="宋体" w:hAnsi="宋体" w:cs="Times New Roman" w:hint="eastAsia"/>
          <w:sz w:val="24"/>
          <w:szCs w:val="24"/>
        </w:rPr>
        <w:t>感知参与者的感知报酬通过网上竞价</w:t>
      </w:r>
      <w:r w:rsidR="00CA784B" w:rsidRPr="00CA784B">
        <w:rPr>
          <w:rFonts w:ascii="宋体" w:eastAsia="宋体" w:hAnsi="宋体" w:cs="Times New Roman"/>
          <w:sz w:val="24"/>
          <w:szCs w:val="24"/>
          <w:vertAlign w:val="superscript"/>
        </w:rPr>
        <w:fldChar w:fldCharType="begin"/>
      </w:r>
      <w:r w:rsidR="00CA784B" w:rsidRPr="00CA784B">
        <w:rPr>
          <w:rFonts w:ascii="宋体" w:eastAsia="宋体" w:hAnsi="宋体" w:cs="Times New Roman"/>
          <w:sz w:val="24"/>
          <w:szCs w:val="24"/>
          <w:vertAlign w:val="superscript"/>
        </w:rPr>
        <w:instrText xml:space="preserve"> </w:instrText>
      </w:r>
      <w:r w:rsidR="00CA784B" w:rsidRPr="00CA784B">
        <w:rPr>
          <w:rFonts w:ascii="宋体" w:eastAsia="宋体" w:hAnsi="宋体" w:cs="Times New Roman" w:hint="eastAsia"/>
          <w:sz w:val="24"/>
          <w:szCs w:val="24"/>
          <w:vertAlign w:val="superscript"/>
        </w:rPr>
        <w:instrText>REF _Ref534201597 \r \h</w:instrText>
      </w:r>
      <w:r w:rsidR="00CA784B" w:rsidRPr="00CA784B">
        <w:rPr>
          <w:rFonts w:ascii="宋体" w:eastAsia="宋体" w:hAnsi="宋体" w:cs="Times New Roman"/>
          <w:sz w:val="24"/>
          <w:szCs w:val="24"/>
          <w:vertAlign w:val="superscript"/>
        </w:rPr>
        <w:instrText xml:space="preserve"> </w:instrText>
      </w:r>
      <w:r w:rsidR="00CA784B">
        <w:rPr>
          <w:rFonts w:ascii="宋体" w:eastAsia="宋体" w:hAnsi="宋体" w:cs="Times New Roman"/>
          <w:sz w:val="24"/>
          <w:szCs w:val="24"/>
          <w:vertAlign w:val="superscript"/>
        </w:rPr>
        <w:instrText xml:space="preserve"> \* MERGEFORMAT </w:instrText>
      </w:r>
      <w:r w:rsidR="00CA784B" w:rsidRPr="00CA784B">
        <w:rPr>
          <w:rFonts w:ascii="宋体" w:eastAsia="宋体" w:hAnsi="宋体" w:cs="Times New Roman"/>
          <w:sz w:val="24"/>
          <w:szCs w:val="24"/>
          <w:vertAlign w:val="superscript"/>
        </w:rPr>
      </w:r>
      <w:r w:rsidR="00CA784B" w:rsidRPr="00CA784B">
        <w:rPr>
          <w:rFonts w:ascii="宋体" w:eastAsia="宋体" w:hAnsi="宋体" w:cs="Times New Roman"/>
          <w:sz w:val="24"/>
          <w:szCs w:val="24"/>
          <w:vertAlign w:val="superscript"/>
        </w:rPr>
        <w:fldChar w:fldCharType="separate"/>
      </w:r>
      <w:r w:rsidR="003E165B">
        <w:rPr>
          <w:rFonts w:ascii="宋体" w:eastAsia="宋体" w:hAnsi="宋体" w:cs="Times New Roman"/>
          <w:sz w:val="24"/>
          <w:szCs w:val="24"/>
          <w:vertAlign w:val="superscript"/>
        </w:rPr>
        <w:t>[20]</w:t>
      </w:r>
      <w:r w:rsidR="00CA784B" w:rsidRPr="00CA784B">
        <w:rPr>
          <w:rFonts w:ascii="宋体" w:eastAsia="宋体" w:hAnsi="宋体" w:cs="Times New Roman"/>
          <w:sz w:val="24"/>
          <w:szCs w:val="24"/>
          <w:vertAlign w:val="superscript"/>
        </w:rPr>
        <w:fldChar w:fldCharType="end"/>
      </w:r>
      <w:r w:rsidR="00782C8E" w:rsidRPr="00902797">
        <w:rPr>
          <w:rFonts w:ascii="宋体" w:eastAsia="宋体" w:hAnsi="宋体" w:cs="Times New Roman" w:hint="eastAsia"/>
          <w:sz w:val="24"/>
          <w:szCs w:val="24"/>
        </w:rPr>
        <w:t>的方式获得，并且</w:t>
      </w:r>
      <w:r w:rsidR="00CA784B">
        <w:rPr>
          <w:rFonts w:ascii="宋体" w:eastAsia="宋体" w:hAnsi="宋体" w:cs="Times New Roman" w:hint="eastAsia"/>
          <w:sz w:val="24"/>
          <w:szCs w:val="24"/>
        </w:rPr>
        <w:t>服从</w:t>
      </w:r>
      <w:r w:rsidR="00CA784B" w:rsidRPr="00CA784B">
        <w:rPr>
          <w:rFonts w:ascii="宋体" w:eastAsia="宋体" w:hAnsi="宋体" w:cs="Times New Roman"/>
          <w:position w:val="-14"/>
          <w:sz w:val="24"/>
          <w:szCs w:val="24"/>
        </w:rPr>
        <w:object w:dxaOrig="760" w:dyaOrig="400" w14:anchorId="43A92E47">
          <v:shape id="_x0000_i1101" type="#_x0000_t75" style="width:38.25pt;height:20.25pt" o:ole="">
            <v:imagedata r:id="rId170" o:title=""/>
          </v:shape>
          <o:OLEObject Type="Embed" ProgID="Equation.DSMT4" ShapeID="_x0000_i1101" DrawAspect="Content" ObjectID="_1612958162" r:id="rId171"/>
        </w:object>
      </w:r>
      <w:r w:rsidR="00CA784B">
        <w:rPr>
          <w:rFonts w:ascii="宋体" w:eastAsia="宋体" w:hAnsi="宋体" w:cs="Times New Roman"/>
          <w:sz w:val="24"/>
          <w:szCs w:val="24"/>
        </w:rPr>
        <w:t>的均匀分布</w:t>
      </w:r>
      <w:r w:rsidR="00F02558">
        <w:rPr>
          <w:rFonts w:ascii="宋体" w:eastAsia="宋体" w:hAnsi="宋体" w:cs="Times New Roman" w:hint="eastAsia"/>
          <w:sz w:val="24"/>
          <w:szCs w:val="24"/>
        </w:rPr>
        <w:t>。</w:t>
      </w:r>
    </w:p>
    <w:p w14:paraId="218A9B03" w14:textId="77777777" w:rsidR="00616B4E" w:rsidRDefault="00616B4E" w:rsidP="00AB5707">
      <w:pPr>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对于</w:t>
      </w:r>
      <w:r w:rsidRPr="005D13D9">
        <w:rPr>
          <w:rFonts w:ascii="宋体" w:eastAsia="宋体" w:hAnsi="宋体" w:cs="Times New Roman"/>
          <w:sz w:val="24"/>
          <w:szCs w:val="24"/>
        </w:rPr>
        <w:object w:dxaOrig="240" w:dyaOrig="260" w14:anchorId="4C612AF1">
          <v:shape id="_x0000_i1102" type="#_x0000_t75" style="width:12pt;height:12.75pt" o:ole="">
            <v:imagedata r:id="rId172" o:title=""/>
          </v:shape>
          <o:OLEObject Type="Embed" ProgID="Equation.DSMT4" ShapeID="_x0000_i1102" DrawAspect="Content" ObjectID="_1612958163" r:id="rId173"/>
        </w:object>
      </w:r>
      <w:r>
        <w:rPr>
          <w:rFonts w:ascii="宋体" w:eastAsia="宋体" w:hAnsi="宋体" w:cs="Times New Roman"/>
          <w:sz w:val="24"/>
          <w:szCs w:val="24"/>
        </w:rPr>
        <w:t>中的</w:t>
      </w:r>
      <w:r>
        <w:rPr>
          <w:rFonts w:ascii="宋体" w:eastAsia="宋体" w:hAnsi="宋体" w:cs="Times New Roman" w:hint="eastAsia"/>
          <w:sz w:val="24"/>
          <w:szCs w:val="24"/>
        </w:rPr>
        <w:t>任意区域</w:t>
      </w:r>
      <w:r w:rsidRPr="005D13D9">
        <w:rPr>
          <w:rFonts w:ascii="宋体" w:eastAsia="宋体" w:hAnsi="宋体" w:cs="Times New Roman"/>
          <w:sz w:val="24"/>
          <w:szCs w:val="24"/>
        </w:rPr>
        <w:object w:dxaOrig="220" w:dyaOrig="360" w14:anchorId="46B92E86">
          <v:shape id="_x0000_i1103" type="#_x0000_t75" style="width:11.25pt;height:18pt" o:ole="">
            <v:imagedata r:id="rId174" o:title=""/>
          </v:shape>
          <o:OLEObject Type="Embed" ProgID="Equation.DSMT4" ShapeID="_x0000_i1103" DrawAspect="Content" ObjectID="_1612958164" r:id="rId175"/>
        </w:object>
      </w:r>
      <w:r>
        <w:rPr>
          <w:rFonts w:ascii="宋体" w:eastAsia="宋体" w:hAnsi="宋体" w:cs="Times New Roman" w:hint="eastAsia"/>
          <w:sz w:val="24"/>
          <w:szCs w:val="24"/>
        </w:rPr>
        <w:t>，为了保证感知数据的质量，因此通常期望在任意时段</w:t>
      </w:r>
      <w:r w:rsidRPr="005D13D9">
        <w:rPr>
          <w:rFonts w:ascii="宋体" w:eastAsia="宋体" w:hAnsi="宋体" w:cs="Times New Roman"/>
          <w:sz w:val="24"/>
          <w:szCs w:val="24"/>
        </w:rPr>
        <w:object w:dxaOrig="220" w:dyaOrig="380" w14:anchorId="493AB5C1">
          <v:shape id="_x0000_i1104" type="#_x0000_t75" style="width:11.25pt;height:18.75pt" o:ole="">
            <v:imagedata r:id="rId176" o:title=""/>
          </v:shape>
          <o:OLEObject Type="Embed" ProgID="Equation.DSMT4" ShapeID="_x0000_i1104" DrawAspect="Content" ObjectID="_1612958165" r:id="rId177"/>
        </w:object>
      </w:r>
      <w:r>
        <w:rPr>
          <w:rFonts w:ascii="宋体" w:eastAsia="宋体" w:hAnsi="宋体" w:cs="Times New Roman"/>
          <w:sz w:val="24"/>
          <w:szCs w:val="24"/>
        </w:rPr>
        <w:t>,区域</w:t>
      </w:r>
      <w:r w:rsidRPr="005D13D9">
        <w:rPr>
          <w:rFonts w:ascii="宋体" w:eastAsia="宋体" w:hAnsi="宋体" w:cs="Times New Roman"/>
          <w:sz w:val="24"/>
          <w:szCs w:val="24"/>
        </w:rPr>
        <w:object w:dxaOrig="220" w:dyaOrig="360" w14:anchorId="6C5B763E">
          <v:shape id="_x0000_i1105" type="#_x0000_t75" style="width:11.25pt;height:18pt" o:ole="">
            <v:imagedata r:id="rId178" o:title=""/>
          </v:shape>
          <o:OLEObject Type="Embed" ProgID="Equation.DSMT4" ShapeID="_x0000_i1105" DrawAspect="Content" ObjectID="_1612958166" r:id="rId179"/>
        </w:object>
      </w:r>
      <w:r>
        <w:rPr>
          <w:rFonts w:ascii="宋体" w:eastAsia="宋体" w:hAnsi="宋体" w:cs="Times New Roman"/>
          <w:sz w:val="24"/>
          <w:szCs w:val="24"/>
        </w:rPr>
        <w:t>至少被覆盖</w:t>
      </w:r>
      <w:r w:rsidR="0095329A" w:rsidRPr="005D13D9">
        <w:rPr>
          <w:rFonts w:ascii="宋体" w:eastAsia="宋体" w:hAnsi="宋体" w:cs="Times New Roman"/>
          <w:sz w:val="24"/>
          <w:szCs w:val="24"/>
        </w:rPr>
        <w:object w:dxaOrig="400" w:dyaOrig="420" w14:anchorId="0BD40D28">
          <v:shape id="_x0000_i1106" type="#_x0000_t75" style="width:20.25pt;height:21.75pt" o:ole="">
            <v:imagedata r:id="rId180" o:title=""/>
          </v:shape>
          <o:OLEObject Type="Embed" ProgID="Equation.DSMT4" ShapeID="_x0000_i1106" DrawAspect="Content" ObjectID="_1612958167" r:id="rId181"/>
        </w:object>
      </w:r>
      <w:r>
        <w:rPr>
          <w:rFonts w:ascii="宋体" w:eastAsia="宋体" w:hAnsi="宋体" w:cs="Times New Roman"/>
          <w:sz w:val="24"/>
          <w:szCs w:val="24"/>
        </w:rPr>
        <w:t>次</w:t>
      </w:r>
      <w:r>
        <w:rPr>
          <w:rFonts w:ascii="宋体" w:eastAsia="宋体" w:hAnsi="宋体" w:cs="Times New Roman" w:hint="eastAsia"/>
          <w:sz w:val="24"/>
          <w:szCs w:val="24"/>
        </w:rPr>
        <w:t>，可以得到：</w:t>
      </w:r>
    </w:p>
    <w:p w14:paraId="5D6989DF" w14:textId="77777777" w:rsidR="00616B4E" w:rsidRDefault="0095329A" w:rsidP="00B30DD5">
      <w:pPr>
        <w:ind w:firstLineChars="200" w:firstLine="480"/>
        <w:jc w:val="right"/>
        <w:rPr>
          <w:rFonts w:ascii="宋体" w:eastAsia="宋体" w:hAnsi="宋体" w:cs="Times New Roman"/>
          <w:sz w:val="24"/>
          <w:szCs w:val="24"/>
        </w:rPr>
      </w:pPr>
      <w:r w:rsidRPr="00616B4E">
        <w:rPr>
          <w:rFonts w:ascii="宋体" w:eastAsia="宋体" w:hAnsi="宋体" w:cs="Times New Roman"/>
          <w:position w:val="-28"/>
          <w:sz w:val="24"/>
          <w:szCs w:val="24"/>
        </w:rPr>
        <w:object w:dxaOrig="3080" w:dyaOrig="680" w14:anchorId="610968E8">
          <v:shape id="_x0000_i1107" type="#_x0000_t75" style="width:153.7pt;height:34.5pt" o:ole="">
            <v:imagedata r:id="rId182" o:title=""/>
          </v:shape>
          <o:OLEObject Type="Embed" ProgID="Equation.DSMT4" ShapeID="_x0000_i1107" DrawAspect="Content" ObjectID="_1612958168" r:id="rId183"/>
        </w:object>
      </w:r>
      <w:r w:rsidR="00637BC8">
        <w:rPr>
          <w:rFonts w:ascii="宋体" w:eastAsia="宋体" w:hAnsi="宋体" w:cs="Times New Roman"/>
          <w:sz w:val="24"/>
          <w:szCs w:val="24"/>
        </w:rPr>
        <w:t xml:space="preserve">              (3</w:t>
      </w:r>
      <w:r w:rsidR="00915F1E">
        <w:noBreakHyphen/>
      </w:r>
      <w:r w:rsidR="00637BC8">
        <w:rPr>
          <w:rFonts w:ascii="宋体" w:eastAsia="宋体" w:hAnsi="宋体" w:cs="Times New Roman"/>
          <w:sz w:val="24"/>
          <w:szCs w:val="24"/>
        </w:rPr>
        <w:t>11)</w:t>
      </w:r>
    </w:p>
    <w:p w14:paraId="34DB0A4D" w14:textId="77777777" w:rsidR="00782C8E" w:rsidRPr="008F2286" w:rsidRDefault="00782C8E" w:rsidP="00AB5707">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综上</w:t>
      </w:r>
      <w:r>
        <w:rPr>
          <w:rFonts w:ascii="宋体" w:eastAsia="宋体" w:hAnsi="宋体" w:cs="Times New Roman"/>
          <w:sz w:val="24"/>
          <w:szCs w:val="24"/>
        </w:rPr>
        <w:t>所述，</w:t>
      </w:r>
      <w:r>
        <w:rPr>
          <w:rFonts w:ascii="宋体" w:eastAsia="宋体" w:hAnsi="宋体" w:cs="Times New Roman" w:hint="eastAsia"/>
          <w:sz w:val="24"/>
          <w:szCs w:val="24"/>
        </w:rPr>
        <w:t>问题</w:t>
      </w:r>
      <w:r>
        <w:rPr>
          <w:rFonts w:ascii="宋体" w:eastAsia="宋体" w:hAnsi="宋体" w:cs="Times New Roman"/>
          <w:sz w:val="24"/>
          <w:szCs w:val="24"/>
        </w:rPr>
        <w:t>可以描述为：</w:t>
      </w:r>
      <w:r>
        <w:rPr>
          <w:rFonts w:ascii="宋体" w:eastAsia="宋体" w:hAnsi="宋体" w:cs="Times New Roman" w:hint="eastAsia"/>
          <w:sz w:val="24"/>
          <w:szCs w:val="24"/>
        </w:rPr>
        <w:t>在</w:t>
      </w:r>
      <w:r>
        <w:rPr>
          <w:rFonts w:ascii="宋体" w:eastAsia="宋体" w:hAnsi="宋体" w:cs="Times New Roman"/>
          <w:sz w:val="24"/>
          <w:szCs w:val="24"/>
        </w:rPr>
        <w:t>移动群体感知系统的预算成本受限，如何在有限的成本预算下最大化空间覆盖度</w:t>
      </w:r>
      <w:r>
        <w:rPr>
          <w:rFonts w:ascii="宋体" w:eastAsia="宋体" w:hAnsi="宋体" w:cs="Times New Roman" w:hint="eastAsia"/>
          <w:sz w:val="24"/>
          <w:szCs w:val="24"/>
        </w:rPr>
        <w:t>，公式化</w:t>
      </w:r>
      <w:r>
        <w:rPr>
          <w:rFonts w:ascii="宋体" w:eastAsia="宋体" w:hAnsi="宋体" w:cs="Times New Roman"/>
          <w:sz w:val="24"/>
          <w:szCs w:val="24"/>
        </w:rPr>
        <w:t>描述如下：</w:t>
      </w:r>
    </w:p>
    <w:p w14:paraId="52270117" w14:textId="77777777" w:rsidR="00407488" w:rsidRDefault="00407488" w:rsidP="00637BC8">
      <w:pPr>
        <w:spacing w:line="360" w:lineRule="auto"/>
        <w:ind w:left="420" w:firstLine="420"/>
        <w:jc w:val="right"/>
        <w:rPr>
          <w:rFonts w:ascii="宋体" w:eastAsia="宋体" w:hAnsi="宋体" w:cs="Times New Roman"/>
          <w:sz w:val="24"/>
          <w:szCs w:val="24"/>
        </w:rPr>
      </w:pPr>
    </w:p>
    <w:p w14:paraId="3D61B662" w14:textId="77777777" w:rsidR="000A0D13" w:rsidRDefault="00C72D23" w:rsidP="00B30DD5">
      <w:pPr>
        <w:ind w:left="420" w:firstLine="420"/>
        <w:jc w:val="right"/>
        <w:rPr>
          <w:rFonts w:ascii="宋体" w:eastAsia="宋体" w:hAnsi="宋体" w:cs="Times New Roman"/>
          <w:sz w:val="24"/>
          <w:szCs w:val="24"/>
        </w:rPr>
      </w:pPr>
      <w:r w:rsidRPr="000D017E">
        <w:rPr>
          <w:rFonts w:ascii="宋体" w:eastAsia="宋体" w:hAnsi="宋体" w:cs="Times New Roman"/>
          <w:position w:val="-122"/>
          <w:sz w:val="24"/>
          <w:szCs w:val="24"/>
        </w:rPr>
        <w:object w:dxaOrig="4160" w:dyaOrig="2560" w14:anchorId="410A8105">
          <v:shape id="_x0000_i1108" type="#_x0000_t75" style="width:207.8pt;height:128.25pt" o:ole="">
            <v:imagedata r:id="rId184" o:title=""/>
          </v:shape>
          <o:OLEObject Type="Embed" ProgID="Equation.DSMT4" ShapeID="_x0000_i1108" DrawAspect="Content" ObjectID="_1612958169" r:id="rId185"/>
        </w:object>
      </w:r>
      <w:r w:rsidR="00637BC8">
        <w:rPr>
          <w:rFonts w:ascii="宋体" w:eastAsia="宋体" w:hAnsi="宋体" w:cs="Times New Roman"/>
          <w:sz w:val="24"/>
          <w:szCs w:val="24"/>
        </w:rPr>
        <w:t xml:space="preserve">         (3</w:t>
      </w:r>
      <w:r w:rsidR="00915F1E">
        <w:noBreakHyphen/>
      </w:r>
      <w:r w:rsidR="00637BC8">
        <w:rPr>
          <w:rFonts w:ascii="宋体" w:eastAsia="宋体" w:hAnsi="宋体" w:cs="Times New Roman"/>
          <w:sz w:val="24"/>
          <w:szCs w:val="24"/>
        </w:rPr>
        <w:t>12)</w:t>
      </w:r>
    </w:p>
    <w:p w14:paraId="689E9E13" w14:textId="77777777" w:rsidR="00782C8E" w:rsidRPr="00163F42" w:rsidRDefault="00782C8E" w:rsidP="00AB5707">
      <w:pPr>
        <w:spacing w:line="400" w:lineRule="exact"/>
        <w:rPr>
          <w:rFonts w:ascii="宋体" w:eastAsia="宋体" w:hAnsi="宋体" w:cs="Times New Roman"/>
          <w:sz w:val="24"/>
          <w:szCs w:val="24"/>
        </w:rPr>
      </w:pPr>
      <w:r>
        <w:rPr>
          <w:rFonts w:ascii="宋体" w:eastAsia="宋体" w:hAnsi="宋体" w:cs="Times New Roman" w:hint="eastAsia"/>
          <w:sz w:val="24"/>
          <w:szCs w:val="24"/>
        </w:rPr>
        <w:t>以上</w:t>
      </w:r>
      <w:r>
        <w:rPr>
          <w:rFonts w:ascii="宋体" w:eastAsia="宋体" w:hAnsi="宋体" w:cs="Times New Roman"/>
          <w:sz w:val="24"/>
          <w:szCs w:val="24"/>
        </w:rPr>
        <w:t>公式可以看</w:t>
      </w:r>
      <w:r>
        <w:rPr>
          <w:rFonts w:ascii="宋体" w:eastAsia="宋体" w:hAnsi="宋体" w:cs="Times New Roman" w:hint="eastAsia"/>
          <w:sz w:val="24"/>
          <w:szCs w:val="24"/>
        </w:rPr>
        <w:t>到</w:t>
      </w:r>
      <w:r>
        <w:rPr>
          <w:rFonts w:ascii="宋体" w:eastAsia="宋体" w:hAnsi="宋体" w:cs="Times New Roman"/>
          <w:sz w:val="24"/>
          <w:szCs w:val="24"/>
        </w:rPr>
        <w:t>以下几点</w:t>
      </w:r>
      <w:r w:rsidRPr="00163F42">
        <w:rPr>
          <w:rFonts w:ascii="宋体" w:eastAsia="宋体" w:hAnsi="宋体" w:cs="Times New Roman" w:hint="eastAsia"/>
          <w:sz w:val="24"/>
          <w:szCs w:val="24"/>
        </w:rPr>
        <w:t>：</w:t>
      </w:r>
    </w:p>
    <w:p w14:paraId="28231BE4" w14:textId="5D3E9A81" w:rsidR="00782C8E" w:rsidRDefault="00BB0E78" w:rsidP="00AB5707">
      <w:pPr>
        <w:spacing w:line="400" w:lineRule="exact"/>
        <w:rPr>
          <w:rFonts w:ascii="宋体" w:eastAsia="宋体" w:hAnsi="宋体" w:cs="Times New Roman"/>
          <w:sz w:val="24"/>
          <w:szCs w:val="24"/>
        </w:rPr>
      </w:pPr>
      <w:r>
        <w:rPr>
          <w:rFonts w:ascii="宋体" w:eastAsia="宋体" w:hAnsi="宋体" w:cs="Times New Roman"/>
          <w:sz w:val="24"/>
          <w:szCs w:val="24"/>
        </w:rPr>
        <w:lastRenderedPageBreak/>
        <w:t xml:space="preserve">(1) </w:t>
      </w:r>
      <w:r w:rsidR="00782C8E" w:rsidRPr="00163F42">
        <w:rPr>
          <w:rFonts w:ascii="宋体" w:eastAsia="宋体" w:hAnsi="宋体" w:cs="Times New Roman" w:hint="eastAsia"/>
          <w:sz w:val="24"/>
          <w:szCs w:val="24"/>
        </w:rPr>
        <w:t>目标函数为最大化公式</w:t>
      </w:r>
      <w:r w:rsidR="00782C8E">
        <w:rPr>
          <w:rFonts w:ascii="宋体" w:eastAsia="宋体" w:hAnsi="宋体" w:cs="Times New Roman" w:hint="eastAsia"/>
          <w:sz w:val="24"/>
          <w:szCs w:val="24"/>
        </w:rPr>
        <w:t>车载</w:t>
      </w:r>
      <w:r w:rsidR="00782C8E">
        <w:rPr>
          <w:rFonts w:ascii="宋体" w:eastAsia="宋体" w:hAnsi="宋体" w:cs="Times New Roman"/>
          <w:sz w:val="24"/>
          <w:szCs w:val="24"/>
        </w:rPr>
        <w:t>移动感知群体感知的</w:t>
      </w:r>
      <w:r w:rsidR="00782C8E" w:rsidRPr="00163F42">
        <w:rPr>
          <w:rFonts w:ascii="宋体" w:eastAsia="宋体" w:hAnsi="宋体" w:cs="Times New Roman" w:hint="eastAsia"/>
          <w:sz w:val="24"/>
          <w:szCs w:val="24"/>
        </w:rPr>
        <w:t>空间覆盖度</w:t>
      </w:r>
      <w:r w:rsidR="00782C8E">
        <w:rPr>
          <w:rFonts w:ascii="宋体" w:eastAsia="宋体" w:hAnsi="宋体" w:cs="Times New Roman" w:hint="eastAsia"/>
          <w:sz w:val="24"/>
          <w:szCs w:val="24"/>
        </w:rPr>
        <w:t>；</w:t>
      </w:r>
    </w:p>
    <w:p w14:paraId="65F1BD43" w14:textId="19ECBE10" w:rsidR="00782C8E" w:rsidRPr="00163F42" w:rsidRDefault="00BB0E78" w:rsidP="00AB5707">
      <w:pPr>
        <w:spacing w:line="400" w:lineRule="exact"/>
        <w:rPr>
          <w:rFonts w:ascii="宋体" w:eastAsia="宋体" w:hAnsi="宋体" w:cs="Times New Roman"/>
          <w:sz w:val="24"/>
          <w:szCs w:val="24"/>
        </w:rPr>
      </w:pPr>
      <w:r>
        <w:rPr>
          <w:rFonts w:ascii="宋体" w:eastAsia="宋体" w:hAnsi="宋体" w:cs="Times New Roman"/>
          <w:sz w:val="24"/>
          <w:szCs w:val="24"/>
        </w:rPr>
        <w:t>(2)</w:t>
      </w:r>
      <w:r w:rsidR="009120C0">
        <w:rPr>
          <w:rFonts w:ascii="宋体" w:eastAsia="宋体" w:hAnsi="宋体" w:cs="Times New Roman"/>
          <w:sz w:val="24"/>
          <w:szCs w:val="24"/>
        </w:rPr>
        <w:t xml:space="preserve"> </w:t>
      </w:r>
      <w:r w:rsidR="0095329A">
        <w:rPr>
          <w:rFonts w:ascii="宋体" w:eastAsia="宋体" w:hAnsi="宋体" w:cs="Times New Roman" w:hint="eastAsia"/>
          <w:sz w:val="24"/>
          <w:szCs w:val="24"/>
        </w:rPr>
        <w:t>保证在任意时段</w:t>
      </w:r>
      <w:r w:rsidR="0095329A" w:rsidRPr="0095329A">
        <w:rPr>
          <w:rFonts w:ascii="宋体" w:eastAsia="宋体" w:hAnsi="宋体" w:cs="Times New Roman"/>
          <w:position w:val="-14"/>
          <w:sz w:val="24"/>
          <w:szCs w:val="24"/>
        </w:rPr>
        <w:object w:dxaOrig="220" w:dyaOrig="380" w14:anchorId="4B047681">
          <v:shape id="_x0000_i1109" type="#_x0000_t75" style="width:11.25pt;height:18.75pt" o:ole="">
            <v:imagedata r:id="rId186" o:title=""/>
          </v:shape>
          <o:OLEObject Type="Embed" ProgID="Equation.DSMT4" ShapeID="_x0000_i1109" DrawAspect="Content" ObjectID="_1612958170" r:id="rId187"/>
        </w:object>
      </w:r>
      <w:r w:rsidR="0095329A">
        <w:rPr>
          <w:rFonts w:ascii="宋体" w:eastAsia="宋体" w:hAnsi="宋体" w:cs="Times New Roman" w:hint="eastAsia"/>
          <w:sz w:val="24"/>
          <w:szCs w:val="24"/>
        </w:rPr>
        <w:t>，任意区域</w:t>
      </w:r>
      <w:r w:rsidR="0095329A" w:rsidRPr="0095329A">
        <w:rPr>
          <w:rFonts w:ascii="宋体" w:eastAsia="宋体" w:hAnsi="宋体" w:cs="Times New Roman"/>
          <w:position w:val="-12"/>
          <w:sz w:val="24"/>
          <w:szCs w:val="24"/>
        </w:rPr>
        <w:object w:dxaOrig="220" w:dyaOrig="360" w14:anchorId="05431CF7">
          <v:shape id="_x0000_i1110" type="#_x0000_t75" style="width:11.25pt;height:18pt" o:ole="">
            <v:imagedata r:id="rId188" o:title=""/>
          </v:shape>
          <o:OLEObject Type="Embed" ProgID="Equation.DSMT4" ShapeID="_x0000_i1110" DrawAspect="Content" ObjectID="_1612958171" r:id="rId189"/>
        </w:object>
      </w:r>
      <w:r w:rsidR="0095329A">
        <w:rPr>
          <w:rFonts w:ascii="宋体" w:eastAsia="宋体" w:hAnsi="宋体" w:cs="Times New Roman" w:hint="eastAsia"/>
          <w:sz w:val="24"/>
          <w:szCs w:val="24"/>
        </w:rPr>
        <w:t>在都能被覆盖</w:t>
      </w:r>
      <w:r w:rsidR="00782C8E">
        <w:rPr>
          <w:rFonts w:ascii="宋体" w:eastAsia="宋体" w:hAnsi="宋体" w:cs="Times New Roman"/>
          <w:sz w:val="24"/>
          <w:szCs w:val="24"/>
        </w:rPr>
        <w:t>；</w:t>
      </w:r>
      <w:r w:rsidR="00782C8E" w:rsidRPr="00163F42">
        <w:rPr>
          <w:rFonts w:ascii="宋体" w:eastAsia="宋体" w:hAnsi="宋体" w:cs="Times New Roman" w:hint="eastAsia"/>
          <w:sz w:val="24"/>
          <w:szCs w:val="24"/>
        </w:rPr>
        <w:t></w:t>
      </w:r>
    </w:p>
    <w:p w14:paraId="05F69F77" w14:textId="2DB9A880" w:rsidR="00E502EB" w:rsidRDefault="009120C0" w:rsidP="008F14E4">
      <w:pPr>
        <w:spacing w:afterLines="100" w:after="312" w:line="400" w:lineRule="exact"/>
        <w:rPr>
          <w:rFonts w:ascii="宋体" w:eastAsia="宋体" w:hAnsi="宋体" w:cs="Times New Roman"/>
          <w:sz w:val="24"/>
          <w:szCs w:val="24"/>
        </w:rPr>
      </w:pPr>
      <w:r>
        <w:rPr>
          <w:rFonts w:ascii="宋体" w:eastAsia="宋体" w:hAnsi="宋体" w:cs="Times New Roman"/>
          <w:sz w:val="24"/>
          <w:szCs w:val="24"/>
        </w:rPr>
        <w:t xml:space="preserve">(3) </w:t>
      </w:r>
      <w:r w:rsidR="00782C8E">
        <w:rPr>
          <w:rFonts w:ascii="宋体" w:eastAsia="宋体" w:hAnsi="宋体" w:cs="Times New Roman"/>
          <w:sz w:val="24"/>
          <w:szCs w:val="24"/>
        </w:rPr>
        <w:t>选择车辆的成本预算受限</w:t>
      </w:r>
      <w:r w:rsidR="00782C8E">
        <w:rPr>
          <w:rFonts w:ascii="宋体" w:eastAsia="宋体" w:hAnsi="宋体" w:cs="Times New Roman" w:hint="eastAsia"/>
          <w:sz w:val="24"/>
          <w:szCs w:val="24"/>
        </w:rPr>
        <w:t>，参与</w:t>
      </w:r>
      <w:r w:rsidR="00782C8E">
        <w:rPr>
          <w:rFonts w:ascii="宋体" w:eastAsia="宋体" w:hAnsi="宋体" w:cs="Times New Roman"/>
          <w:sz w:val="24"/>
          <w:szCs w:val="24"/>
        </w:rPr>
        <w:t>感知的车辆的感知报酬</w:t>
      </w:r>
      <w:r w:rsidR="00782C8E">
        <w:rPr>
          <w:rFonts w:ascii="宋体" w:eastAsia="宋体" w:hAnsi="宋体" w:cs="Times New Roman" w:hint="eastAsia"/>
          <w:sz w:val="24"/>
          <w:szCs w:val="24"/>
        </w:rPr>
        <w:t>总和</w:t>
      </w:r>
      <w:r w:rsidR="00782C8E">
        <w:rPr>
          <w:rFonts w:ascii="宋体" w:eastAsia="宋体" w:hAnsi="宋体" w:cs="Times New Roman"/>
          <w:sz w:val="24"/>
          <w:szCs w:val="24"/>
        </w:rPr>
        <w:t>不能超过总的感知</w:t>
      </w:r>
      <w:r w:rsidR="00782C8E">
        <w:rPr>
          <w:rFonts w:ascii="宋体" w:eastAsia="宋体" w:hAnsi="宋体" w:cs="Times New Roman" w:hint="eastAsia"/>
          <w:sz w:val="24"/>
          <w:szCs w:val="24"/>
        </w:rPr>
        <w:t>成本</w:t>
      </w:r>
      <w:r w:rsidR="00782C8E">
        <w:rPr>
          <w:rFonts w:ascii="宋体" w:eastAsia="宋体" w:hAnsi="宋体" w:cs="Times New Roman"/>
          <w:sz w:val="24"/>
          <w:szCs w:val="24"/>
        </w:rPr>
        <w:t>预算</w:t>
      </w:r>
      <w:r w:rsidR="00461395" w:rsidRPr="00461395">
        <w:rPr>
          <w:rFonts w:ascii="宋体" w:eastAsia="宋体" w:hAnsi="宋体" w:cs="Times New Roman"/>
          <w:position w:val="-12"/>
          <w:sz w:val="24"/>
          <w:szCs w:val="24"/>
        </w:rPr>
        <w:object w:dxaOrig="480" w:dyaOrig="360" w14:anchorId="7ABAEAFF">
          <v:shape id="_x0000_i1111" type="#_x0000_t75" style="width:24pt;height:18pt" o:ole="">
            <v:imagedata r:id="rId190" o:title=""/>
          </v:shape>
          <o:OLEObject Type="Embed" ProgID="Equation.DSMT4" ShapeID="_x0000_i1111" DrawAspect="Content" ObjectID="_1612958172" r:id="rId191"/>
        </w:object>
      </w:r>
      <w:r w:rsidR="00782C8E" w:rsidRPr="00163F42">
        <w:rPr>
          <w:rFonts w:ascii="宋体" w:eastAsia="宋体" w:hAnsi="宋体" w:cs="Times New Roman" w:hint="eastAsia"/>
          <w:sz w:val="24"/>
          <w:szCs w:val="24"/>
        </w:rPr>
        <w:t>。</w:t>
      </w:r>
    </w:p>
    <w:p w14:paraId="61504FD3" w14:textId="77777777" w:rsidR="000D017E" w:rsidRPr="00E502EB" w:rsidRDefault="00E502EB" w:rsidP="00E502EB">
      <w:pPr>
        <w:pStyle w:val="a4"/>
        <w:jc w:val="center"/>
      </w:pPr>
      <w:r w:rsidRPr="00A77A0C">
        <w:rPr>
          <w:rFonts w:ascii="楷体" w:eastAsia="楷体" w:hAnsi="楷体" w:hint="eastAsia"/>
          <w:sz w:val="21"/>
          <w:szCs w:val="21"/>
        </w:rPr>
        <w:t>表</w:t>
      </w:r>
      <w:r w:rsidRPr="00A77A0C">
        <w:rPr>
          <w:rFonts w:ascii="楷体" w:eastAsia="楷体" w:hAnsi="楷体"/>
          <w:sz w:val="21"/>
          <w:szCs w:val="21"/>
        </w:rPr>
        <w:t>3</w:t>
      </w:r>
      <w:r w:rsidR="00A77A0C">
        <w:noBreakHyphen/>
      </w:r>
      <w:r w:rsidRPr="00A77A0C">
        <w:rPr>
          <w:rFonts w:ascii="楷体" w:eastAsia="楷体" w:hAnsi="楷体" w:hint="eastAsia"/>
          <w:sz w:val="21"/>
          <w:szCs w:val="21"/>
        </w:rPr>
        <w:t>1参数含义</w:t>
      </w:r>
    </w:p>
    <w:tbl>
      <w:tblPr>
        <w:tblStyle w:val="3"/>
        <w:tblW w:w="0" w:type="auto"/>
        <w:jc w:val="center"/>
        <w:tblLook w:val="04A0" w:firstRow="1" w:lastRow="0" w:firstColumn="1" w:lastColumn="0" w:noHBand="0" w:noVBand="1"/>
      </w:tblPr>
      <w:tblGrid>
        <w:gridCol w:w="1560"/>
        <w:gridCol w:w="5244"/>
      </w:tblGrid>
      <w:tr w:rsidR="00782C8E" w14:paraId="0F78594A" w14:textId="77777777" w:rsidTr="00C34E0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60" w:type="dxa"/>
          </w:tcPr>
          <w:p w14:paraId="61134950" w14:textId="77777777" w:rsidR="00782C8E" w:rsidRDefault="00782C8E" w:rsidP="00C34E00">
            <w:pPr>
              <w:spacing w:line="360" w:lineRule="auto"/>
              <w:rPr>
                <w:rFonts w:ascii="宋体" w:eastAsia="宋体" w:hAnsi="宋体" w:cs="Times New Roman"/>
                <w:sz w:val="24"/>
                <w:szCs w:val="24"/>
              </w:rPr>
            </w:pPr>
            <w:r>
              <w:rPr>
                <w:rFonts w:ascii="宋体" w:eastAsia="宋体" w:hAnsi="宋体" w:cs="Times New Roman" w:hint="eastAsia"/>
                <w:sz w:val="24"/>
                <w:szCs w:val="24"/>
              </w:rPr>
              <w:t>参数符号</w:t>
            </w:r>
          </w:p>
        </w:tc>
        <w:tc>
          <w:tcPr>
            <w:tcW w:w="5244" w:type="dxa"/>
          </w:tcPr>
          <w:p w14:paraId="3BF05EF9" w14:textId="77777777" w:rsidR="00782C8E" w:rsidRDefault="00782C8E" w:rsidP="00C34E00">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具体</w:t>
            </w:r>
            <w:r>
              <w:rPr>
                <w:rFonts w:ascii="宋体" w:eastAsia="宋体" w:hAnsi="宋体" w:cs="Times New Roman"/>
                <w:sz w:val="24"/>
                <w:szCs w:val="24"/>
              </w:rPr>
              <w:t>含义</w:t>
            </w:r>
          </w:p>
        </w:tc>
      </w:tr>
      <w:tr w:rsidR="00782C8E" w14:paraId="6CABC56A" w14:textId="77777777" w:rsidTr="00E502EB">
        <w:trPr>
          <w:cnfStyle w:val="000000100000" w:firstRow="0" w:lastRow="0" w:firstColumn="0" w:lastColumn="0" w:oddVBand="0" w:evenVBand="0" w:oddHBand="1" w:evenHBand="0" w:firstRowFirstColumn="0" w:firstRowLastColumn="0" w:lastRowFirstColumn="0" w:lastRowLastColumn="0"/>
          <w:trHeight w:val="50"/>
          <w:jc w:val="center"/>
        </w:trPr>
        <w:tc>
          <w:tcPr>
            <w:cnfStyle w:val="001000000000" w:firstRow="0" w:lastRow="0" w:firstColumn="1" w:lastColumn="0" w:oddVBand="0" w:evenVBand="0" w:oddHBand="0" w:evenHBand="0" w:firstRowFirstColumn="0" w:firstRowLastColumn="0" w:lastRowFirstColumn="0" w:lastRowLastColumn="0"/>
            <w:tcW w:w="1560" w:type="dxa"/>
          </w:tcPr>
          <w:p w14:paraId="170635C4" w14:textId="77777777" w:rsidR="00782C8E" w:rsidRPr="00461395" w:rsidRDefault="00461395" w:rsidP="00461395">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4"/>
                <w:sz w:val="24"/>
                <w:szCs w:val="24"/>
              </w:rPr>
              <w:object w:dxaOrig="240" w:dyaOrig="260" w14:anchorId="6FD62C79">
                <v:shape id="_x0000_i1112" type="#_x0000_t75" style="width:12pt;height:12.75pt" o:ole="">
                  <v:imagedata r:id="rId192" o:title=""/>
                </v:shape>
                <o:OLEObject Type="Embed" ProgID="Equation.DSMT4" ShapeID="_x0000_i1112" DrawAspect="Content" ObjectID="_1612958173" r:id="rId193"/>
              </w:object>
            </w:r>
          </w:p>
        </w:tc>
        <w:tc>
          <w:tcPr>
            <w:tcW w:w="5244" w:type="dxa"/>
          </w:tcPr>
          <w:p w14:paraId="6449576C" w14:textId="77777777"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目标</w:t>
            </w:r>
            <w:r>
              <w:rPr>
                <w:rFonts w:ascii="宋体" w:eastAsia="宋体" w:hAnsi="宋体" w:cs="Times New Roman"/>
                <w:sz w:val="24"/>
                <w:szCs w:val="24"/>
              </w:rPr>
              <w:t>区域集合</w:t>
            </w:r>
          </w:p>
        </w:tc>
      </w:tr>
      <w:tr w:rsidR="00C83A32" w14:paraId="69099212" w14:textId="77777777"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14C16507" w14:textId="77777777" w:rsidR="00C83A32" w:rsidRPr="00461395" w:rsidRDefault="00CA106B" w:rsidP="00461395">
            <w:pPr>
              <w:spacing w:line="360" w:lineRule="auto"/>
              <w:jc w:val="center"/>
              <w:rPr>
                <w:rFonts w:ascii="Times New Roman" w:eastAsia="宋体" w:hAnsi="Times New Roman" w:cs="Times New Roman"/>
                <w:b w:val="0"/>
                <w:bCs w:val="0"/>
                <w:caps w:val="0"/>
                <w:sz w:val="24"/>
                <w:szCs w:val="24"/>
              </w:rPr>
            </w:pPr>
            <w:r>
              <w:rPr>
                <w:rFonts w:ascii="Times New Roman" w:eastAsia="宋体" w:hAnsi="Times New Roman" w:cs="Times New Roman" w:hint="eastAsia"/>
                <w:b w:val="0"/>
                <w:bCs w:val="0"/>
                <w:caps w:val="0"/>
                <w:sz w:val="24"/>
                <w:szCs w:val="24"/>
              </w:rPr>
              <w:t>R</w:t>
            </w:r>
            <w:r w:rsidR="00C83A32">
              <w:rPr>
                <w:rFonts w:ascii="Times New Roman" w:eastAsia="宋体" w:hAnsi="Times New Roman" w:cs="Times New Roman" w:hint="eastAsia"/>
                <w:b w:val="0"/>
                <w:bCs w:val="0"/>
                <w:caps w:val="0"/>
                <w:sz w:val="24"/>
                <w:szCs w:val="24"/>
              </w:rPr>
              <w:t>O</w:t>
            </w:r>
            <w:r>
              <w:rPr>
                <w:rFonts w:ascii="Times New Roman" w:eastAsia="宋体" w:hAnsi="Times New Roman" w:cs="Times New Roman" w:hint="eastAsia"/>
                <w:b w:val="0"/>
                <w:bCs w:val="0"/>
                <w:caps w:val="0"/>
                <w:sz w:val="24"/>
                <w:szCs w:val="24"/>
              </w:rPr>
              <w:t>I</w:t>
            </w:r>
          </w:p>
        </w:tc>
        <w:tc>
          <w:tcPr>
            <w:tcW w:w="5244" w:type="dxa"/>
          </w:tcPr>
          <w:p w14:paraId="5A4D7836" w14:textId="77777777" w:rsidR="00C83A32" w:rsidRDefault="00C83A32"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感兴趣区域集合</w:t>
            </w:r>
          </w:p>
        </w:tc>
      </w:tr>
      <w:tr w:rsidR="00782C8E" w14:paraId="19775A35" w14:textId="77777777"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2F35B04E" w14:textId="77777777"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6"/>
                <w:sz w:val="24"/>
                <w:szCs w:val="24"/>
              </w:rPr>
              <w:object w:dxaOrig="240" w:dyaOrig="279" w14:anchorId="06751745">
                <v:shape id="_x0000_i1113" type="#_x0000_t75" style="width:12pt;height:14.25pt" o:ole="">
                  <v:imagedata r:id="rId194" o:title=""/>
                </v:shape>
                <o:OLEObject Type="Embed" ProgID="Equation.DSMT4" ShapeID="_x0000_i1113" DrawAspect="Content" ObjectID="_1612958174" r:id="rId195"/>
              </w:object>
            </w:r>
          </w:p>
        </w:tc>
        <w:tc>
          <w:tcPr>
            <w:tcW w:w="5244" w:type="dxa"/>
          </w:tcPr>
          <w:p w14:paraId="39B96C2A" w14:textId="77777777"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候选</w:t>
            </w:r>
            <w:r>
              <w:rPr>
                <w:rFonts w:ascii="宋体" w:eastAsia="宋体" w:hAnsi="宋体" w:cs="Times New Roman"/>
                <w:sz w:val="24"/>
                <w:szCs w:val="24"/>
              </w:rPr>
              <w:t>车辆集合</w:t>
            </w:r>
          </w:p>
        </w:tc>
      </w:tr>
      <w:tr w:rsidR="00782C8E" w14:paraId="1D8BD670" w14:textId="77777777"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12CC59A8" w14:textId="77777777"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4"/>
                <w:sz w:val="24"/>
                <w:szCs w:val="24"/>
              </w:rPr>
              <w:object w:dxaOrig="220" w:dyaOrig="260" w14:anchorId="550A688A">
                <v:shape id="_x0000_i1114" type="#_x0000_t75" style="width:11.25pt;height:12.75pt" o:ole="">
                  <v:imagedata r:id="rId196" o:title=""/>
                </v:shape>
                <o:OLEObject Type="Embed" ProgID="Equation.DSMT4" ShapeID="_x0000_i1114" DrawAspect="Content" ObjectID="_1612958175" r:id="rId197"/>
              </w:object>
            </w:r>
          </w:p>
        </w:tc>
        <w:tc>
          <w:tcPr>
            <w:tcW w:w="5244" w:type="dxa"/>
          </w:tcPr>
          <w:p w14:paraId="44983090" w14:textId="77777777"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感知</w:t>
            </w:r>
            <w:r>
              <w:rPr>
                <w:rFonts w:ascii="宋体" w:eastAsia="宋体" w:hAnsi="宋体" w:cs="Times New Roman"/>
                <w:sz w:val="24"/>
                <w:szCs w:val="24"/>
              </w:rPr>
              <w:t>时段集合</w:t>
            </w:r>
          </w:p>
        </w:tc>
      </w:tr>
      <w:tr w:rsidR="00782C8E" w14:paraId="49E7C57A" w14:textId="77777777"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18AE3D2A" w14:textId="77777777"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0"/>
                <w:sz w:val="24"/>
                <w:szCs w:val="24"/>
              </w:rPr>
              <w:object w:dxaOrig="560" w:dyaOrig="320" w14:anchorId="0B595200">
                <v:shape id="_x0000_i1115" type="#_x0000_t75" style="width:27.75pt;height:15.75pt" o:ole="">
                  <v:imagedata r:id="rId198" o:title=""/>
                </v:shape>
                <o:OLEObject Type="Embed" ProgID="Equation.DSMT4" ShapeID="_x0000_i1115" DrawAspect="Content" ObjectID="_1612958176" r:id="rId199"/>
              </w:object>
            </w:r>
          </w:p>
        </w:tc>
        <w:tc>
          <w:tcPr>
            <w:tcW w:w="5244" w:type="dxa"/>
          </w:tcPr>
          <w:p w14:paraId="6F6D29C1" w14:textId="77777777"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车辆运行</w:t>
            </w:r>
            <w:r>
              <w:rPr>
                <w:rFonts w:ascii="宋体" w:eastAsia="宋体" w:hAnsi="宋体" w:cs="Times New Roman"/>
                <w:sz w:val="24"/>
                <w:szCs w:val="24"/>
              </w:rPr>
              <w:t>的位置矩阵</w:t>
            </w:r>
          </w:p>
        </w:tc>
      </w:tr>
      <w:tr w:rsidR="00782C8E" w14:paraId="1A2B840A" w14:textId="77777777"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5B8FB69B" w14:textId="77777777"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6"/>
                <w:sz w:val="24"/>
                <w:szCs w:val="24"/>
              </w:rPr>
              <w:object w:dxaOrig="240" w:dyaOrig="279" w14:anchorId="7CAB71A2">
                <v:shape id="_x0000_i1116" type="#_x0000_t75" style="width:12pt;height:14.25pt" o:ole="">
                  <v:imagedata r:id="rId200" o:title=""/>
                </v:shape>
                <o:OLEObject Type="Embed" ProgID="Equation.DSMT4" ShapeID="_x0000_i1116" DrawAspect="Content" ObjectID="_1612958177" r:id="rId201"/>
              </w:object>
            </w:r>
          </w:p>
        </w:tc>
        <w:tc>
          <w:tcPr>
            <w:tcW w:w="5244" w:type="dxa"/>
          </w:tcPr>
          <w:p w14:paraId="335D379E" w14:textId="77777777"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w:t>
            </w:r>
            <w:r>
              <w:rPr>
                <w:rFonts w:ascii="宋体" w:eastAsia="宋体" w:hAnsi="宋体" w:cs="Times New Roman"/>
                <w:sz w:val="24"/>
                <w:szCs w:val="24"/>
              </w:rPr>
              <w:t>参与感知的感知报酬集合</w:t>
            </w:r>
          </w:p>
        </w:tc>
      </w:tr>
      <w:tr w:rsidR="00060D72" w14:paraId="5A34F3A8" w14:textId="77777777"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12752CBB" w14:textId="77777777" w:rsidR="00060D72"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2"/>
                <w:sz w:val="24"/>
                <w:szCs w:val="24"/>
              </w:rPr>
              <w:object w:dxaOrig="220" w:dyaOrig="360" w14:anchorId="5833576D">
                <v:shape id="_x0000_i1117" type="#_x0000_t75" style="width:11.25pt;height:18pt" o:ole="">
                  <v:imagedata r:id="rId202" o:title=""/>
                </v:shape>
                <o:OLEObject Type="Embed" ProgID="Equation.DSMT4" ShapeID="_x0000_i1117" DrawAspect="Content" ObjectID="_1612958178" r:id="rId203"/>
              </w:object>
            </w:r>
          </w:p>
        </w:tc>
        <w:tc>
          <w:tcPr>
            <w:tcW w:w="5244" w:type="dxa"/>
          </w:tcPr>
          <w:p w14:paraId="3441C525" w14:textId="77777777" w:rsidR="00060D72" w:rsidRDefault="00060D72" w:rsidP="00060D72">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候选车辆</w:t>
            </w:r>
            <m:oMath>
              <m:sSub>
                <m:sSubPr>
                  <m:ctrlPr>
                    <w:rPr>
                      <w:rFonts w:ascii="Cambria Math" w:eastAsia="宋体" w:hAnsi="Cambria Math" w:cs="Times New Roman"/>
                      <w:i/>
                      <w:sz w:val="24"/>
                      <w:szCs w:val="24"/>
                    </w:rPr>
                  </m:ctrlPr>
                </m:sSubPr>
                <m:e>
                  <m:r>
                    <m:rPr>
                      <m:sty m:val="bi"/>
                    </m:rPr>
                    <w:rPr>
                      <w:rFonts w:ascii="Cambria Math" w:eastAsia="宋体" w:hAnsi="Cambria Math" w:cs="Times New Roman"/>
                      <w:sz w:val="24"/>
                      <w:szCs w:val="24"/>
                    </w:rPr>
                    <m:t>v</m:t>
                  </m:r>
                </m:e>
                <m:sub>
                  <m:r>
                    <m:rPr>
                      <m:sty m:val="bi"/>
                    </m:rPr>
                    <w:rPr>
                      <w:rFonts w:ascii="Cambria Math" w:eastAsia="宋体" w:hAnsi="Cambria Math" w:cs="Times New Roman"/>
                      <w:sz w:val="24"/>
                      <w:szCs w:val="24"/>
                    </w:rPr>
                    <m:t>i</m:t>
                  </m:r>
                </m:sub>
              </m:sSub>
            </m:oMath>
            <w:r>
              <w:rPr>
                <w:rFonts w:ascii="宋体" w:eastAsia="宋体" w:hAnsi="宋体" w:cs="Times New Roman"/>
                <w:sz w:val="24"/>
                <w:szCs w:val="24"/>
              </w:rPr>
              <w:t>参与感知获得的感知报酬</w:t>
            </w:r>
          </w:p>
        </w:tc>
      </w:tr>
      <w:tr w:rsidR="00782C8E" w14:paraId="638753E8" w14:textId="77777777"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3C745E5B" w14:textId="77777777"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2"/>
                <w:sz w:val="24"/>
                <w:szCs w:val="24"/>
              </w:rPr>
              <w:object w:dxaOrig="480" w:dyaOrig="360" w14:anchorId="44ADC8F0">
                <v:shape id="_x0000_i1118" type="#_x0000_t75" style="width:24pt;height:18pt" o:ole="">
                  <v:imagedata r:id="rId204" o:title=""/>
                </v:shape>
                <o:OLEObject Type="Embed" ProgID="Equation.DSMT4" ShapeID="_x0000_i1118" DrawAspect="Content" ObjectID="_1612958179" r:id="rId205"/>
              </w:object>
            </w:r>
          </w:p>
        </w:tc>
        <w:tc>
          <w:tcPr>
            <w:tcW w:w="5244" w:type="dxa"/>
          </w:tcPr>
          <w:p w14:paraId="5754993B" w14:textId="77777777"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任务</w:t>
            </w:r>
            <w:r>
              <w:rPr>
                <w:rFonts w:ascii="宋体" w:eastAsia="宋体" w:hAnsi="宋体" w:cs="Times New Roman"/>
                <w:sz w:val="24"/>
                <w:szCs w:val="24"/>
              </w:rPr>
              <w:t>发起者最大感知预算成本</w:t>
            </w:r>
          </w:p>
        </w:tc>
      </w:tr>
      <w:tr w:rsidR="00782C8E" w14:paraId="02AB4FE0" w14:textId="77777777"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59AAE590" w14:textId="77777777" w:rsidR="00782C8E" w:rsidRPr="00461395" w:rsidRDefault="00461395" w:rsidP="00461395">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4"/>
                <w:sz w:val="24"/>
                <w:szCs w:val="24"/>
              </w:rPr>
              <w:object w:dxaOrig="279" w:dyaOrig="260" w14:anchorId="5A027EF2">
                <v:shape id="_x0000_i1119" type="#_x0000_t75" style="width:14.25pt;height:12.75pt" o:ole="">
                  <v:imagedata r:id="rId206" o:title=""/>
                </v:shape>
                <o:OLEObject Type="Embed" ProgID="Equation.DSMT4" ShapeID="_x0000_i1119" DrawAspect="Content" ObjectID="_1612958180" r:id="rId207"/>
              </w:object>
            </w:r>
          </w:p>
        </w:tc>
        <w:tc>
          <w:tcPr>
            <w:tcW w:w="5244" w:type="dxa"/>
          </w:tcPr>
          <w:p w14:paraId="0C35AFF0" w14:textId="77777777"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w:t>
            </w:r>
            <w:r>
              <w:rPr>
                <w:rFonts w:ascii="宋体" w:eastAsia="宋体" w:hAnsi="宋体" w:cs="Times New Roman"/>
                <w:sz w:val="24"/>
                <w:szCs w:val="24"/>
              </w:rPr>
              <w:t>是否参与感知的指示矩阵</w:t>
            </w:r>
          </w:p>
        </w:tc>
      </w:tr>
      <w:tr w:rsidR="00782C8E" w14:paraId="18407831" w14:textId="77777777"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0123F502" w14:textId="77777777"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6"/>
                <w:sz w:val="24"/>
                <w:szCs w:val="24"/>
              </w:rPr>
              <w:object w:dxaOrig="240" w:dyaOrig="279" w14:anchorId="2CCCE900">
                <v:shape id="_x0000_i1120" type="#_x0000_t75" style="width:12pt;height:14.25pt" o:ole="">
                  <v:imagedata r:id="rId208" o:title=""/>
                </v:shape>
                <o:OLEObject Type="Embed" ProgID="Equation.DSMT4" ShapeID="_x0000_i1120" DrawAspect="Content" ObjectID="_1612958181" r:id="rId209"/>
              </w:object>
            </w:r>
          </w:p>
        </w:tc>
        <w:tc>
          <w:tcPr>
            <w:tcW w:w="5244" w:type="dxa"/>
          </w:tcPr>
          <w:p w14:paraId="5B7AFCC8" w14:textId="77777777"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候选</w:t>
            </w:r>
            <w:r>
              <w:rPr>
                <w:rFonts w:ascii="宋体" w:eastAsia="宋体" w:hAnsi="宋体" w:cs="Times New Roman"/>
                <w:sz w:val="24"/>
                <w:szCs w:val="24"/>
              </w:rPr>
              <w:t>车辆</w:t>
            </w:r>
            <m:oMath>
              <m:r>
                <w:rPr>
                  <w:rFonts w:ascii="Cambria Math" w:eastAsia="宋体" w:hAnsi="Cambria Math" w:cs="Times New Roman"/>
                  <w:sz w:val="24"/>
                  <w:szCs w:val="24"/>
                </w:rPr>
                <m:t>i</m:t>
              </m:r>
            </m:oMath>
          </w:p>
        </w:tc>
      </w:tr>
      <w:tr w:rsidR="00060D72" w14:paraId="76377F90" w14:textId="77777777"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7C4FB9FA" w14:textId="77777777" w:rsidR="00060D72" w:rsidRPr="00461395" w:rsidRDefault="00461395" w:rsidP="00461395">
            <w:pPr>
              <w:spacing w:line="360" w:lineRule="auto"/>
              <w:jc w:val="center"/>
              <w:rPr>
                <w:rFonts w:ascii="Calibri" w:eastAsia="宋体" w:hAnsi="Calibri" w:cs="Times New Roman"/>
                <w:b w:val="0"/>
                <w:sz w:val="24"/>
                <w:szCs w:val="24"/>
              </w:rPr>
            </w:pPr>
            <w:r w:rsidRPr="00461395">
              <w:rPr>
                <w:rFonts w:ascii="Calibri" w:eastAsia="宋体" w:hAnsi="Calibri" w:cs="Times New Roman"/>
                <w:b w:val="0"/>
                <w:bCs w:val="0"/>
                <w:caps w:val="0"/>
                <w:position w:val="-12"/>
                <w:sz w:val="24"/>
                <w:szCs w:val="24"/>
              </w:rPr>
              <w:object w:dxaOrig="220" w:dyaOrig="360" w14:anchorId="4C136BBB">
                <v:shape id="_x0000_i1121" type="#_x0000_t75" style="width:11.25pt;height:18pt" o:ole="">
                  <v:imagedata r:id="rId210" o:title=""/>
                </v:shape>
                <o:OLEObject Type="Embed" ProgID="Equation.DSMT4" ShapeID="_x0000_i1121" DrawAspect="Content" ObjectID="_1612958182" r:id="rId211"/>
              </w:object>
            </w:r>
          </w:p>
        </w:tc>
        <w:tc>
          <w:tcPr>
            <w:tcW w:w="5244" w:type="dxa"/>
          </w:tcPr>
          <w:p w14:paraId="199EA548" w14:textId="77777777" w:rsidR="00060D72" w:rsidRDefault="00FF16E3"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第</w:t>
            </w:r>
            <m:oMath>
              <m:r>
                <w:rPr>
                  <w:rFonts w:ascii="Cambria Math" w:eastAsia="宋体" w:hAnsi="Cambria Math" w:cs="Times New Roman" w:hint="eastAsia"/>
                  <w:sz w:val="24"/>
                  <w:szCs w:val="24"/>
                </w:rPr>
                <m:t>k</m:t>
              </m:r>
            </m:oMath>
            <w:proofErr w:type="gramStart"/>
            <w:r>
              <w:rPr>
                <w:rFonts w:ascii="宋体" w:eastAsia="宋体" w:hAnsi="宋体" w:cs="Times New Roman" w:hint="eastAsia"/>
                <w:sz w:val="24"/>
                <w:szCs w:val="24"/>
              </w:rPr>
              <w:t>个</w:t>
            </w:r>
            <w:proofErr w:type="gramEnd"/>
            <w:r>
              <w:rPr>
                <w:rFonts w:ascii="宋体" w:eastAsia="宋体" w:hAnsi="宋体" w:cs="Times New Roman" w:hint="eastAsia"/>
                <w:sz w:val="24"/>
                <w:szCs w:val="24"/>
              </w:rPr>
              <w:t>感兴趣区域</w:t>
            </w:r>
          </w:p>
        </w:tc>
      </w:tr>
      <w:tr w:rsidR="00782C8E" w14:paraId="2495C297" w14:textId="77777777"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4A25B14C" w14:textId="77777777" w:rsidR="00782C8E" w:rsidRPr="00461395" w:rsidRDefault="00461395" w:rsidP="00C34E00">
            <w:pPr>
              <w:spacing w:line="360" w:lineRule="auto"/>
              <w:jc w:val="center"/>
              <w:rPr>
                <w:rFonts w:ascii="Times New Roman" w:eastAsia="宋体" w:hAnsi="Times New Roman" w:cs="Times New Roman"/>
                <w:b w:val="0"/>
                <w:sz w:val="24"/>
                <w:szCs w:val="24"/>
              </w:rPr>
            </w:pPr>
            <m:oMathPara>
              <m:oMath>
                <m:r>
                  <m:rPr>
                    <m:sty m:val="p"/>
                  </m:rPr>
                  <w:rPr>
                    <w:rFonts w:ascii="Cambria Math" w:eastAsia="宋体" w:hAnsi="Cambria Math" w:cs="Times New Roman"/>
                    <w:b w:val="0"/>
                    <w:bCs w:val="0"/>
                    <w:caps w:val="0"/>
                    <w:noProof/>
                    <w:position w:val="-14"/>
                  </w:rPr>
                  <w:object w:dxaOrig="540" w:dyaOrig="380" w14:anchorId="2018D0C2">
                    <v:shape id="_x0000_i1122" type="#_x0000_t75" style="width:27pt;height:18.75pt" o:ole="">
                      <v:imagedata r:id="rId212" o:title=""/>
                    </v:shape>
                    <o:OLEObject Type="Embed" ProgID="Equation.DSMT4" ShapeID="_x0000_i1122" DrawAspect="Content" ObjectID="_1612958183" r:id="rId213"/>
                  </w:object>
                </m:r>
              </m:oMath>
            </m:oMathPara>
          </w:p>
        </w:tc>
        <w:tc>
          <w:tcPr>
            <w:tcW w:w="5244" w:type="dxa"/>
          </w:tcPr>
          <w:p w14:paraId="230F7F5C" w14:textId="77777777" w:rsidR="00782C8E" w:rsidRPr="00927670" w:rsidRDefault="00782C8E" w:rsidP="0095329A">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sidRPr="00927670">
              <w:rPr>
                <w:rFonts w:ascii="宋体" w:eastAsia="宋体" w:hAnsi="宋体" w:cs="Times New Roman" w:hint="eastAsia"/>
              </w:rPr>
              <w:t>在</w:t>
            </w:r>
            <w:r w:rsidRPr="00927670">
              <w:rPr>
                <w:rFonts w:ascii="宋体" w:eastAsia="宋体" w:hAnsi="宋体" w:cs="Times New Roman"/>
              </w:rPr>
              <w:t>第</w:t>
            </w:r>
            <w:r w:rsidR="0095329A" w:rsidRPr="0095329A">
              <w:rPr>
                <w:rFonts w:ascii="宋体" w:eastAsia="宋体" w:hAnsi="宋体" w:cs="Times New Roman"/>
                <w:position w:val="-14"/>
              </w:rPr>
              <w:object w:dxaOrig="220" w:dyaOrig="380" w14:anchorId="730D648F">
                <v:shape id="_x0000_i1123" type="#_x0000_t75" style="width:11.25pt;height:18.75pt" o:ole="">
                  <v:imagedata r:id="rId214" o:title=""/>
                </v:shape>
                <o:OLEObject Type="Embed" ProgID="Equation.DSMT4" ShapeID="_x0000_i1123" DrawAspect="Content" ObjectID="_1612958184" r:id="rId215"/>
              </w:object>
            </w:r>
            <w:r w:rsidRPr="00927670">
              <w:rPr>
                <w:rFonts w:ascii="宋体" w:eastAsia="宋体" w:hAnsi="宋体" w:cs="Times New Roman" w:hint="eastAsia"/>
              </w:rPr>
              <w:t>时</w:t>
            </w:r>
            <w:r w:rsidR="001F729C">
              <w:rPr>
                <w:rFonts w:ascii="宋体" w:eastAsia="宋体" w:hAnsi="宋体" w:cs="Times New Roman" w:hint="eastAsia"/>
              </w:rPr>
              <w:t>段，</w:t>
            </w:r>
            <w:r w:rsidRPr="00927670">
              <w:rPr>
                <w:rFonts w:ascii="宋体" w:eastAsia="宋体" w:hAnsi="宋体" w:cs="Times New Roman"/>
              </w:rPr>
              <w:t>车辆</w:t>
            </w:r>
            <w:r w:rsidR="0095329A" w:rsidRPr="0095329A">
              <w:rPr>
                <w:rFonts w:ascii="宋体" w:eastAsia="宋体" w:hAnsi="宋体" w:cs="Times New Roman"/>
                <w:position w:val="-12"/>
              </w:rPr>
              <w:object w:dxaOrig="220" w:dyaOrig="360" w14:anchorId="63D7CA18">
                <v:shape id="_x0000_i1124" type="#_x0000_t75" style="width:11.25pt;height:18pt" o:ole="">
                  <v:imagedata r:id="rId216" o:title=""/>
                </v:shape>
                <o:OLEObject Type="Embed" ProgID="Equation.DSMT4" ShapeID="_x0000_i1124" DrawAspect="Content" ObjectID="_1612958185" r:id="rId217"/>
              </w:object>
            </w:r>
            <w:r w:rsidRPr="00927670">
              <w:rPr>
                <w:rFonts w:ascii="宋体" w:eastAsia="宋体" w:hAnsi="宋体" w:cs="Times New Roman" w:hint="eastAsia"/>
              </w:rPr>
              <w:t>的</w:t>
            </w:r>
            <w:r w:rsidR="001F729C">
              <w:rPr>
                <w:rFonts w:ascii="宋体" w:eastAsia="宋体" w:hAnsi="宋体" w:cs="Times New Roman" w:hint="eastAsia"/>
              </w:rPr>
              <w:t>感知区域</w:t>
            </w:r>
          </w:p>
        </w:tc>
      </w:tr>
      <w:tr w:rsidR="00782C8E" w14:paraId="7B9C18F8" w14:textId="77777777"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2056F05A" w14:textId="77777777"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6"/>
                <w:sz w:val="24"/>
                <w:szCs w:val="24"/>
              </w:rPr>
              <w:object w:dxaOrig="380" w:dyaOrig="420" w14:anchorId="6870D634">
                <v:shape id="_x0000_i1125" type="#_x0000_t75" style="width:18.75pt;height:21.75pt" o:ole="">
                  <v:imagedata r:id="rId218" o:title=""/>
                </v:shape>
                <o:OLEObject Type="Embed" ProgID="Equation.DSMT4" ShapeID="_x0000_i1125" DrawAspect="Content" ObjectID="_1612958186" r:id="rId219"/>
              </w:object>
            </w:r>
          </w:p>
        </w:tc>
        <w:tc>
          <w:tcPr>
            <w:tcW w:w="5244" w:type="dxa"/>
          </w:tcPr>
          <w:p w14:paraId="424F69D6" w14:textId="77777777"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在</w:t>
            </w:r>
            <w:r>
              <w:rPr>
                <w:rFonts w:ascii="宋体" w:eastAsia="宋体" w:hAnsi="宋体" w:cs="Times New Roman"/>
              </w:rPr>
              <w:t>第</w:t>
            </w:r>
            <m:oMath>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oMath>
            <w:r>
              <w:rPr>
                <w:rFonts w:ascii="宋体" w:eastAsia="宋体" w:hAnsi="宋体" w:cs="Times New Roman" w:hint="eastAsia"/>
              </w:rPr>
              <w:t>时刻位置</w:t>
            </w:r>
            <m:oMath>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oMath>
            <w:r>
              <w:rPr>
                <w:rFonts w:ascii="宋体" w:eastAsia="宋体" w:hAnsi="宋体" w:cs="Times New Roman" w:hint="eastAsia"/>
              </w:rPr>
              <w:t>上</w:t>
            </w:r>
            <w:r>
              <w:rPr>
                <w:rFonts w:ascii="宋体" w:eastAsia="宋体" w:hAnsi="宋体" w:cs="Times New Roman"/>
              </w:rPr>
              <w:t>信息的权重因子</w:t>
            </w:r>
          </w:p>
        </w:tc>
      </w:tr>
      <w:tr w:rsidR="0095329A" w14:paraId="4565CCF6" w14:textId="77777777"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2E76E751" w14:textId="77777777" w:rsidR="0095329A" w:rsidRDefault="0095329A" w:rsidP="00C34E00">
            <w:pPr>
              <w:spacing w:line="360" w:lineRule="auto"/>
              <w:jc w:val="center"/>
              <w:rPr>
                <w:rFonts w:ascii="Times New Roman" w:eastAsia="宋体" w:hAnsi="Times New Roman" w:cs="Times New Roman"/>
                <w:b w:val="0"/>
                <w:sz w:val="24"/>
                <w:szCs w:val="24"/>
              </w:rPr>
            </w:pPr>
            <w:r w:rsidRPr="0095329A">
              <w:rPr>
                <w:rFonts w:ascii="Times New Roman" w:eastAsia="宋体" w:hAnsi="Times New Roman" w:cs="Times New Roman"/>
                <w:b w:val="0"/>
                <w:bCs w:val="0"/>
                <w:caps w:val="0"/>
                <w:position w:val="-14"/>
                <w:sz w:val="24"/>
                <w:szCs w:val="24"/>
              </w:rPr>
              <w:object w:dxaOrig="440" w:dyaOrig="380" w14:anchorId="4BD680C7">
                <v:shape id="_x0000_i1126" type="#_x0000_t75" style="width:21.75pt;height:18.75pt" o:ole="">
                  <v:imagedata r:id="rId220" o:title=""/>
                </v:shape>
                <o:OLEObject Type="Embed" ProgID="Equation.DSMT4" ShapeID="_x0000_i1126" DrawAspect="Content" ObjectID="_1612958187" r:id="rId221"/>
              </w:object>
            </w:r>
          </w:p>
        </w:tc>
        <w:tc>
          <w:tcPr>
            <w:tcW w:w="5244" w:type="dxa"/>
          </w:tcPr>
          <w:p w14:paraId="2294E6C5" w14:textId="77777777" w:rsidR="0095329A" w:rsidRDefault="0095329A"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表示区域</w:t>
            </w:r>
            <w:r w:rsidRPr="0095329A">
              <w:rPr>
                <w:rFonts w:ascii="宋体" w:eastAsia="宋体" w:hAnsi="宋体" w:cs="Times New Roman"/>
                <w:position w:val="-14"/>
                <w:sz w:val="24"/>
                <w:szCs w:val="24"/>
              </w:rPr>
              <w:object w:dxaOrig="540" w:dyaOrig="380" w14:anchorId="7F171DBE">
                <v:shape id="_x0000_i1127" type="#_x0000_t75" style="width:27pt;height:18.75pt" o:ole="">
                  <v:imagedata r:id="rId153" o:title=""/>
                </v:shape>
                <o:OLEObject Type="Embed" ProgID="Equation.DSMT4" ShapeID="_x0000_i1127" DrawAspect="Content" ObjectID="_1612958188" r:id="rId222"/>
              </w:object>
            </w:r>
            <w:r w:rsidRPr="00CF5C35">
              <w:rPr>
                <w:rFonts w:ascii="宋体" w:eastAsia="宋体" w:hAnsi="宋体" w:cs="Times New Roman"/>
                <w:position w:val="-6"/>
                <w:sz w:val="24"/>
                <w:szCs w:val="24"/>
              </w:rPr>
              <w:object w:dxaOrig="139" w:dyaOrig="260" w14:anchorId="34DCFEDB">
                <v:shape id="_x0000_i1128" type="#_x0000_t75" style="width:7.5pt;height:12.75pt" o:ole="">
                  <v:imagedata r:id="rId223" o:title=""/>
                </v:shape>
                <o:OLEObject Type="Embed" ProgID="Equation.DSMT4" ShapeID="_x0000_i1128" DrawAspect="Content" ObjectID="_1612958189" r:id="rId224"/>
              </w:object>
            </w:r>
            <w:r>
              <w:rPr>
                <w:rFonts w:ascii="宋体" w:eastAsia="宋体" w:hAnsi="宋体" w:cs="Times New Roman"/>
                <w:sz w:val="24"/>
                <w:szCs w:val="24"/>
              </w:rPr>
              <w:t>在统计时段</w:t>
            </w:r>
            <w:r w:rsidRPr="00F02558">
              <w:rPr>
                <w:rFonts w:ascii="宋体" w:eastAsia="宋体" w:hAnsi="宋体" w:cs="Times New Roman"/>
                <w:position w:val="-14"/>
                <w:sz w:val="24"/>
                <w:szCs w:val="24"/>
              </w:rPr>
              <w:object w:dxaOrig="220" w:dyaOrig="380" w14:anchorId="1D29E2B7">
                <v:shape id="_x0000_i1129" type="#_x0000_t75" style="width:11.25pt;height:18.75pt" o:ole="">
                  <v:imagedata r:id="rId155" o:title=""/>
                </v:shape>
                <o:OLEObject Type="Embed" ProgID="Equation.DSMT4" ShapeID="_x0000_i1129" DrawAspect="Content" ObjectID="_1612958190" r:id="rId225"/>
              </w:object>
            </w:r>
            <w:r>
              <w:rPr>
                <w:rFonts w:ascii="宋体" w:eastAsia="宋体" w:hAnsi="宋体" w:cs="Times New Roman"/>
                <w:sz w:val="24"/>
                <w:szCs w:val="24"/>
              </w:rPr>
              <w:t>车辆的参考速度</w:t>
            </w:r>
          </w:p>
        </w:tc>
      </w:tr>
      <w:tr w:rsidR="0095329A" w14:paraId="4B4876D5" w14:textId="77777777"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6D74D873" w14:textId="77777777" w:rsidR="0095329A" w:rsidRDefault="0095329A" w:rsidP="00C34E00">
            <w:pPr>
              <w:spacing w:line="360" w:lineRule="auto"/>
              <w:jc w:val="center"/>
              <w:rPr>
                <w:rFonts w:ascii="Times New Roman" w:eastAsia="宋体" w:hAnsi="Times New Roman" w:cs="Times New Roman"/>
                <w:b w:val="0"/>
                <w:sz w:val="24"/>
                <w:szCs w:val="24"/>
              </w:rPr>
            </w:pPr>
            <w:r w:rsidRPr="0095329A">
              <w:rPr>
                <w:rFonts w:ascii="Times New Roman" w:eastAsia="宋体" w:hAnsi="Times New Roman" w:cs="Times New Roman"/>
                <w:b w:val="0"/>
                <w:bCs w:val="0"/>
                <w:caps w:val="0"/>
                <w:position w:val="-14"/>
                <w:sz w:val="24"/>
                <w:szCs w:val="24"/>
              </w:rPr>
              <w:object w:dxaOrig="440" w:dyaOrig="380" w14:anchorId="6AEB4112">
                <v:shape id="_x0000_i1130" type="#_x0000_t75" style="width:21.75pt;height:18.75pt" o:ole="">
                  <v:imagedata r:id="rId226" o:title=""/>
                </v:shape>
                <o:OLEObject Type="Embed" ProgID="Equation.DSMT4" ShapeID="_x0000_i1130" DrawAspect="Content" ObjectID="_1612958191" r:id="rId227"/>
              </w:object>
            </w:r>
          </w:p>
        </w:tc>
        <w:tc>
          <w:tcPr>
            <w:tcW w:w="5244" w:type="dxa"/>
          </w:tcPr>
          <w:p w14:paraId="36A0A0E0" w14:textId="77777777" w:rsidR="0095329A" w:rsidRDefault="0095329A"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区域</w:t>
            </w:r>
            <w:r w:rsidRPr="0095329A">
              <w:rPr>
                <w:rFonts w:ascii="宋体" w:eastAsia="宋体" w:hAnsi="宋体" w:cs="Times New Roman"/>
                <w:position w:val="-14"/>
                <w:sz w:val="24"/>
                <w:szCs w:val="24"/>
              </w:rPr>
              <w:object w:dxaOrig="540" w:dyaOrig="380" w14:anchorId="5E2C5163">
                <v:shape id="_x0000_i1131" type="#_x0000_t75" style="width:27pt;height:18.75pt" o:ole="">
                  <v:imagedata r:id="rId153" o:title=""/>
                </v:shape>
                <o:OLEObject Type="Embed" ProgID="Equation.DSMT4" ShapeID="_x0000_i1131" DrawAspect="Content" ObjectID="_1612958192" r:id="rId228"/>
              </w:object>
            </w:r>
            <w:r>
              <w:rPr>
                <w:rFonts w:ascii="宋体" w:eastAsia="宋体" w:hAnsi="宋体" w:cs="Times New Roman"/>
                <w:sz w:val="24"/>
                <w:szCs w:val="24"/>
              </w:rPr>
              <w:t>在统计时段</w:t>
            </w:r>
            <w:r w:rsidRPr="00F02558">
              <w:rPr>
                <w:rFonts w:ascii="宋体" w:eastAsia="宋体" w:hAnsi="宋体" w:cs="Times New Roman"/>
                <w:position w:val="-14"/>
                <w:sz w:val="24"/>
                <w:szCs w:val="24"/>
              </w:rPr>
              <w:object w:dxaOrig="220" w:dyaOrig="380" w14:anchorId="653B3AEC">
                <v:shape id="_x0000_i1132" type="#_x0000_t75" style="width:11.25pt;height:18.75pt" o:ole="">
                  <v:imagedata r:id="rId155" o:title=""/>
                </v:shape>
                <o:OLEObject Type="Embed" ProgID="Equation.DSMT4" ShapeID="_x0000_i1132" DrawAspect="Content" ObjectID="_1612958193" r:id="rId229"/>
              </w:object>
            </w:r>
            <w:r>
              <w:rPr>
                <w:rFonts w:ascii="宋体" w:eastAsia="宋体" w:hAnsi="宋体" w:cs="Times New Roman" w:hint="eastAsia"/>
                <w:sz w:val="24"/>
                <w:szCs w:val="24"/>
              </w:rPr>
              <w:t>，</w:t>
            </w:r>
            <w:r>
              <w:rPr>
                <w:rFonts w:ascii="宋体" w:eastAsia="宋体" w:hAnsi="宋体" w:cs="Times New Roman"/>
                <w:sz w:val="24"/>
                <w:szCs w:val="24"/>
              </w:rPr>
              <w:t>车辆的运行速度</w:t>
            </w:r>
          </w:p>
        </w:tc>
      </w:tr>
      <w:tr w:rsidR="00461395" w14:paraId="4C9AB485" w14:textId="77777777"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3603B1D4" w14:textId="77777777" w:rsid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4"/>
                <w:sz w:val="24"/>
                <w:szCs w:val="24"/>
              </w:rPr>
              <w:object w:dxaOrig="360" w:dyaOrig="400" w14:anchorId="2C506885">
                <v:shape id="_x0000_i1133" type="#_x0000_t75" style="width:18pt;height:20.25pt" o:ole="">
                  <v:imagedata r:id="rId230" o:title=""/>
                </v:shape>
                <o:OLEObject Type="Embed" ProgID="Equation.DSMT4" ShapeID="_x0000_i1133" DrawAspect="Content" ObjectID="_1612958194" r:id="rId231"/>
              </w:object>
            </w:r>
          </w:p>
        </w:tc>
        <w:tc>
          <w:tcPr>
            <w:tcW w:w="5244" w:type="dxa"/>
          </w:tcPr>
          <w:p w14:paraId="46C9F3CC" w14:textId="77777777" w:rsidR="00461395" w:rsidRDefault="0095329A" w:rsidP="0095329A">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w:t>
            </w:r>
            <w:r w:rsidRPr="0095329A">
              <w:rPr>
                <w:rFonts w:ascii="宋体" w:eastAsia="宋体" w:hAnsi="宋体" w:cs="Times New Roman"/>
                <w:position w:val="-12"/>
                <w:sz w:val="24"/>
                <w:szCs w:val="24"/>
              </w:rPr>
              <w:object w:dxaOrig="220" w:dyaOrig="360" w14:anchorId="23C688AA">
                <v:shape id="_x0000_i1134" type="#_x0000_t75" style="width:11.25pt;height:18pt" o:ole="">
                  <v:imagedata r:id="rId232" o:title=""/>
                </v:shape>
                <o:OLEObject Type="Embed" ProgID="Equation.DSMT4" ShapeID="_x0000_i1134" DrawAspect="Content" ObjectID="_1612958195" r:id="rId233"/>
              </w:object>
            </w:r>
            <w:r>
              <w:rPr>
                <w:rFonts w:ascii="宋体" w:eastAsia="宋体" w:hAnsi="宋体" w:cs="Times New Roman"/>
                <w:sz w:val="24"/>
                <w:szCs w:val="24"/>
              </w:rPr>
              <w:t>在</w:t>
            </w:r>
            <w:r w:rsidRPr="0095329A">
              <w:rPr>
                <w:rFonts w:ascii="宋体" w:eastAsia="宋体" w:hAnsi="宋体" w:cs="Times New Roman"/>
                <w:position w:val="-14"/>
                <w:sz w:val="24"/>
                <w:szCs w:val="24"/>
              </w:rPr>
              <w:object w:dxaOrig="220" w:dyaOrig="380" w14:anchorId="1275AD24">
                <v:shape id="_x0000_i1135" type="#_x0000_t75" style="width:11.25pt;height:18.75pt" o:ole="">
                  <v:imagedata r:id="rId234" o:title=""/>
                </v:shape>
                <o:OLEObject Type="Embed" ProgID="Equation.DSMT4" ShapeID="_x0000_i1135" DrawAspect="Content" ObjectID="_1612958196" r:id="rId235"/>
              </w:object>
            </w:r>
            <w:r>
              <w:rPr>
                <w:rFonts w:ascii="宋体" w:eastAsia="宋体" w:hAnsi="宋体" w:cs="Times New Roman"/>
                <w:sz w:val="24"/>
                <w:szCs w:val="24"/>
              </w:rPr>
              <w:t>时段覆盖区域</w:t>
            </w:r>
            <w:r w:rsidRPr="0095329A">
              <w:rPr>
                <w:rFonts w:ascii="宋体" w:eastAsia="宋体" w:hAnsi="宋体" w:cs="Times New Roman"/>
                <w:position w:val="-12"/>
                <w:sz w:val="24"/>
                <w:szCs w:val="24"/>
              </w:rPr>
              <w:object w:dxaOrig="220" w:dyaOrig="360" w14:anchorId="477FE737">
                <v:shape id="_x0000_i1136" type="#_x0000_t75" style="width:11.25pt;height:18pt" o:ole="">
                  <v:imagedata r:id="rId236" o:title=""/>
                </v:shape>
                <o:OLEObject Type="Embed" ProgID="Equation.DSMT4" ShapeID="_x0000_i1136" DrawAspect="Content" ObjectID="_1612958197" r:id="rId237"/>
              </w:object>
            </w:r>
          </w:p>
        </w:tc>
      </w:tr>
      <w:tr w:rsidR="00782C8E" w14:paraId="588C269A" w14:textId="77777777"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660C433B" w14:textId="77777777" w:rsidR="00782C8E" w:rsidRPr="00461395" w:rsidRDefault="00461395" w:rsidP="00C34E00">
            <w:pPr>
              <w:spacing w:line="360" w:lineRule="auto"/>
              <w:jc w:val="center"/>
              <w:rPr>
                <w:rFonts w:ascii="Times New Roman" w:eastAsia="宋体" w:hAnsi="Times New Roman" w:cs="Times New Roman"/>
                <w:b w:val="0"/>
                <w:sz w:val="24"/>
                <w:szCs w:val="24"/>
              </w:rPr>
            </w:pPr>
            <m:oMathPara>
              <m:oMath>
                <m:r>
                  <m:rPr>
                    <m:sty m:val="b"/>
                  </m:rPr>
                  <w:rPr>
                    <w:rFonts w:ascii="Cambria Math" w:eastAsia="宋体" w:hAnsi="Cambria Math" w:cs="Times New Roman"/>
                    <w:sz w:val="24"/>
                    <w:szCs w:val="24"/>
                  </w:rPr>
                  <m:t>STC</m:t>
                </m:r>
              </m:oMath>
            </m:oMathPara>
          </w:p>
        </w:tc>
        <w:tc>
          <w:tcPr>
            <w:tcW w:w="5244" w:type="dxa"/>
          </w:tcPr>
          <w:p w14:paraId="7F7C245E" w14:textId="77777777" w:rsidR="00782C8E" w:rsidRDefault="00782C8E" w:rsidP="00E502EB">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时空感知</w:t>
            </w:r>
            <w:r>
              <w:rPr>
                <w:rFonts w:ascii="宋体" w:eastAsia="宋体" w:hAnsi="宋体" w:cs="Times New Roman"/>
                <w:sz w:val="24"/>
                <w:szCs w:val="24"/>
              </w:rPr>
              <w:t>覆盖度</w:t>
            </w:r>
          </w:p>
        </w:tc>
      </w:tr>
    </w:tbl>
    <w:p w14:paraId="13B1D6E9" w14:textId="77777777" w:rsidR="001156B7" w:rsidRDefault="00782C8E" w:rsidP="008F14E4">
      <w:pPr>
        <w:spacing w:beforeLines="100" w:before="312" w:line="400" w:lineRule="exact"/>
        <w:ind w:firstLine="420"/>
        <w:rPr>
          <w:rFonts w:ascii="宋体" w:eastAsia="宋体" w:hAnsi="宋体" w:cs="Times New Roman"/>
          <w:sz w:val="24"/>
          <w:szCs w:val="24"/>
        </w:rPr>
      </w:pPr>
      <w:r>
        <w:rPr>
          <w:rFonts w:ascii="宋体" w:eastAsia="宋体" w:hAnsi="宋体" w:cs="Times New Roman" w:hint="eastAsia"/>
          <w:sz w:val="24"/>
          <w:szCs w:val="24"/>
        </w:rPr>
        <w:t>显而易见</w:t>
      </w:r>
      <w:r>
        <w:rPr>
          <w:rFonts w:ascii="宋体" w:eastAsia="宋体" w:hAnsi="宋体" w:cs="Times New Roman"/>
          <w:sz w:val="24"/>
          <w:szCs w:val="24"/>
        </w:rPr>
        <w:t>，</w:t>
      </w:r>
      <w:r>
        <w:rPr>
          <w:rFonts w:ascii="宋体" w:eastAsia="宋体" w:hAnsi="宋体" w:cs="Times New Roman" w:hint="eastAsia"/>
          <w:sz w:val="24"/>
          <w:szCs w:val="24"/>
        </w:rPr>
        <w:t>目标函数</w:t>
      </w:r>
      <w:r>
        <w:rPr>
          <w:rFonts w:ascii="宋体" w:eastAsia="宋体" w:hAnsi="宋体" w:cs="Times New Roman"/>
          <w:sz w:val="24"/>
          <w:szCs w:val="24"/>
        </w:rPr>
        <w:t>是一个非线性函数，</w:t>
      </w:r>
      <w:r>
        <w:rPr>
          <w:rFonts w:ascii="宋体" w:eastAsia="宋体" w:hAnsi="宋体" w:cs="Times New Roman" w:hint="eastAsia"/>
          <w:sz w:val="24"/>
          <w:szCs w:val="24"/>
        </w:rPr>
        <w:t>在感知成本</w:t>
      </w:r>
      <w:r>
        <w:rPr>
          <w:rFonts w:ascii="宋体" w:eastAsia="宋体" w:hAnsi="宋体" w:cs="Times New Roman"/>
          <w:sz w:val="24"/>
          <w:szCs w:val="24"/>
        </w:rPr>
        <w:t>预算受限的条件下，最大化</w:t>
      </w:r>
      <w:r>
        <w:rPr>
          <w:rFonts w:ascii="宋体" w:eastAsia="宋体" w:hAnsi="宋体" w:cs="Times New Roman" w:hint="eastAsia"/>
          <w:sz w:val="24"/>
          <w:szCs w:val="24"/>
        </w:rPr>
        <w:t>感知</w:t>
      </w:r>
      <w:r>
        <w:rPr>
          <w:rFonts w:ascii="宋体" w:eastAsia="宋体" w:hAnsi="宋体" w:cs="Times New Roman"/>
          <w:sz w:val="24"/>
          <w:szCs w:val="24"/>
        </w:rPr>
        <w:t>覆盖度是一个非线性规划问题</w:t>
      </w:r>
      <w:r>
        <w:rPr>
          <w:rFonts w:ascii="宋体" w:eastAsia="宋体" w:hAnsi="宋体" w:cs="Times New Roman" w:hint="eastAsia"/>
          <w:sz w:val="24"/>
          <w:szCs w:val="24"/>
        </w:rPr>
        <w:t>。当候选</w:t>
      </w:r>
      <w:r>
        <w:rPr>
          <w:rFonts w:ascii="宋体" w:eastAsia="宋体" w:hAnsi="宋体" w:cs="Times New Roman"/>
          <w:sz w:val="24"/>
          <w:szCs w:val="24"/>
        </w:rPr>
        <w:t>的车辆集合空间特别大时，无法在多项式时间内</w:t>
      </w:r>
      <w:r>
        <w:rPr>
          <w:rFonts w:ascii="宋体" w:eastAsia="宋体" w:hAnsi="宋体" w:cs="Times New Roman" w:hint="eastAsia"/>
          <w:sz w:val="24"/>
          <w:szCs w:val="24"/>
        </w:rPr>
        <w:t>找到</w:t>
      </w:r>
      <w:r>
        <w:rPr>
          <w:rFonts w:ascii="宋体" w:eastAsia="宋体" w:hAnsi="宋体" w:cs="Times New Roman"/>
          <w:sz w:val="24"/>
          <w:szCs w:val="24"/>
        </w:rPr>
        <w:t>最优的解，因此该问题是一个</w:t>
      </w:r>
      <w:r w:rsidRPr="00C95E6F">
        <w:rPr>
          <w:rFonts w:ascii="Times New Roman" w:eastAsia="宋体" w:hAnsi="Times New Roman" w:cs="Times New Roman"/>
          <w:sz w:val="24"/>
          <w:szCs w:val="24"/>
        </w:rPr>
        <w:t>NP</w:t>
      </w:r>
      <w:r w:rsidR="004143FF" w:rsidRPr="00C95E6F">
        <w:rPr>
          <w:rFonts w:ascii="Times New Roman" w:eastAsia="宋体" w:hAnsi="Times New Roman" w:cs="Times New Roman"/>
          <w:sz w:val="24"/>
          <w:szCs w:val="24"/>
        </w:rPr>
        <w:t>-hard</w:t>
      </w:r>
      <w:r>
        <w:rPr>
          <w:rFonts w:ascii="宋体" w:eastAsia="宋体" w:hAnsi="宋体" w:cs="Times New Roman"/>
          <w:sz w:val="24"/>
          <w:szCs w:val="24"/>
        </w:rPr>
        <w:t>问题。</w:t>
      </w:r>
      <w:r>
        <w:rPr>
          <w:rFonts w:ascii="宋体" w:eastAsia="宋体" w:hAnsi="宋体" w:cs="Times New Roman" w:hint="eastAsia"/>
          <w:sz w:val="24"/>
          <w:szCs w:val="24"/>
        </w:rPr>
        <w:t>为了保证感知</w:t>
      </w:r>
      <w:r>
        <w:rPr>
          <w:rFonts w:ascii="宋体" w:eastAsia="宋体" w:hAnsi="宋体" w:cs="Times New Roman"/>
          <w:sz w:val="24"/>
          <w:szCs w:val="24"/>
        </w:rPr>
        <w:lastRenderedPageBreak/>
        <w:t>质量，</w:t>
      </w:r>
      <w:r>
        <w:rPr>
          <w:rFonts w:ascii="宋体" w:eastAsia="宋体" w:hAnsi="宋体" w:cs="Times New Roman" w:hint="eastAsia"/>
          <w:sz w:val="24"/>
          <w:szCs w:val="24"/>
        </w:rPr>
        <w:t>提升</w:t>
      </w:r>
      <w:r>
        <w:rPr>
          <w:rFonts w:ascii="宋体" w:eastAsia="宋体" w:hAnsi="宋体" w:cs="Times New Roman"/>
          <w:sz w:val="24"/>
          <w:szCs w:val="24"/>
        </w:rPr>
        <w:t>用户体验，因而需要提出一种有效的算法来降低</w:t>
      </w:r>
      <w:r>
        <w:rPr>
          <w:rFonts w:ascii="宋体" w:eastAsia="宋体" w:hAnsi="宋体" w:cs="Times New Roman" w:hint="eastAsia"/>
          <w:sz w:val="24"/>
          <w:szCs w:val="24"/>
        </w:rPr>
        <w:t>从</w:t>
      </w:r>
      <w:r>
        <w:rPr>
          <w:rFonts w:ascii="宋体" w:eastAsia="宋体" w:hAnsi="宋体" w:cs="Times New Roman"/>
          <w:sz w:val="24"/>
          <w:szCs w:val="24"/>
        </w:rPr>
        <w:t>大量候选车辆中选择最优的车辆</w:t>
      </w:r>
      <w:r>
        <w:rPr>
          <w:rFonts w:ascii="宋体" w:eastAsia="宋体" w:hAnsi="宋体" w:cs="Times New Roman" w:hint="eastAsia"/>
          <w:sz w:val="24"/>
          <w:szCs w:val="24"/>
        </w:rPr>
        <w:t>这一过程</w:t>
      </w:r>
      <w:r>
        <w:rPr>
          <w:rFonts w:ascii="宋体" w:eastAsia="宋体" w:hAnsi="宋体" w:cs="Times New Roman"/>
          <w:sz w:val="24"/>
          <w:szCs w:val="24"/>
        </w:rPr>
        <w:t>的</w:t>
      </w:r>
      <w:r>
        <w:rPr>
          <w:rFonts w:ascii="宋体" w:eastAsia="宋体" w:hAnsi="宋体" w:cs="Times New Roman" w:hint="eastAsia"/>
          <w:sz w:val="24"/>
          <w:szCs w:val="24"/>
        </w:rPr>
        <w:t>复杂度</w:t>
      </w:r>
      <w:r>
        <w:rPr>
          <w:rFonts w:ascii="宋体" w:eastAsia="宋体" w:hAnsi="宋体" w:cs="Times New Roman"/>
          <w:sz w:val="24"/>
          <w:szCs w:val="24"/>
        </w:rPr>
        <w:t>问题</w:t>
      </w:r>
      <w:r>
        <w:rPr>
          <w:rFonts w:ascii="宋体" w:eastAsia="宋体" w:hAnsi="宋体" w:cs="Times New Roman" w:hint="eastAsia"/>
          <w:sz w:val="24"/>
          <w:szCs w:val="24"/>
        </w:rPr>
        <w:t>，</w:t>
      </w:r>
      <w:r>
        <w:rPr>
          <w:rFonts w:ascii="宋体" w:eastAsia="宋体" w:hAnsi="宋体" w:cs="Times New Roman"/>
          <w:sz w:val="24"/>
          <w:szCs w:val="24"/>
        </w:rPr>
        <w:t>并获取一个良好的感知性能。</w:t>
      </w:r>
    </w:p>
    <w:p w14:paraId="288E70E1" w14:textId="77777777" w:rsidR="00451304" w:rsidRPr="00214DA4" w:rsidRDefault="00BF0886" w:rsidP="008F14E4">
      <w:pPr>
        <w:spacing w:beforeLines="50" w:before="156" w:afterLines="50" w:after="156" w:line="400" w:lineRule="exact"/>
        <w:outlineLvl w:val="1"/>
        <w:rPr>
          <w:rFonts w:ascii="黑体" w:eastAsia="黑体" w:hAnsi="黑体"/>
          <w:b/>
          <w:sz w:val="28"/>
          <w:szCs w:val="28"/>
        </w:rPr>
      </w:pPr>
      <w:bookmarkStart w:id="57" w:name="_Toc533947068"/>
      <w:bookmarkStart w:id="58" w:name="_Toc2282252"/>
      <w:r>
        <w:rPr>
          <w:rFonts w:ascii="黑体" w:eastAsia="黑体" w:hAnsi="黑体"/>
          <w:b/>
          <w:sz w:val="28"/>
          <w:szCs w:val="28"/>
        </w:rPr>
        <w:t>3.4</w:t>
      </w:r>
      <w:bookmarkEnd w:id="57"/>
      <w:r w:rsidR="00292566">
        <w:rPr>
          <w:rFonts w:ascii="黑体" w:eastAsia="黑体" w:hAnsi="黑体" w:hint="eastAsia"/>
          <w:b/>
          <w:sz w:val="28"/>
          <w:szCs w:val="28"/>
        </w:rPr>
        <w:t>车载移动</w:t>
      </w:r>
      <w:r w:rsidR="0087311A" w:rsidRPr="00292566">
        <w:rPr>
          <w:rFonts w:ascii="黑体" w:eastAsia="黑体" w:hAnsi="黑体" w:hint="eastAsia"/>
          <w:b/>
          <w:sz w:val="28"/>
          <w:szCs w:val="28"/>
        </w:rPr>
        <w:t>群</w:t>
      </w:r>
      <w:r w:rsidR="00292566" w:rsidRPr="00292566">
        <w:rPr>
          <w:rFonts w:ascii="黑体" w:eastAsia="黑体" w:hAnsi="黑体" w:hint="eastAsia"/>
          <w:b/>
          <w:sz w:val="28"/>
          <w:szCs w:val="28"/>
        </w:rPr>
        <w:t>体</w:t>
      </w:r>
      <w:r w:rsidR="0087311A" w:rsidRPr="00292566">
        <w:rPr>
          <w:rFonts w:ascii="黑体" w:eastAsia="黑体" w:hAnsi="黑体" w:hint="eastAsia"/>
          <w:b/>
          <w:sz w:val="28"/>
          <w:szCs w:val="28"/>
        </w:rPr>
        <w:t>感知</w:t>
      </w:r>
      <w:r w:rsidR="00AF6435">
        <w:rPr>
          <w:rFonts w:ascii="黑体" w:eastAsia="黑体" w:hAnsi="黑体" w:hint="eastAsia"/>
          <w:b/>
          <w:sz w:val="28"/>
          <w:szCs w:val="28"/>
        </w:rPr>
        <w:t>网络</w:t>
      </w:r>
      <w:r w:rsidR="0087311A" w:rsidRPr="00292566">
        <w:rPr>
          <w:rFonts w:ascii="黑体" w:eastAsia="黑体" w:hAnsi="黑体" w:hint="eastAsia"/>
          <w:b/>
          <w:sz w:val="28"/>
          <w:szCs w:val="28"/>
        </w:rPr>
        <w:t>组网参与者选择机制设计</w:t>
      </w:r>
      <w:bookmarkEnd w:id="58"/>
    </w:p>
    <w:p w14:paraId="7B8D1F1B" w14:textId="77777777" w:rsidR="00451304" w:rsidRPr="00214DA4" w:rsidRDefault="00BF0886" w:rsidP="008F14E4">
      <w:pPr>
        <w:spacing w:beforeLines="50" w:before="156" w:afterLines="50" w:after="156" w:line="400" w:lineRule="exact"/>
        <w:outlineLvl w:val="2"/>
        <w:rPr>
          <w:rFonts w:ascii="黑体" w:eastAsia="黑体" w:hAnsi="黑体"/>
          <w:b/>
          <w:sz w:val="24"/>
          <w:szCs w:val="24"/>
        </w:rPr>
      </w:pPr>
      <w:bookmarkStart w:id="59" w:name="_Toc533947069"/>
      <w:bookmarkStart w:id="60" w:name="_Toc2282253"/>
      <w:r>
        <w:rPr>
          <w:rFonts w:ascii="黑体" w:eastAsia="黑体" w:hAnsi="黑体"/>
          <w:b/>
          <w:sz w:val="24"/>
          <w:szCs w:val="24"/>
        </w:rPr>
        <w:t>3.4</w:t>
      </w:r>
      <w:r w:rsidR="00451304" w:rsidRPr="00214DA4">
        <w:rPr>
          <w:rFonts w:ascii="黑体" w:eastAsia="黑体" w:hAnsi="黑体" w:hint="eastAsia"/>
          <w:b/>
          <w:sz w:val="24"/>
          <w:szCs w:val="24"/>
        </w:rPr>
        <w:t>.1 参与者</w:t>
      </w:r>
      <w:r w:rsidR="00451304" w:rsidRPr="00214DA4">
        <w:rPr>
          <w:rFonts w:ascii="黑体" w:eastAsia="黑体" w:hAnsi="黑体"/>
          <w:b/>
          <w:sz w:val="24"/>
          <w:szCs w:val="24"/>
        </w:rPr>
        <w:t>选择</w:t>
      </w:r>
      <w:r w:rsidR="00451304">
        <w:rPr>
          <w:rFonts w:ascii="黑体" w:eastAsia="黑体" w:hAnsi="黑体" w:hint="eastAsia"/>
          <w:b/>
          <w:sz w:val="24"/>
          <w:szCs w:val="24"/>
        </w:rPr>
        <w:t>（</w:t>
      </w:r>
      <w:r w:rsidR="00451304" w:rsidRPr="00C95E6F">
        <w:rPr>
          <w:rFonts w:ascii="Times New Roman" w:eastAsia="黑体" w:hAnsi="Times New Roman" w:cs="Times New Roman"/>
          <w:b/>
          <w:sz w:val="24"/>
          <w:szCs w:val="24"/>
        </w:rPr>
        <w:t>SPTs</w:t>
      </w:r>
      <w:r w:rsidR="00451304">
        <w:rPr>
          <w:rFonts w:ascii="黑体" w:eastAsia="黑体" w:hAnsi="黑体" w:hint="eastAsia"/>
          <w:b/>
          <w:sz w:val="24"/>
          <w:szCs w:val="24"/>
        </w:rPr>
        <w:t>）</w:t>
      </w:r>
      <w:r w:rsidR="00451304" w:rsidRPr="00214DA4">
        <w:rPr>
          <w:rFonts w:ascii="黑体" w:eastAsia="黑体" w:hAnsi="黑体" w:hint="eastAsia"/>
          <w:b/>
          <w:sz w:val="24"/>
          <w:szCs w:val="24"/>
        </w:rPr>
        <w:t>是</w:t>
      </w:r>
      <w:r w:rsidR="00451304" w:rsidRPr="00C95E6F">
        <w:rPr>
          <w:rFonts w:ascii="Times New Roman" w:eastAsia="黑体" w:hAnsi="Times New Roman" w:cs="Times New Roman"/>
          <w:b/>
          <w:sz w:val="24"/>
          <w:szCs w:val="24"/>
        </w:rPr>
        <w:t>NP</w:t>
      </w:r>
      <w:r w:rsidR="0087311A" w:rsidRPr="00C95E6F">
        <w:rPr>
          <w:rFonts w:ascii="Times New Roman" w:eastAsia="黑体" w:hAnsi="Times New Roman" w:cs="Times New Roman"/>
          <w:b/>
          <w:sz w:val="24"/>
          <w:szCs w:val="24"/>
        </w:rPr>
        <w:t>-</w:t>
      </w:r>
      <w:r w:rsidR="004143FF" w:rsidRPr="00C95E6F">
        <w:rPr>
          <w:rFonts w:ascii="Times New Roman" w:eastAsia="黑体" w:hAnsi="Times New Roman" w:cs="Times New Roman"/>
          <w:b/>
          <w:sz w:val="24"/>
          <w:szCs w:val="24"/>
        </w:rPr>
        <w:t>hard</w:t>
      </w:r>
      <w:r w:rsidR="00451304" w:rsidRPr="00214DA4">
        <w:rPr>
          <w:rFonts w:ascii="黑体" w:eastAsia="黑体" w:hAnsi="黑体" w:hint="eastAsia"/>
          <w:b/>
          <w:sz w:val="24"/>
          <w:szCs w:val="24"/>
        </w:rPr>
        <w:t>问题</w:t>
      </w:r>
      <w:bookmarkEnd w:id="59"/>
      <w:bookmarkEnd w:id="60"/>
    </w:p>
    <w:p w14:paraId="6FEF57ED" w14:textId="77777777" w:rsidR="00736920" w:rsidRDefault="00451304" w:rsidP="00AB5707">
      <w:pPr>
        <w:spacing w:line="400" w:lineRule="exac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针对</w:t>
      </w:r>
      <w:r>
        <w:rPr>
          <w:rFonts w:ascii="宋体" w:eastAsia="宋体" w:hAnsi="宋体" w:cs="Times New Roman"/>
          <w:sz w:val="24"/>
          <w:szCs w:val="24"/>
        </w:rPr>
        <w:t>车载移动群体感知网络，</w:t>
      </w:r>
      <w:r>
        <w:rPr>
          <w:rFonts w:ascii="宋体" w:eastAsia="宋体" w:hAnsi="宋体" w:cs="Times New Roman" w:hint="eastAsia"/>
          <w:sz w:val="24"/>
          <w:szCs w:val="24"/>
        </w:rPr>
        <w:t>在</w:t>
      </w:r>
      <w:r>
        <w:rPr>
          <w:rFonts w:ascii="宋体" w:eastAsia="宋体" w:hAnsi="宋体" w:cs="Times New Roman"/>
          <w:sz w:val="24"/>
          <w:szCs w:val="24"/>
        </w:rPr>
        <w:t>3</w:t>
      </w:r>
      <w:r>
        <w:rPr>
          <w:rFonts w:ascii="宋体" w:eastAsia="宋体" w:hAnsi="宋体" w:cs="Times New Roman" w:hint="eastAsia"/>
          <w:sz w:val="24"/>
          <w:szCs w:val="24"/>
        </w:rPr>
        <w:t>.3节中</w:t>
      </w:r>
      <w:r>
        <w:rPr>
          <w:rFonts w:ascii="宋体" w:eastAsia="宋体" w:hAnsi="宋体" w:cs="Times New Roman"/>
          <w:sz w:val="24"/>
          <w:szCs w:val="24"/>
        </w:rPr>
        <w:t>提出</w:t>
      </w:r>
      <w:r>
        <w:rPr>
          <w:rFonts w:ascii="宋体" w:eastAsia="宋体" w:hAnsi="宋体" w:cs="Times New Roman" w:hint="eastAsia"/>
          <w:sz w:val="24"/>
          <w:szCs w:val="24"/>
        </w:rPr>
        <w:t>了基于公共交通</w:t>
      </w:r>
      <w:r>
        <w:rPr>
          <w:rFonts w:ascii="宋体" w:eastAsia="宋体" w:hAnsi="宋体" w:cs="Times New Roman"/>
          <w:sz w:val="24"/>
          <w:szCs w:val="24"/>
        </w:rPr>
        <w:t>场景下的系统模型</w:t>
      </w:r>
      <w:r>
        <w:rPr>
          <w:rFonts w:ascii="宋体" w:eastAsia="宋体" w:hAnsi="宋体" w:cs="Times New Roman" w:hint="eastAsia"/>
          <w:sz w:val="24"/>
          <w:szCs w:val="24"/>
        </w:rPr>
        <w:t>并在模型</w:t>
      </w:r>
      <w:r>
        <w:rPr>
          <w:rFonts w:ascii="宋体" w:eastAsia="宋体" w:hAnsi="宋体" w:cs="Times New Roman"/>
          <w:sz w:val="24"/>
          <w:szCs w:val="24"/>
        </w:rPr>
        <w:t>的基础上将感知</w:t>
      </w:r>
      <w:r>
        <w:rPr>
          <w:rFonts w:ascii="宋体" w:eastAsia="宋体" w:hAnsi="宋体" w:cs="Times New Roman" w:hint="eastAsia"/>
          <w:sz w:val="24"/>
          <w:szCs w:val="24"/>
        </w:rPr>
        <w:t>车辆的选择</w:t>
      </w:r>
      <w:r>
        <w:rPr>
          <w:rFonts w:ascii="宋体" w:eastAsia="宋体" w:hAnsi="宋体" w:cs="Times New Roman"/>
          <w:sz w:val="24"/>
          <w:szCs w:val="24"/>
        </w:rPr>
        <w:t>问题数学化成公式</w:t>
      </w:r>
      <w:r>
        <w:rPr>
          <w:rFonts w:ascii="宋体" w:eastAsia="宋体" w:hAnsi="宋体" w:cs="Times New Roman" w:hint="eastAsia"/>
          <w:sz w:val="24"/>
          <w:szCs w:val="24"/>
        </w:rPr>
        <w:t>（</w:t>
      </w:r>
      <w:r w:rsidR="00E15D91">
        <w:rPr>
          <w:rFonts w:ascii="宋体" w:eastAsia="宋体" w:hAnsi="宋体" w:cs="Times New Roman"/>
          <w:sz w:val="24"/>
          <w:szCs w:val="24"/>
        </w:rPr>
        <w:t>3</w:t>
      </w:r>
      <w:r w:rsidR="00915F1E">
        <w:noBreakHyphen/>
      </w:r>
      <w:r w:rsidR="00E15D91">
        <w:rPr>
          <w:rFonts w:ascii="宋体" w:eastAsia="宋体" w:hAnsi="宋体" w:cs="Times New Roman"/>
          <w:sz w:val="24"/>
          <w:szCs w:val="24"/>
        </w:rPr>
        <w:t>12</w:t>
      </w:r>
      <w:r>
        <w:rPr>
          <w:rFonts w:ascii="宋体" w:eastAsia="宋体" w:hAnsi="宋体" w:cs="Times New Roman" w:hint="eastAsia"/>
          <w:sz w:val="24"/>
          <w:szCs w:val="24"/>
        </w:rPr>
        <w:t>）。</w:t>
      </w:r>
      <w:r>
        <w:rPr>
          <w:rFonts w:ascii="宋体" w:eastAsia="宋体" w:hAnsi="宋体" w:cs="Times New Roman"/>
          <w:sz w:val="24"/>
          <w:szCs w:val="24"/>
        </w:rPr>
        <w:t>由公式</w:t>
      </w:r>
      <w:r>
        <w:rPr>
          <w:rFonts w:ascii="宋体" w:eastAsia="宋体" w:hAnsi="宋体" w:cs="Times New Roman" w:hint="eastAsia"/>
          <w:sz w:val="24"/>
          <w:szCs w:val="24"/>
        </w:rPr>
        <w:t>（</w:t>
      </w:r>
      <w:r w:rsidR="00E15D91">
        <w:rPr>
          <w:rFonts w:ascii="宋体" w:eastAsia="宋体" w:hAnsi="宋体" w:cs="Times New Roman"/>
          <w:sz w:val="24"/>
          <w:szCs w:val="24"/>
        </w:rPr>
        <w:t>3</w:t>
      </w:r>
      <w:r w:rsidR="008F14E4">
        <w:noBreakHyphen/>
      </w:r>
      <w:r w:rsidR="00E15D91">
        <w:rPr>
          <w:rFonts w:ascii="宋体" w:eastAsia="宋体" w:hAnsi="宋体" w:cs="Times New Roman"/>
          <w:sz w:val="24"/>
          <w:szCs w:val="24"/>
        </w:rPr>
        <w:t>12</w:t>
      </w:r>
      <w:r>
        <w:rPr>
          <w:rFonts w:ascii="宋体" w:eastAsia="宋体" w:hAnsi="宋体" w:cs="Times New Roman" w:hint="eastAsia"/>
          <w:sz w:val="24"/>
          <w:szCs w:val="24"/>
        </w:rPr>
        <w:t>）可以</w:t>
      </w:r>
      <w:r>
        <w:rPr>
          <w:rFonts w:ascii="宋体" w:eastAsia="宋体" w:hAnsi="宋体" w:cs="Times New Roman"/>
          <w:sz w:val="24"/>
          <w:szCs w:val="24"/>
        </w:rPr>
        <w:t>知道移动感知参与者的选择是一个非线性规划问题，当候选车辆的空间</w:t>
      </w:r>
      <w:r>
        <w:rPr>
          <w:rFonts w:ascii="宋体" w:eastAsia="宋体" w:hAnsi="宋体" w:cs="Times New Roman" w:hint="eastAsia"/>
          <w:sz w:val="24"/>
          <w:szCs w:val="24"/>
        </w:rPr>
        <w:t>集合</w:t>
      </w:r>
      <w:r w:rsidR="004143FF">
        <w:rPr>
          <w:rFonts w:ascii="宋体" w:eastAsia="宋体" w:hAnsi="宋体" w:cs="Times New Roman" w:hint="eastAsia"/>
          <w:sz w:val="24"/>
          <w:szCs w:val="24"/>
        </w:rPr>
        <w:t>较</w:t>
      </w:r>
      <w:r>
        <w:rPr>
          <w:rFonts w:ascii="宋体" w:eastAsia="宋体" w:hAnsi="宋体" w:cs="Times New Roman"/>
          <w:sz w:val="24"/>
          <w:szCs w:val="24"/>
        </w:rPr>
        <w:t>大时</w:t>
      </w:r>
      <w:r>
        <w:rPr>
          <w:rFonts w:ascii="宋体" w:eastAsia="宋体" w:hAnsi="宋体" w:cs="Times New Roman" w:hint="eastAsia"/>
          <w:sz w:val="24"/>
          <w:szCs w:val="24"/>
        </w:rPr>
        <w:t>，系统</w:t>
      </w:r>
      <w:r>
        <w:rPr>
          <w:rFonts w:ascii="宋体" w:eastAsia="宋体" w:hAnsi="宋体" w:cs="Times New Roman"/>
          <w:sz w:val="24"/>
          <w:szCs w:val="24"/>
        </w:rPr>
        <w:t>无法</w:t>
      </w:r>
      <w:r>
        <w:rPr>
          <w:rFonts w:ascii="宋体" w:eastAsia="宋体" w:hAnsi="宋体" w:cs="Times New Roman" w:hint="eastAsia"/>
          <w:sz w:val="24"/>
          <w:szCs w:val="24"/>
        </w:rPr>
        <w:t>在</w:t>
      </w:r>
      <w:r>
        <w:rPr>
          <w:rFonts w:ascii="宋体" w:eastAsia="宋体" w:hAnsi="宋体" w:cs="Times New Roman"/>
          <w:sz w:val="24"/>
          <w:szCs w:val="24"/>
        </w:rPr>
        <w:t>多项式时间</w:t>
      </w:r>
      <w:r>
        <w:rPr>
          <w:rFonts w:ascii="宋体" w:eastAsia="宋体" w:hAnsi="宋体" w:cs="Times New Roman" w:hint="eastAsia"/>
          <w:sz w:val="24"/>
          <w:szCs w:val="24"/>
        </w:rPr>
        <w:t>内通过枚举的方式得</w:t>
      </w:r>
      <w:r w:rsidR="004143FF">
        <w:rPr>
          <w:rFonts w:ascii="宋体" w:eastAsia="宋体" w:hAnsi="宋体" w:cs="Times New Roman"/>
          <w:sz w:val="24"/>
          <w:szCs w:val="24"/>
        </w:rPr>
        <w:t>到一组最优的车辆集合</w:t>
      </w:r>
      <w:r>
        <w:rPr>
          <w:rFonts w:ascii="宋体" w:eastAsia="宋体" w:hAnsi="宋体" w:cs="Times New Roman"/>
          <w:sz w:val="24"/>
          <w:szCs w:val="24"/>
        </w:rPr>
        <w:t>完成感知任务，</w:t>
      </w:r>
      <w:r>
        <w:rPr>
          <w:rFonts w:ascii="宋体" w:eastAsia="宋体" w:hAnsi="宋体" w:cs="Times New Roman" w:hint="eastAsia"/>
          <w:sz w:val="24"/>
          <w:szCs w:val="24"/>
        </w:rPr>
        <w:t>因此</w:t>
      </w:r>
      <w:r>
        <w:rPr>
          <w:rFonts w:ascii="宋体" w:eastAsia="宋体" w:hAnsi="宋体" w:cs="Times New Roman"/>
          <w:sz w:val="24"/>
          <w:szCs w:val="24"/>
        </w:rPr>
        <w:t>在大规模</w:t>
      </w:r>
      <w:r>
        <w:rPr>
          <w:rFonts w:ascii="宋体" w:eastAsia="宋体" w:hAnsi="宋体" w:cs="Times New Roman" w:hint="eastAsia"/>
          <w:sz w:val="24"/>
          <w:szCs w:val="24"/>
        </w:rPr>
        <w:t>车载</w:t>
      </w:r>
      <w:r>
        <w:rPr>
          <w:rFonts w:ascii="宋体" w:eastAsia="宋体" w:hAnsi="宋体" w:cs="Times New Roman"/>
          <w:sz w:val="24"/>
          <w:szCs w:val="24"/>
        </w:rPr>
        <w:t>移动群体感知</w:t>
      </w:r>
      <w:r>
        <w:rPr>
          <w:rFonts w:ascii="宋体" w:eastAsia="宋体" w:hAnsi="宋体" w:cs="Times New Roman" w:hint="eastAsia"/>
          <w:sz w:val="24"/>
          <w:szCs w:val="24"/>
        </w:rPr>
        <w:t>场景下</w:t>
      </w:r>
      <w:r>
        <w:rPr>
          <w:rFonts w:ascii="宋体" w:eastAsia="宋体" w:hAnsi="宋体" w:cs="Times New Roman"/>
          <w:sz w:val="24"/>
          <w:szCs w:val="24"/>
        </w:rPr>
        <w:t>，参与者选择</w:t>
      </w:r>
      <w:r>
        <w:rPr>
          <w:rFonts w:ascii="宋体" w:eastAsia="宋体" w:hAnsi="宋体" w:cs="Times New Roman" w:hint="eastAsia"/>
          <w:sz w:val="24"/>
          <w:szCs w:val="24"/>
        </w:rPr>
        <w:t>问题</w:t>
      </w:r>
      <w:r>
        <w:rPr>
          <w:rFonts w:ascii="宋体" w:eastAsia="宋体" w:hAnsi="宋体" w:cs="Times New Roman"/>
          <w:sz w:val="24"/>
          <w:szCs w:val="24"/>
        </w:rPr>
        <w:t>是</w:t>
      </w:r>
      <w:r w:rsidRPr="00C95E6F">
        <w:rPr>
          <w:rFonts w:ascii="Times New Roman" w:eastAsia="宋体" w:hAnsi="Times New Roman" w:cs="Times New Roman"/>
          <w:sz w:val="24"/>
          <w:szCs w:val="24"/>
        </w:rPr>
        <w:t>NP</w:t>
      </w:r>
      <w:r w:rsidR="00387682" w:rsidRPr="00C95E6F">
        <w:rPr>
          <w:rFonts w:ascii="Times New Roman" w:eastAsia="宋体" w:hAnsi="Times New Roman" w:cs="Times New Roman" w:hint="eastAsia"/>
          <w:sz w:val="24"/>
          <w:szCs w:val="24"/>
        </w:rPr>
        <w:t>-</w:t>
      </w:r>
      <w:r w:rsidR="004143FF" w:rsidRPr="00C95E6F">
        <w:rPr>
          <w:rFonts w:ascii="Times New Roman" w:eastAsia="宋体" w:hAnsi="Times New Roman" w:cs="Times New Roman" w:hint="eastAsia"/>
          <w:sz w:val="24"/>
          <w:szCs w:val="24"/>
        </w:rPr>
        <w:t>hard</w:t>
      </w:r>
      <w:r>
        <w:rPr>
          <w:rFonts w:ascii="宋体" w:eastAsia="宋体" w:hAnsi="宋体" w:cs="Times New Roman"/>
          <w:sz w:val="24"/>
          <w:szCs w:val="24"/>
        </w:rPr>
        <w:t>问题</w:t>
      </w:r>
      <w:r>
        <w:rPr>
          <w:rFonts w:ascii="宋体" w:eastAsia="宋体" w:hAnsi="宋体" w:cs="Times New Roman" w:hint="eastAsia"/>
          <w:sz w:val="24"/>
          <w:szCs w:val="24"/>
        </w:rPr>
        <w:t>。</w:t>
      </w:r>
      <w:r w:rsidR="00736920">
        <w:rPr>
          <w:rFonts w:ascii="宋体" w:eastAsia="宋体" w:hAnsi="宋体" w:cs="Times New Roman" w:hint="eastAsia"/>
          <w:sz w:val="24"/>
          <w:szCs w:val="24"/>
        </w:rPr>
        <w:t>本</w:t>
      </w:r>
      <w:r w:rsidR="00736920">
        <w:rPr>
          <w:rFonts w:ascii="宋体" w:eastAsia="宋体" w:hAnsi="宋体" w:cs="Times New Roman"/>
          <w:sz w:val="24"/>
          <w:szCs w:val="24"/>
        </w:rPr>
        <w:t>节接下来的部分</w:t>
      </w:r>
      <w:r w:rsidR="00736920">
        <w:rPr>
          <w:rFonts w:ascii="宋体" w:eastAsia="宋体" w:hAnsi="宋体" w:cs="Times New Roman" w:hint="eastAsia"/>
          <w:sz w:val="24"/>
          <w:szCs w:val="24"/>
        </w:rPr>
        <w:t>将详细</w:t>
      </w:r>
      <w:r w:rsidR="00736920">
        <w:rPr>
          <w:rFonts w:ascii="宋体" w:eastAsia="宋体" w:hAnsi="宋体" w:cs="Times New Roman"/>
          <w:sz w:val="24"/>
          <w:szCs w:val="24"/>
        </w:rPr>
        <w:t>证明</w:t>
      </w:r>
      <w:r w:rsidR="00736920" w:rsidRPr="00C95E6F">
        <w:rPr>
          <w:rFonts w:ascii="Times New Roman" w:eastAsia="宋体" w:hAnsi="Times New Roman" w:cs="Times New Roman"/>
          <w:sz w:val="24"/>
          <w:szCs w:val="24"/>
        </w:rPr>
        <w:t>SPTs</w:t>
      </w:r>
      <w:r w:rsidR="00736920">
        <w:rPr>
          <w:rFonts w:ascii="宋体" w:eastAsia="宋体" w:hAnsi="宋体" w:cs="Times New Roman"/>
          <w:sz w:val="24"/>
          <w:szCs w:val="24"/>
        </w:rPr>
        <w:t>是一</w:t>
      </w:r>
      <w:r w:rsidR="00736920">
        <w:rPr>
          <w:rFonts w:ascii="宋体" w:eastAsia="宋体" w:hAnsi="宋体" w:cs="Times New Roman" w:hint="eastAsia"/>
          <w:sz w:val="24"/>
          <w:szCs w:val="24"/>
        </w:rPr>
        <w:t>个</w:t>
      </w:r>
      <w:r w:rsidR="00736920" w:rsidRPr="00C95E6F">
        <w:rPr>
          <w:rFonts w:ascii="Times New Roman" w:eastAsia="宋体" w:hAnsi="Times New Roman" w:cs="Times New Roman"/>
          <w:sz w:val="24"/>
          <w:szCs w:val="24"/>
        </w:rPr>
        <w:t>NP-hard</w:t>
      </w:r>
      <w:r w:rsidR="00736920">
        <w:rPr>
          <w:rFonts w:ascii="宋体" w:eastAsia="宋体" w:hAnsi="宋体" w:cs="Times New Roman"/>
          <w:sz w:val="24"/>
          <w:szCs w:val="24"/>
        </w:rPr>
        <w:t>问题。</w:t>
      </w:r>
    </w:p>
    <w:p w14:paraId="4C0D0885" w14:textId="77777777" w:rsidR="00736920" w:rsidRDefault="00736920" w:rsidP="00AB5707">
      <w:pPr>
        <w:spacing w:line="400" w:lineRule="exact"/>
        <w:rPr>
          <w:rFonts w:ascii="宋体" w:eastAsia="宋体" w:hAnsi="宋体" w:cs="Times New Roman"/>
          <w:sz w:val="24"/>
          <w:szCs w:val="24"/>
        </w:rPr>
      </w:pPr>
      <w:r>
        <w:rPr>
          <w:rFonts w:ascii="宋体" w:eastAsia="宋体" w:hAnsi="宋体" w:cs="Times New Roman"/>
          <w:sz w:val="24"/>
          <w:szCs w:val="24"/>
        </w:rPr>
        <w:tab/>
        <w:t>首先证明</w:t>
      </w:r>
      <w:r w:rsidRPr="00736920">
        <w:rPr>
          <w:rFonts w:ascii="宋体" w:eastAsia="宋体" w:hAnsi="宋体" w:cs="Times New Roman"/>
          <w:position w:val="-6"/>
          <w:sz w:val="24"/>
          <w:szCs w:val="24"/>
        </w:rPr>
        <w:object w:dxaOrig="1160" w:dyaOrig="279" w14:anchorId="10D5F81C">
          <v:shape id="_x0000_i1137" type="#_x0000_t75" style="width:57.75pt;height:14.25pt" o:ole="">
            <v:imagedata r:id="rId238" o:title=""/>
          </v:shape>
          <o:OLEObject Type="Embed" ProgID="Equation.DSMT4" ShapeID="_x0000_i1137" DrawAspect="Content" ObjectID="_1612958198" r:id="rId239"/>
        </w:object>
      </w:r>
      <w:r>
        <w:rPr>
          <w:rFonts w:ascii="宋体" w:eastAsia="宋体" w:hAnsi="宋体" w:cs="Times New Roman" w:hint="eastAsia"/>
          <w:sz w:val="24"/>
          <w:szCs w:val="24"/>
        </w:rPr>
        <w:t>，对于任意一个可能解</w:t>
      </w:r>
      <w:r w:rsidRPr="00736920">
        <w:rPr>
          <w:rFonts w:ascii="宋体" w:eastAsia="宋体" w:hAnsi="宋体" w:cs="Times New Roman"/>
          <w:position w:val="-4"/>
          <w:sz w:val="24"/>
          <w:szCs w:val="24"/>
        </w:rPr>
        <w:object w:dxaOrig="260" w:dyaOrig="260" w14:anchorId="7B9BF674">
          <v:shape id="_x0000_i1138" type="#_x0000_t75" style="width:12.75pt;height:12.75pt" o:ole="">
            <v:imagedata r:id="rId240" o:title=""/>
          </v:shape>
          <o:OLEObject Type="Embed" ProgID="Equation.DSMT4" ShapeID="_x0000_i1138" DrawAspect="Content" ObjectID="_1612958199" r:id="rId241"/>
        </w:object>
      </w:r>
      <w:r>
        <w:rPr>
          <w:rFonts w:ascii="宋体" w:eastAsia="宋体" w:hAnsi="宋体" w:cs="Times New Roman" w:hint="eastAsia"/>
          <w:sz w:val="24"/>
          <w:szCs w:val="24"/>
        </w:rPr>
        <w:t>，我们可以在多项式时间内检验</w:t>
      </w:r>
      <w:r w:rsidRPr="00736920">
        <w:rPr>
          <w:rFonts w:ascii="宋体" w:eastAsia="宋体" w:hAnsi="宋体" w:cs="Times New Roman"/>
          <w:position w:val="-4"/>
          <w:sz w:val="24"/>
          <w:szCs w:val="24"/>
        </w:rPr>
        <w:object w:dxaOrig="260" w:dyaOrig="260" w14:anchorId="294AA765">
          <v:shape id="_x0000_i1139" type="#_x0000_t75" style="width:12.75pt;height:12.75pt" o:ole="">
            <v:imagedata r:id="rId240" o:title=""/>
          </v:shape>
          <o:OLEObject Type="Embed" ProgID="Equation.DSMT4" ShapeID="_x0000_i1139" DrawAspect="Content" ObjectID="_1612958200" r:id="rId242"/>
        </w:object>
      </w:r>
      <w:r>
        <w:rPr>
          <w:rFonts w:ascii="宋体" w:eastAsia="宋体" w:hAnsi="宋体" w:cs="Times New Roman"/>
          <w:sz w:val="24"/>
          <w:szCs w:val="24"/>
        </w:rPr>
        <w:t>是否是SPTs的最优解</w:t>
      </w:r>
      <w:r>
        <w:rPr>
          <w:rFonts w:ascii="宋体" w:eastAsia="宋体" w:hAnsi="宋体" w:cs="Times New Roman" w:hint="eastAsia"/>
          <w:sz w:val="24"/>
          <w:szCs w:val="24"/>
        </w:rPr>
        <w:t>，</w:t>
      </w:r>
      <w:r>
        <w:rPr>
          <w:rFonts w:ascii="宋体" w:eastAsia="宋体" w:hAnsi="宋体" w:cs="Times New Roman"/>
          <w:sz w:val="24"/>
          <w:szCs w:val="24"/>
        </w:rPr>
        <w:t>时间复杂度为</w:t>
      </w:r>
      <w:r w:rsidRPr="00736920">
        <w:rPr>
          <w:rFonts w:ascii="宋体" w:eastAsia="宋体" w:hAnsi="宋体" w:cs="Times New Roman"/>
          <w:position w:val="-16"/>
          <w:sz w:val="24"/>
          <w:szCs w:val="24"/>
        </w:rPr>
        <w:object w:dxaOrig="980" w:dyaOrig="440" w14:anchorId="30048CDB">
          <v:shape id="_x0000_i1140" type="#_x0000_t75" style="width:48.75pt;height:21.75pt" o:ole="">
            <v:imagedata r:id="rId243" o:title=""/>
          </v:shape>
          <o:OLEObject Type="Embed" ProgID="Equation.DSMT4" ShapeID="_x0000_i1140" DrawAspect="Content" ObjectID="_1612958201" r:id="rId244"/>
        </w:object>
      </w:r>
      <w:r>
        <w:rPr>
          <w:rFonts w:ascii="宋体" w:eastAsia="宋体" w:hAnsi="宋体" w:cs="Times New Roman" w:hint="eastAsia"/>
          <w:sz w:val="24"/>
          <w:szCs w:val="24"/>
        </w:rPr>
        <w:t>，</w:t>
      </w:r>
      <w:r>
        <w:rPr>
          <w:rFonts w:ascii="宋体" w:eastAsia="宋体" w:hAnsi="宋体" w:cs="Times New Roman"/>
          <w:sz w:val="24"/>
          <w:szCs w:val="24"/>
        </w:rPr>
        <w:t>因此</w:t>
      </w:r>
      <w:r w:rsidRPr="00C95E6F">
        <w:rPr>
          <w:rFonts w:ascii="Times New Roman" w:eastAsia="宋体" w:hAnsi="Times New Roman" w:cs="Times New Roman"/>
          <w:sz w:val="24"/>
          <w:szCs w:val="24"/>
        </w:rPr>
        <w:t>SPTs</w:t>
      </w:r>
      <w:r>
        <w:rPr>
          <w:rFonts w:ascii="宋体" w:eastAsia="宋体" w:hAnsi="宋体" w:cs="Times New Roman"/>
          <w:sz w:val="24"/>
          <w:szCs w:val="24"/>
        </w:rPr>
        <w:t>是</w:t>
      </w:r>
      <w:r w:rsidRPr="00C95E6F">
        <w:rPr>
          <w:rFonts w:ascii="Times New Roman" w:eastAsia="宋体" w:hAnsi="Times New Roman" w:cs="Times New Roman"/>
          <w:sz w:val="24"/>
          <w:szCs w:val="24"/>
        </w:rPr>
        <w:t>NP</w:t>
      </w:r>
      <w:r>
        <w:rPr>
          <w:rFonts w:ascii="宋体" w:eastAsia="宋体" w:hAnsi="宋体" w:cs="Times New Roman"/>
          <w:sz w:val="24"/>
          <w:szCs w:val="24"/>
        </w:rPr>
        <w:t>问题</w:t>
      </w:r>
      <w:r>
        <w:rPr>
          <w:rFonts w:ascii="宋体" w:eastAsia="宋体" w:hAnsi="宋体" w:cs="Times New Roman" w:hint="eastAsia"/>
          <w:sz w:val="24"/>
          <w:szCs w:val="24"/>
        </w:rPr>
        <w:t>。</w:t>
      </w:r>
    </w:p>
    <w:p w14:paraId="2B0CC609" w14:textId="77777777" w:rsidR="00736920" w:rsidRDefault="00736920" w:rsidP="00AB5707">
      <w:pPr>
        <w:spacing w:line="400" w:lineRule="exact"/>
        <w:rPr>
          <w:rFonts w:ascii="宋体" w:eastAsia="宋体" w:hAnsi="宋体"/>
          <w:sz w:val="24"/>
          <w:szCs w:val="24"/>
        </w:rPr>
      </w:pPr>
      <w:r>
        <w:rPr>
          <w:rFonts w:ascii="宋体" w:eastAsia="宋体" w:hAnsi="宋体" w:cs="Times New Roman"/>
          <w:sz w:val="24"/>
          <w:szCs w:val="24"/>
        </w:rPr>
        <w:tab/>
      </w:r>
      <w:r w:rsidRPr="000145EC">
        <w:rPr>
          <w:rFonts w:ascii="宋体" w:eastAsia="宋体" w:hAnsi="宋体" w:cs="Times New Roman"/>
          <w:sz w:val="24"/>
          <w:szCs w:val="24"/>
        </w:rPr>
        <w:t>为了证明</w:t>
      </w:r>
      <w:r w:rsidRPr="000145EC">
        <w:rPr>
          <w:rFonts w:ascii="宋体" w:eastAsia="宋体" w:hAnsi="宋体" w:cs="Times New Roman"/>
          <w:position w:val="-6"/>
          <w:sz w:val="24"/>
          <w:szCs w:val="24"/>
        </w:rPr>
        <w:object w:dxaOrig="1860" w:dyaOrig="279" w14:anchorId="399C8C1E">
          <v:shape id="_x0000_i1141" type="#_x0000_t75" style="width:93pt;height:14.25pt" o:ole="">
            <v:imagedata r:id="rId245" o:title=""/>
          </v:shape>
          <o:OLEObject Type="Embed" ProgID="Equation.DSMT4" ShapeID="_x0000_i1141" DrawAspect="Content" ObjectID="_1612958202" r:id="rId246"/>
        </w:object>
      </w:r>
      <w:r w:rsidRPr="000145EC">
        <w:rPr>
          <w:rFonts w:ascii="宋体" w:eastAsia="宋体" w:hAnsi="宋体" w:cs="Times New Roman"/>
          <w:sz w:val="24"/>
          <w:szCs w:val="24"/>
        </w:rPr>
        <w:t>,我们可以在多项式时间内将具有</w:t>
      </w:r>
      <w:r w:rsidRPr="00C95E6F">
        <w:rPr>
          <w:rFonts w:ascii="Times New Roman" w:eastAsia="宋体" w:hAnsi="Times New Roman" w:cs="Times New Roman"/>
          <w:sz w:val="24"/>
          <w:szCs w:val="24"/>
        </w:rPr>
        <w:t>NP-hard</w:t>
      </w:r>
      <w:r w:rsidRPr="000145EC">
        <w:rPr>
          <w:rFonts w:ascii="宋体" w:eastAsia="宋体" w:hAnsi="宋体" w:cs="Times New Roman"/>
          <w:sz w:val="24"/>
          <w:szCs w:val="24"/>
        </w:rPr>
        <w:t>特性的集合覆盖问题</w:t>
      </w:r>
      <w:r w:rsidRPr="00C95E6F">
        <w:rPr>
          <w:rFonts w:ascii="Times New Roman" w:eastAsia="宋体" w:hAnsi="Times New Roman" w:cs="Times New Roman" w:hint="eastAsia"/>
          <w:sz w:val="24"/>
          <w:szCs w:val="24"/>
        </w:rPr>
        <w:t>（</w:t>
      </w:r>
      <w:r w:rsidRPr="00C95E6F">
        <w:rPr>
          <w:rFonts w:ascii="Times New Roman" w:eastAsia="宋体" w:hAnsi="Times New Roman" w:cs="Times New Roman" w:hint="eastAsia"/>
          <w:sz w:val="24"/>
          <w:szCs w:val="24"/>
        </w:rPr>
        <w:t>Set</w:t>
      </w:r>
      <w:r w:rsidRPr="00C95E6F">
        <w:rPr>
          <w:rFonts w:ascii="Times New Roman" w:eastAsia="宋体" w:hAnsi="Times New Roman" w:cs="Times New Roman"/>
          <w:sz w:val="24"/>
          <w:szCs w:val="24"/>
        </w:rPr>
        <w:t xml:space="preserve"> </w:t>
      </w:r>
      <w:r w:rsidR="000145EC" w:rsidRPr="00C95E6F">
        <w:rPr>
          <w:rFonts w:ascii="Times New Roman" w:eastAsia="宋体" w:hAnsi="Times New Roman" w:cs="Times New Roman"/>
          <w:sz w:val="24"/>
          <w:szCs w:val="24"/>
        </w:rPr>
        <w:t>Cover Problem, SCP</w:t>
      </w:r>
      <w:r w:rsidRPr="00C95E6F">
        <w:rPr>
          <w:rFonts w:ascii="Times New Roman" w:eastAsia="宋体" w:hAnsi="Times New Roman" w:cs="Times New Roman" w:hint="eastAsia"/>
          <w:sz w:val="24"/>
          <w:szCs w:val="24"/>
        </w:rPr>
        <w:t>）</w:t>
      </w:r>
      <w:r w:rsidR="000145EC" w:rsidRPr="000145EC">
        <w:rPr>
          <w:rFonts w:ascii="宋体" w:eastAsia="宋体" w:hAnsi="宋体" w:cs="Times New Roman" w:hint="eastAsia"/>
          <w:sz w:val="24"/>
          <w:szCs w:val="24"/>
        </w:rPr>
        <w:t>规约到</w:t>
      </w:r>
      <w:r w:rsidR="000145EC" w:rsidRPr="00C95E6F">
        <w:rPr>
          <w:rFonts w:ascii="Times New Roman" w:eastAsia="宋体" w:hAnsi="Times New Roman" w:cs="Times New Roman" w:hint="eastAsia"/>
          <w:sz w:val="24"/>
          <w:szCs w:val="24"/>
        </w:rPr>
        <w:t>SPTs</w:t>
      </w:r>
      <w:r w:rsidR="000145EC" w:rsidRPr="000145EC">
        <w:rPr>
          <w:rFonts w:ascii="宋体" w:eastAsia="宋体" w:hAnsi="宋体" w:cs="Times New Roman" w:hint="eastAsia"/>
          <w:sz w:val="24"/>
          <w:szCs w:val="24"/>
        </w:rPr>
        <w:t>问题上。集合覆盖问题的决策版本详细描述如下：已知全集</w:t>
      </w:r>
      <w:r w:rsidR="000145EC" w:rsidRPr="000145EC">
        <w:rPr>
          <w:rFonts w:ascii="宋体" w:eastAsia="宋体" w:hAnsi="宋体"/>
          <w:position w:val="-14"/>
          <w:sz w:val="24"/>
          <w:szCs w:val="24"/>
        </w:rPr>
        <w:object w:dxaOrig="2240" w:dyaOrig="400" w14:anchorId="45B83D94">
          <v:shape id="_x0000_i1142" type="#_x0000_t75" style="width:111.8pt;height:20.25pt" o:ole="">
            <v:imagedata r:id="rId247" o:title=""/>
          </v:shape>
          <o:OLEObject Type="Embed" ProgID="Equation.DSMT4" ShapeID="_x0000_i1142" DrawAspect="Content" ObjectID="_1612958203" r:id="rId248"/>
        </w:object>
      </w:r>
      <w:r w:rsidR="000145EC">
        <w:rPr>
          <w:rFonts w:ascii="宋体" w:eastAsia="宋体" w:hAnsi="宋体" w:hint="eastAsia"/>
          <w:sz w:val="24"/>
          <w:szCs w:val="24"/>
        </w:rPr>
        <w:t>，</w:t>
      </w:r>
      <w:r w:rsidR="000145EC" w:rsidRPr="000145EC">
        <w:rPr>
          <w:rFonts w:ascii="宋体" w:eastAsia="宋体" w:hAnsi="宋体"/>
          <w:sz w:val="24"/>
          <w:szCs w:val="24"/>
        </w:rPr>
        <w:t>子集合</w:t>
      </w:r>
      <w:r w:rsidR="000145EC" w:rsidRPr="000145EC">
        <w:rPr>
          <w:rFonts w:ascii="宋体" w:eastAsia="宋体" w:hAnsi="宋体"/>
          <w:position w:val="-14"/>
          <w:sz w:val="24"/>
          <w:szCs w:val="24"/>
        </w:rPr>
        <w:object w:dxaOrig="2380" w:dyaOrig="400" w14:anchorId="481F3912">
          <v:shape id="_x0000_i1143" type="#_x0000_t75" style="width:119.25pt;height:20.25pt" o:ole="">
            <v:imagedata r:id="rId249" o:title=""/>
          </v:shape>
          <o:OLEObject Type="Embed" ProgID="Equation.DSMT4" ShapeID="_x0000_i1143" DrawAspect="Content" ObjectID="_1612958204" r:id="rId250"/>
        </w:object>
      </w:r>
      <w:r w:rsidR="000145EC" w:rsidRPr="000145EC">
        <w:rPr>
          <w:rFonts w:ascii="宋体" w:eastAsia="宋体" w:hAnsi="宋体"/>
          <w:sz w:val="24"/>
          <w:szCs w:val="24"/>
        </w:rPr>
        <w:t>和正整数</w:t>
      </w:r>
      <w:r w:rsidR="000145EC" w:rsidRPr="000145EC">
        <w:rPr>
          <w:rFonts w:ascii="宋体" w:eastAsia="宋体" w:hAnsi="宋体"/>
          <w:position w:val="-6"/>
          <w:sz w:val="24"/>
          <w:szCs w:val="24"/>
        </w:rPr>
        <w:object w:dxaOrig="200" w:dyaOrig="279" w14:anchorId="70DD4D5D">
          <v:shape id="_x0000_i1144" type="#_x0000_t75" style="width:9.75pt;height:14.25pt" o:ole="">
            <v:imagedata r:id="rId251" o:title=""/>
          </v:shape>
          <o:OLEObject Type="Embed" ProgID="Equation.DSMT4" ShapeID="_x0000_i1144" DrawAspect="Content" ObjectID="_1612958205" r:id="rId252"/>
        </w:object>
      </w:r>
      <w:r w:rsidR="000145EC" w:rsidRPr="000145EC">
        <w:rPr>
          <w:rFonts w:ascii="宋体" w:eastAsia="宋体" w:hAnsi="宋体"/>
          <w:sz w:val="24"/>
          <w:szCs w:val="24"/>
        </w:rPr>
        <w:t>,是否存在</w:t>
      </w:r>
      <w:r w:rsidR="000145EC">
        <w:rPr>
          <w:rFonts w:ascii="宋体" w:eastAsia="宋体" w:hAnsi="宋体"/>
          <w:sz w:val="24"/>
          <w:szCs w:val="24"/>
        </w:rPr>
        <w:t>集合</w:t>
      </w:r>
      <w:r w:rsidR="002E6237" w:rsidRPr="000145EC">
        <w:rPr>
          <w:rFonts w:ascii="宋体" w:eastAsia="宋体" w:hAnsi="宋体"/>
          <w:position w:val="-14"/>
          <w:sz w:val="24"/>
          <w:szCs w:val="24"/>
        </w:rPr>
        <w:object w:dxaOrig="2780" w:dyaOrig="400" w14:anchorId="74EDE337">
          <v:shape id="_x0000_i1145" type="#_x0000_t75" style="width:138.7pt;height:20.25pt" o:ole="">
            <v:imagedata r:id="rId253" o:title=""/>
          </v:shape>
          <o:OLEObject Type="Embed" ProgID="Equation.DSMT4" ShapeID="_x0000_i1145" DrawAspect="Content" ObjectID="_1612958206" r:id="rId254"/>
        </w:object>
      </w:r>
      <w:r w:rsidR="000145EC">
        <w:rPr>
          <w:rFonts w:ascii="宋体" w:eastAsia="宋体" w:hAnsi="宋体" w:hint="eastAsia"/>
          <w:sz w:val="24"/>
          <w:szCs w:val="24"/>
        </w:rPr>
        <w:t>，</w:t>
      </w:r>
      <w:r w:rsidR="000145EC">
        <w:rPr>
          <w:rFonts w:ascii="宋体" w:eastAsia="宋体" w:hAnsi="宋体"/>
          <w:sz w:val="24"/>
          <w:szCs w:val="24"/>
        </w:rPr>
        <w:t>使得</w:t>
      </w:r>
      <w:r w:rsidR="000145EC" w:rsidRPr="000145EC">
        <w:rPr>
          <w:rFonts w:ascii="宋体" w:eastAsia="宋体" w:hAnsi="宋体"/>
          <w:position w:val="-8"/>
          <w:sz w:val="24"/>
          <w:szCs w:val="24"/>
        </w:rPr>
        <w:object w:dxaOrig="859" w:dyaOrig="300" w14:anchorId="6532ADB0">
          <v:shape id="_x0000_i1146" type="#_x0000_t75" style="width:42.75pt;height:15pt" o:ole="">
            <v:imagedata r:id="rId255" o:title=""/>
          </v:shape>
          <o:OLEObject Type="Embed" ProgID="Equation.DSMT4" ShapeID="_x0000_i1146" DrawAspect="Content" ObjectID="_1612958207" r:id="rId256"/>
        </w:object>
      </w:r>
      <w:r w:rsidR="000145EC">
        <w:rPr>
          <w:rFonts w:ascii="宋体" w:eastAsia="宋体" w:hAnsi="宋体"/>
          <w:sz w:val="24"/>
          <w:szCs w:val="24"/>
        </w:rPr>
        <w:t>且</w:t>
      </w:r>
      <w:r w:rsidR="000145EC" w:rsidRPr="000145EC">
        <w:rPr>
          <w:rFonts w:ascii="宋体" w:eastAsia="宋体" w:hAnsi="宋体"/>
          <w:position w:val="-14"/>
          <w:sz w:val="24"/>
          <w:szCs w:val="24"/>
        </w:rPr>
        <w:object w:dxaOrig="720" w:dyaOrig="400" w14:anchorId="643E2AC0">
          <v:shape id="_x0000_i1147" type="#_x0000_t75" style="width:36pt;height:20.25pt" o:ole="">
            <v:imagedata r:id="rId257" o:title=""/>
          </v:shape>
          <o:OLEObject Type="Embed" ProgID="Equation.DSMT4" ShapeID="_x0000_i1147" DrawAspect="Content" ObjectID="_1612958208" r:id="rId258"/>
        </w:object>
      </w:r>
      <w:r w:rsidR="000145EC">
        <w:rPr>
          <w:rFonts w:ascii="宋体" w:eastAsia="宋体" w:hAnsi="宋体" w:hint="eastAsia"/>
          <w:sz w:val="24"/>
          <w:szCs w:val="24"/>
        </w:rPr>
        <w:t>。</w:t>
      </w:r>
      <w:r w:rsidR="002E6237">
        <w:rPr>
          <w:rFonts w:ascii="宋体" w:eastAsia="宋体" w:hAnsi="宋体" w:hint="eastAsia"/>
          <w:sz w:val="24"/>
          <w:szCs w:val="24"/>
        </w:rPr>
        <w:t>因此我们可以将</w:t>
      </w:r>
      <w:r w:rsidR="002E6237" w:rsidRPr="00C95E6F">
        <w:rPr>
          <w:rFonts w:ascii="Times New Roman" w:eastAsia="宋体" w:hAnsi="Times New Roman" w:cs="Times New Roman" w:hint="eastAsia"/>
          <w:sz w:val="24"/>
          <w:szCs w:val="24"/>
        </w:rPr>
        <w:t>SCP</w:t>
      </w:r>
      <w:r w:rsidR="002E6237">
        <w:rPr>
          <w:rFonts w:ascii="宋体" w:eastAsia="宋体" w:hAnsi="宋体" w:hint="eastAsia"/>
          <w:sz w:val="24"/>
          <w:szCs w:val="24"/>
        </w:rPr>
        <w:t>与</w:t>
      </w:r>
      <w:r w:rsidR="002E6237" w:rsidRPr="00C95E6F">
        <w:rPr>
          <w:rFonts w:ascii="Times New Roman" w:eastAsia="宋体" w:hAnsi="Times New Roman" w:cs="Times New Roman" w:hint="eastAsia"/>
          <w:sz w:val="24"/>
          <w:szCs w:val="24"/>
        </w:rPr>
        <w:t>SPTs</w:t>
      </w:r>
      <w:r w:rsidR="002E6237">
        <w:rPr>
          <w:rFonts w:ascii="宋体" w:eastAsia="宋体" w:hAnsi="宋体" w:hint="eastAsia"/>
          <w:sz w:val="24"/>
          <w:szCs w:val="24"/>
        </w:rPr>
        <w:t>作如下映射关系：</w:t>
      </w:r>
    </w:p>
    <w:p w14:paraId="24161A71" w14:textId="77777777" w:rsidR="002E6237" w:rsidRDefault="00AE3B53" w:rsidP="0069220F">
      <w:pPr>
        <w:spacing w:line="360" w:lineRule="auto"/>
        <w:jc w:val="right"/>
        <w:rPr>
          <w:rFonts w:ascii="宋体" w:eastAsia="宋体" w:hAnsi="宋体"/>
          <w:sz w:val="24"/>
          <w:szCs w:val="24"/>
        </w:rPr>
      </w:pPr>
      <w:r w:rsidRPr="00AE3B53">
        <w:rPr>
          <w:rFonts w:ascii="宋体" w:eastAsia="宋体" w:hAnsi="宋体"/>
          <w:position w:val="-12"/>
          <w:sz w:val="24"/>
          <w:szCs w:val="24"/>
        </w:rPr>
        <w:object w:dxaOrig="4380" w:dyaOrig="400" w14:anchorId="3FFB0495">
          <v:shape id="_x0000_i1148" type="#_x0000_t75" style="width:219pt;height:20.25pt" o:ole="">
            <v:imagedata r:id="rId259" o:title=""/>
          </v:shape>
          <o:OLEObject Type="Embed" ProgID="Equation.DSMT4" ShapeID="_x0000_i1148" DrawAspect="Content" ObjectID="_1612958209" r:id="rId260"/>
        </w:object>
      </w:r>
      <w:r w:rsidR="0069220F">
        <w:rPr>
          <w:rFonts w:ascii="宋体" w:eastAsia="宋体" w:hAnsi="宋体"/>
          <w:sz w:val="24"/>
          <w:szCs w:val="24"/>
        </w:rPr>
        <w:t xml:space="preserve">       (3</w:t>
      </w:r>
      <w:r w:rsidR="0069220F">
        <w:noBreakHyphen/>
      </w:r>
      <w:r w:rsidR="0069220F">
        <w:rPr>
          <w:rFonts w:ascii="宋体" w:eastAsia="宋体" w:hAnsi="宋体"/>
          <w:sz w:val="24"/>
          <w:szCs w:val="24"/>
        </w:rPr>
        <w:t>13)</w:t>
      </w:r>
    </w:p>
    <w:p w14:paraId="7F012C5A" w14:textId="77777777" w:rsidR="002E6237" w:rsidRDefault="002E6237" w:rsidP="00AB5707">
      <w:pPr>
        <w:spacing w:line="400" w:lineRule="exact"/>
        <w:rPr>
          <w:rFonts w:ascii="宋体" w:eastAsia="宋体" w:hAnsi="宋体" w:cs="Times New Roman"/>
          <w:sz w:val="24"/>
          <w:szCs w:val="24"/>
        </w:rPr>
      </w:pPr>
      <w:r>
        <w:rPr>
          <w:rFonts w:ascii="宋体" w:eastAsia="宋体" w:hAnsi="宋体" w:cs="Times New Roman" w:hint="eastAsia"/>
          <w:sz w:val="24"/>
          <w:szCs w:val="24"/>
        </w:rPr>
        <w:t>其中</w:t>
      </w:r>
      <w:r w:rsidRPr="002E6237">
        <w:rPr>
          <w:rFonts w:ascii="宋体" w:eastAsia="宋体" w:hAnsi="宋体" w:cs="Times New Roman"/>
          <w:position w:val="-10"/>
          <w:sz w:val="24"/>
          <w:szCs w:val="24"/>
        </w:rPr>
        <w:object w:dxaOrig="240" w:dyaOrig="260" w14:anchorId="1BEB9322">
          <v:shape id="_x0000_i1149" type="#_x0000_t75" style="width:12pt;height:12.75pt" o:ole="">
            <v:imagedata r:id="rId261" o:title=""/>
          </v:shape>
          <o:OLEObject Type="Embed" ProgID="Equation.DSMT4" ShapeID="_x0000_i1149" DrawAspect="Content" ObjectID="_1612958210" r:id="rId262"/>
        </w:object>
      </w:r>
      <w:r>
        <w:rPr>
          <w:rFonts w:ascii="宋体" w:eastAsia="宋体" w:hAnsi="宋体" w:cs="Times New Roman"/>
          <w:sz w:val="24"/>
          <w:szCs w:val="24"/>
        </w:rPr>
        <w:t>表示虚拟区域</w:t>
      </w:r>
      <w:r>
        <w:rPr>
          <w:rFonts w:ascii="宋体" w:eastAsia="宋体" w:hAnsi="宋体" w:cs="Times New Roman" w:hint="eastAsia"/>
          <w:sz w:val="24"/>
          <w:szCs w:val="24"/>
        </w:rPr>
        <w:t>。</w:t>
      </w:r>
      <w:r w:rsidR="00AE3B53">
        <w:rPr>
          <w:rFonts w:ascii="宋体" w:eastAsia="宋体" w:hAnsi="宋体" w:cs="Times New Roman" w:hint="eastAsia"/>
          <w:sz w:val="24"/>
          <w:szCs w:val="24"/>
        </w:rPr>
        <w:t>感知时段</w:t>
      </w:r>
      <w:r w:rsidR="00AE3B53" w:rsidRPr="00AE3B53">
        <w:rPr>
          <w:rFonts w:ascii="宋体" w:eastAsia="宋体" w:hAnsi="宋体" w:cs="Times New Roman"/>
          <w:position w:val="-14"/>
          <w:sz w:val="24"/>
          <w:szCs w:val="24"/>
        </w:rPr>
        <w:object w:dxaOrig="2000" w:dyaOrig="400" w14:anchorId="3778525F">
          <v:shape id="_x0000_i1150" type="#_x0000_t75" style="width:99.8pt;height:20.25pt" o:ole="">
            <v:imagedata r:id="rId263" o:title=""/>
          </v:shape>
          <o:OLEObject Type="Embed" ProgID="Equation.DSMT4" ShapeID="_x0000_i1150" DrawAspect="Content" ObjectID="_1612958211" r:id="rId264"/>
        </w:object>
      </w:r>
      <w:r w:rsidR="00AE3B53">
        <w:rPr>
          <w:rFonts w:ascii="宋体" w:eastAsia="宋体" w:hAnsi="宋体" w:cs="Times New Roman"/>
          <w:sz w:val="24"/>
          <w:szCs w:val="24"/>
        </w:rPr>
        <w:t>,其中</w:t>
      </w:r>
      <w:r w:rsidR="00AE3B53" w:rsidRPr="00AE3B53">
        <w:rPr>
          <w:rFonts w:ascii="宋体" w:eastAsia="宋体" w:hAnsi="宋体" w:cs="Times New Roman"/>
          <w:position w:val="-10"/>
          <w:sz w:val="24"/>
          <w:szCs w:val="24"/>
        </w:rPr>
        <w:object w:dxaOrig="580" w:dyaOrig="260" w14:anchorId="1DFCEA3E">
          <v:shape id="_x0000_i1151" type="#_x0000_t75" style="width:29.25pt;height:12.75pt" o:ole="">
            <v:imagedata r:id="rId265" o:title=""/>
          </v:shape>
          <o:OLEObject Type="Embed" ProgID="Equation.DSMT4" ShapeID="_x0000_i1151" DrawAspect="Content" ObjectID="_1612958212" r:id="rId266"/>
        </w:object>
      </w:r>
      <w:r w:rsidR="00AE3B53">
        <w:rPr>
          <w:rFonts w:ascii="宋体" w:eastAsia="宋体" w:hAnsi="宋体" w:cs="Times New Roman" w:hint="eastAsia"/>
          <w:sz w:val="24"/>
          <w:szCs w:val="24"/>
        </w:rPr>
        <w:t>，</w:t>
      </w:r>
      <w:r w:rsidR="00AE3B53">
        <w:rPr>
          <w:rFonts w:ascii="宋体" w:eastAsia="宋体" w:hAnsi="宋体" w:cs="Times New Roman"/>
          <w:sz w:val="24"/>
          <w:szCs w:val="24"/>
        </w:rPr>
        <w:t>决策变量</w:t>
      </w:r>
      <w:r w:rsidR="00AE3B53" w:rsidRPr="00AE3B53">
        <w:rPr>
          <w:rFonts w:ascii="宋体" w:eastAsia="宋体" w:hAnsi="宋体" w:cs="Times New Roman"/>
          <w:position w:val="-14"/>
          <w:sz w:val="24"/>
          <w:szCs w:val="24"/>
        </w:rPr>
        <w:object w:dxaOrig="720" w:dyaOrig="400" w14:anchorId="0AB31D4D">
          <v:shape id="_x0000_i1152" type="#_x0000_t75" style="width:36pt;height:20.25pt" o:ole="">
            <v:imagedata r:id="rId267" o:title=""/>
          </v:shape>
          <o:OLEObject Type="Embed" ProgID="Equation.DSMT4" ShapeID="_x0000_i1152" DrawAspect="Content" ObjectID="_1612958213" r:id="rId268"/>
        </w:object>
      </w:r>
      <w:r w:rsidR="00AE3B53">
        <w:rPr>
          <w:rFonts w:ascii="宋体" w:eastAsia="宋体" w:hAnsi="宋体" w:cs="Times New Roman" w:hint="eastAsia"/>
          <w:sz w:val="24"/>
          <w:szCs w:val="24"/>
        </w:rPr>
        <w:t>，</w:t>
      </w:r>
      <w:r w:rsidR="00AE3B53">
        <w:rPr>
          <w:rFonts w:ascii="宋体" w:eastAsia="宋体" w:hAnsi="宋体" w:cs="Times New Roman"/>
          <w:sz w:val="24"/>
          <w:szCs w:val="24"/>
        </w:rPr>
        <w:t>因此轨迹矩阵重构为以下形式</w:t>
      </w:r>
      <w:r w:rsidR="00AE3B53">
        <w:rPr>
          <w:rFonts w:ascii="宋体" w:eastAsia="宋体" w:hAnsi="宋体" w:cs="Times New Roman" w:hint="eastAsia"/>
          <w:sz w:val="24"/>
          <w:szCs w:val="24"/>
        </w:rPr>
        <w:t>：</w:t>
      </w:r>
    </w:p>
    <w:p w14:paraId="6B0F6796" w14:textId="77777777" w:rsidR="00AE3B53" w:rsidRPr="000145EC" w:rsidRDefault="00AE3B53" w:rsidP="0069220F">
      <w:pPr>
        <w:spacing w:line="360" w:lineRule="auto"/>
        <w:jc w:val="right"/>
        <w:rPr>
          <w:rFonts w:ascii="宋体" w:eastAsia="宋体" w:hAnsi="宋体" w:cs="Times New Roman"/>
          <w:sz w:val="24"/>
          <w:szCs w:val="24"/>
        </w:rPr>
      </w:pPr>
      <w:r w:rsidRPr="00AE3B53">
        <w:rPr>
          <w:rFonts w:ascii="宋体" w:eastAsia="宋体" w:hAnsi="宋体" w:cs="Times New Roman"/>
          <w:position w:val="-18"/>
          <w:sz w:val="24"/>
          <w:szCs w:val="24"/>
        </w:rPr>
        <w:object w:dxaOrig="1740" w:dyaOrig="480" w14:anchorId="1477BF1C">
          <v:shape id="_x0000_i1153" type="#_x0000_t75" style="width:100.5pt;height:27.75pt" o:ole="">
            <v:imagedata r:id="rId269" o:title=""/>
          </v:shape>
          <o:OLEObject Type="Embed" ProgID="Equation.DSMT4" ShapeID="_x0000_i1153" DrawAspect="Content" ObjectID="_1612958214" r:id="rId270"/>
        </w:object>
      </w:r>
      <w:r w:rsidR="0069220F">
        <w:rPr>
          <w:rFonts w:ascii="宋体" w:eastAsia="宋体" w:hAnsi="宋体" w:cs="Times New Roman"/>
          <w:sz w:val="24"/>
          <w:szCs w:val="24"/>
        </w:rPr>
        <w:t xml:space="preserve">                     (3</w:t>
      </w:r>
      <w:r w:rsidR="0069220F">
        <w:noBreakHyphen/>
      </w:r>
      <w:r w:rsidR="0069220F">
        <w:rPr>
          <w:rFonts w:ascii="宋体" w:eastAsia="宋体" w:hAnsi="宋体" w:cs="Times New Roman"/>
          <w:sz w:val="24"/>
          <w:szCs w:val="24"/>
        </w:rPr>
        <w:t>14)</w:t>
      </w:r>
    </w:p>
    <w:p w14:paraId="4905DF1A" w14:textId="77777777" w:rsidR="00AB5707" w:rsidRPr="008F6351" w:rsidRDefault="004C2851" w:rsidP="00AB5707">
      <w:pPr>
        <w:spacing w:line="400" w:lineRule="exact"/>
        <w:rPr>
          <w:rFonts w:ascii="宋体" w:eastAsia="宋体" w:hAnsi="宋体" w:cs="Times New Roman"/>
          <w:sz w:val="24"/>
          <w:szCs w:val="24"/>
        </w:rPr>
      </w:pPr>
      <w:r>
        <w:rPr>
          <w:rFonts w:ascii="宋体" w:eastAsia="宋体" w:hAnsi="宋体" w:cs="Times New Roman"/>
          <w:sz w:val="24"/>
          <w:szCs w:val="24"/>
        </w:rPr>
        <w:t>如</w:t>
      </w:r>
      <w:r w:rsidR="008F14E4">
        <w:rPr>
          <w:rFonts w:ascii="宋体" w:eastAsia="宋体" w:hAnsi="宋体" w:cs="Times New Roman" w:hint="eastAsia"/>
          <w:sz w:val="24"/>
          <w:szCs w:val="24"/>
        </w:rPr>
        <w:t>下</w:t>
      </w:r>
      <w:r>
        <w:rPr>
          <w:rFonts w:ascii="宋体" w:eastAsia="宋体" w:hAnsi="宋体" w:cs="Times New Roman" w:hint="eastAsia"/>
          <w:sz w:val="24"/>
          <w:szCs w:val="24"/>
        </w:rPr>
        <w:t>，表示</w:t>
      </w:r>
      <w:r w:rsidRPr="00C95E6F">
        <w:rPr>
          <w:rFonts w:ascii="Times New Roman" w:eastAsia="宋体" w:hAnsi="Times New Roman" w:cs="Times New Roman" w:hint="eastAsia"/>
          <w:sz w:val="24"/>
          <w:szCs w:val="24"/>
        </w:rPr>
        <w:t>SCP</w:t>
      </w:r>
      <w:r>
        <w:rPr>
          <w:rFonts w:ascii="宋体" w:eastAsia="宋体" w:hAnsi="宋体" w:cs="Times New Roman"/>
          <w:sz w:val="24"/>
          <w:szCs w:val="24"/>
        </w:rPr>
        <w:t>与</w:t>
      </w:r>
      <w:r w:rsidRPr="00C95E6F">
        <w:rPr>
          <w:rFonts w:ascii="Times New Roman" w:eastAsia="宋体" w:hAnsi="Times New Roman" w:cs="Times New Roman"/>
          <w:sz w:val="24"/>
          <w:szCs w:val="24"/>
        </w:rPr>
        <w:t>SPTs</w:t>
      </w:r>
      <w:r>
        <w:rPr>
          <w:rFonts w:ascii="宋体" w:eastAsia="宋体" w:hAnsi="宋体" w:cs="Times New Roman"/>
          <w:sz w:val="24"/>
          <w:szCs w:val="24"/>
        </w:rPr>
        <w:t>的规约关系</w:t>
      </w:r>
      <w:r>
        <w:rPr>
          <w:rFonts w:ascii="宋体" w:eastAsia="宋体" w:hAnsi="宋体" w:cs="Times New Roman" w:hint="eastAsia"/>
          <w:sz w:val="24"/>
          <w:szCs w:val="24"/>
        </w:rPr>
        <w:t>。</w:t>
      </w:r>
    </w:p>
    <w:tbl>
      <w:tblPr>
        <w:tblStyle w:val="aa"/>
        <w:tblpPr w:leftFromText="180" w:rightFromText="180" w:vertAnchor="text" w:horzAnchor="margin" w:tblpY="689"/>
        <w:tblW w:w="2835" w:type="dxa"/>
        <w:tblLook w:val="04A0" w:firstRow="1" w:lastRow="0" w:firstColumn="1" w:lastColumn="0" w:noHBand="0" w:noVBand="1"/>
      </w:tblPr>
      <w:tblGrid>
        <w:gridCol w:w="502"/>
        <w:gridCol w:w="449"/>
        <w:gridCol w:w="456"/>
        <w:gridCol w:w="476"/>
        <w:gridCol w:w="476"/>
        <w:gridCol w:w="476"/>
      </w:tblGrid>
      <w:tr w:rsidR="008F6351" w14:paraId="3133D15C" w14:textId="77777777" w:rsidTr="008F6351">
        <w:trPr>
          <w:trHeight w:val="441"/>
        </w:trPr>
        <w:tc>
          <w:tcPr>
            <w:tcW w:w="495" w:type="dxa"/>
            <w:shd w:val="clear" w:color="auto" w:fill="808080" w:themeFill="background1" w:themeFillShade="80"/>
          </w:tcPr>
          <w:p w14:paraId="014CBACC" w14:textId="77777777" w:rsidR="008F6351" w:rsidRDefault="008F6351" w:rsidP="008F6351">
            <w:pPr>
              <w:spacing w:line="360" w:lineRule="auto"/>
              <w:rPr>
                <w:rFonts w:ascii="宋体" w:eastAsia="宋体" w:hAnsi="宋体" w:cs="Times New Roman"/>
                <w:sz w:val="24"/>
                <w:szCs w:val="24"/>
              </w:rPr>
            </w:pPr>
            <w:r w:rsidRPr="004C2851">
              <w:rPr>
                <w:rFonts w:ascii="宋体" w:eastAsia="宋体" w:hAnsi="宋体" w:cs="Times New Roman"/>
                <w:position w:val="-12"/>
                <w:sz w:val="24"/>
                <w:szCs w:val="24"/>
              </w:rPr>
              <w:object w:dxaOrig="260" w:dyaOrig="360" w14:anchorId="50EB481F">
                <v:shape id="_x0000_i1154" type="#_x0000_t75" style="width:12.75pt;height:18pt" o:ole="">
                  <v:imagedata r:id="rId271" o:title=""/>
                </v:shape>
                <o:OLEObject Type="Embed" ProgID="Equation.DSMT4" ShapeID="_x0000_i1154" DrawAspect="Content" ObjectID="_1612958215" r:id="rId272"/>
              </w:object>
            </w:r>
          </w:p>
        </w:tc>
        <w:tc>
          <w:tcPr>
            <w:tcW w:w="456" w:type="dxa"/>
          </w:tcPr>
          <w:p w14:paraId="77A6C91F" w14:textId="77777777" w:rsidR="008F6351" w:rsidRDefault="008F6351" w:rsidP="008F6351">
            <w:pPr>
              <w:spacing w:line="360" w:lineRule="auto"/>
              <w:rPr>
                <w:rFonts w:ascii="宋体" w:eastAsia="宋体" w:hAnsi="宋体" w:cs="Times New Roman"/>
                <w:sz w:val="24"/>
                <w:szCs w:val="24"/>
              </w:rPr>
            </w:pPr>
          </w:p>
        </w:tc>
        <w:tc>
          <w:tcPr>
            <w:tcW w:w="456" w:type="dxa"/>
          </w:tcPr>
          <w:p w14:paraId="547EA020" w14:textId="77777777" w:rsidR="008F6351" w:rsidRDefault="008F6351" w:rsidP="008F6351">
            <w:pPr>
              <w:spacing w:line="360" w:lineRule="auto"/>
              <w:rPr>
                <w:rFonts w:ascii="宋体" w:eastAsia="宋体" w:hAnsi="宋体" w:cs="Times New Roman"/>
                <w:sz w:val="24"/>
                <w:szCs w:val="24"/>
              </w:rPr>
            </w:pPr>
            <w:r w:rsidRPr="004C2851">
              <w:rPr>
                <w:rFonts w:ascii="宋体" w:eastAsia="宋体" w:hAnsi="宋体" w:cs="Times New Roman"/>
                <w:position w:val="-12"/>
                <w:sz w:val="24"/>
                <w:szCs w:val="24"/>
              </w:rPr>
              <w:object w:dxaOrig="240" w:dyaOrig="360" w14:anchorId="6D3ABAE1">
                <v:shape id="_x0000_i1155" type="#_x0000_t75" style="width:12pt;height:18pt" o:ole="">
                  <v:imagedata r:id="rId273" o:title=""/>
                </v:shape>
                <o:OLEObject Type="Embed" ProgID="Equation.DSMT4" ShapeID="_x0000_i1155" DrawAspect="Content" ObjectID="_1612958216" r:id="rId274"/>
              </w:object>
            </w:r>
          </w:p>
        </w:tc>
        <w:tc>
          <w:tcPr>
            <w:tcW w:w="476" w:type="dxa"/>
          </w:tcPr>
          <w:p w14:paraId="18D1C65E" w14:textId="77777777" w:rsidR="008F6351" w:rsidRDefault="008F6351" w:rsidP="008F6351">
            <w:pPr>
              <w:spacing w:line="360" w:lineRule="auto"/>
              <w:rPr>
                <w:rFonts w:ascii="宋体" w:eastAsia="宋体" w:hAnsi="宋体" w:cs="Times New Roman"/>
                <w:sz w:val="24"/>
                <w:szCs w:val="24"/>
              </w:rPr>
            </w:pPr>
            <w:r w:rsidRPr="004C2851">
              <w:rPr>
                <w:rFonts w:ascii="宋体" w:eastAsia="宋体" w:hAnsi="宋体" w:cs="Times New Roman"/>
                <w:position w:val="-12"/>
                <w:sz w:val="24"/>
                <w:szCs w:val="24"/>
              </w:rPr>
              <w:object w:dxaOrig="260" w:dyaOrig="360" w14:anchorId="01203FFB">
                <v:shape id="_x0000_i1156" type="#_x0000_t75" style="width:12.75pt;height:18pt" o:ole="">
                  <v:imagedata r:id="rId275" o:title=""/>
                </v:shape>
                <o:OLEObject Type="Embed" ProgID="Equation.DSMT4" ShapeID="_x0000_i1156" DrawAspect="Content" ObjectID="_1612958217" r:id="rId276"/>
              </w:object>
            </w:r>
          </w:p>
        </w:tc>
        <w:tc>
          <w:tcPr>
            <w:tcW w:w="476" w:type="dxa"/>
          </w:tcPr>
          <w:p w14:paraId="42B3B65A" w14:textId="77777777" w:rsidR="008F6351" w:rsidRDefault="008F6351" w:rsidP="008F6351">
            <w:pPr>
              <w:spacing w:line="360" w:lineRule="auto"/>
              <w:rPr>
                <w:rFonts w:ascii="宋体" w:eastAsia="宋体" w:hAnsi="宋体" w:cs="Times New Roman"/>
                <w:sz w:val="24"/>
                <w:szCs w:val="24"/>
              </w:rPr>
            </w:pPr>
          </w:p>
        </w:tc>
        <w:tc>
          <w:tcPr>
            <w:tcW w:w="476" w:type="dxa"/>
          </w:tcPr>
          <w:p w14:paraId="03676900" w14:textId="77777777" w:rsidR="008F6351" w:rsidRDefault="008F6351" w:rsidP="008F6351">
            <w:pPr>
              <w:spacing w:line="360" w:lineRule="auto"/>
              <w:rPr>
                <w:rFonts w:ascii="宋体" w:eastAsia="宋体" w:hAnsi="宋体" w:cs="Times New Roman"/>
                <w:sz w:val="24"/>
                <w:szCs w:val="24"/>
              </w:rPr>
            </w:pPr>
          </w:p>
        </w:tc>
      </w:tr>
      <w:tr w:rsidR="008F6351" w14:paraId="4F304997" w14:textId="77777777" w:rsidTr="008F6351">
        <w:trPr>
          <w:trHeight w:val="284"/>
        </w:trPr>
        <w:tc>
          <w:tcPr>
            <w:tcW w:w="495" w:type="dxa"/>
            <w:shd w:val="clear" w:color="auto" w:fill="808080" w:themeFill="background1" w:themeFillShade="80"/>
          </w:tcPr>
          <w:p w14:paraId="2BF37E48" w14:textId="77777777" w:rsidR="008F6351" w:rsidRDefault="008F6351" w:rsidP="008F6351">
            <w:pPr>
              <w:spacing w:line="360" w:lineRule="auto"/>
              <w:rPr>
                <w:rFonts w:ascii="宋体" w:eastAsia="宋体" w:hAnsi="宋体" w:cs="Times New Roman"/>
                <w:sz w:val="24"/>
                <w:szCs w:val="24"/>
              </w:rPr>
            </w:pPr>
            <w:r w:rsidRPr="004C2851">
              <w:rPr>
                <w:rFonts w:ascii="宋体" w:eastAsia="宋体" w:hAnsi="宋体" w:cs="Times New Roman"/>
                <w:position w:val="-12"/>
                <w:sz w:val="24"/>
                <w:szCs w:val="24"/>
              </w:rPr>
              <w:object w:dxaOrig="279" w:dyaOrig="360" w14:anchorId="4D432593">
                <v:shape id="_x0000_i1157" type="#_x0000_t75" style="width:14.25pt;height:18pt" o:ole="">
                  <v:imagedata r:id="rId277" o:title=""/>
                </v:shape>
                <o:OLEObject Type="Embed" ProgID="Equation.DSMT4" ShapeID="_x0000_i1157" DrawAspect="Content" ObjectID="_1612958218" r:id="rId278"/>
              </w:object>
            </w:r>
          </w:p>
        </w:tc>
        <w:tc>
          <w:tcPr>
            <w:tcW w:w="456" w:type="dxa"/>
          </w:tcPr>
          <w:p w14:paraId="37404B0D" w14:textId="77777777" w:rsidR="008F6351" w:rsidRDefault="008F6351" w:rsidP="008F6351">
            <w:pPr>
              <w:spacing w:line="360" w:lineRule="auto"/>
              <w:rPr>
                <w:rFonts w:ascii="宋体" w:eastAsia="宋体" w:hAnsi="宋体" w:cs="Times New Roman"/>
                <w:sz w:val="24"/>
                <w:szCs w:val="24"/>
              </w:rPr>
            </w:pPr>
          </w:p>
        </w:tc>
        <w:tc>
          <w:tcPr>
            <w:tcW w:w="456" w:type="dxa"/>
          </w:tcPr>
          <w:p w14:paraId="388C02B9" w14:textId="77777777" w:rsidR="008F6351" w:rsidRDefault="008F6351" w:rsidP="008F6351">
            <w:pPr>
              <w:spacing w:line="360" w:lineRule="auto"/>
              <w:rPr>
                <w:rFonts w:ascii="宋体" w:eastAsia="宋体" w:hAnsi="宋体" w:cs="Times New Roman"/>
                <w:sz w:val="24"/>
                <w:szCs w:val="24"/>
              </w:rPr>
            </w:pPr>
          </w:p>
        </w:tc>
        <w:tc>
          <w:tcPr>
            <w:tcW w:w="476" w:type="dxa"/>
          </w:tcPr>
          <w:p w14:paraId="6E51343E" w14:textId="77777777" w:rsidR="008F6351" w:rsidRDefault="008F6351" w:rsidP="008F6351">
            <w:pPr>
              <w:spacing w:line="360" w:lineRule="auto"/>
              <w:rPr>
                <w:rFonts w:ascii="宋体" w:eastAsia="宋体" w:hAnsi="宋体" w:cs="Times New Roman"/>
                <w:sz w:val="24"/>
                <w:szCs w:val="24"/>
              </w:rPr>
            </w:pPr>
            <w:r w:rsidRPr="004C2851">
              <w:rPr>
                <w:rFonts w:ascii="宋体" w:eastAsia="宋体" w:hAnsi="宋体" w:cs="Times New Roman"/>
                <w:position w:val="-12"/>
                <w:sz w:val="24"/>
                <w:szCs w:val="24"/>
              </w:rPr>
              <w:object w:dxaOrig="260" w:dyaOrig="360" w14:anchorId="24054462">
                <v:shape id="_x0000_i1158" type="#_x0000_t75" style="width:12.75pt;height:18pt" o:ole="">
                  <v:imagedata r:id="rId279" o:title=""/>
                </v:shape>
                <o:OLEObject Type="Embed" ProgID="Equation.DSMT4" ShapeID="_x0000_i1158" DrawAspect="Content" ObjectID="_1612958219" r:id="rId280"/>
              </w:object>
            </w:r>
          </w:p>
        </w:tc>
        <w:tc>
          <w:tcPr>
            <w:tcW w:w="476" w:type="dxa"/>
          </w:tcPr>
          <w:p w14:paraId="3C4E21D7" w14:textId="77777777" w:rsidR="008F6351" w:rsidRDefault="008F6351" w:rsidP="008F6351">
            <w:pPr>
              <w:spacing w:line="360" w:lineRule="auto"/>
              <w:rPr>
                <w:rFonts w:ascii="宋体" w:eastAsia="宋体" w:hAnsi="宋体" w:cs="Times New Roman"/>
                <w:sz w:val="24"/>
                <w:szCs w:val="24"/>
              </w:rPr>
            </w:pPr>
            <w:r w:rsidRPr="004C2851">
              <w:rPr>
                <w:rFonts w:ascii="宋体" w:eastAsia="宋体" w:hAnsi="宋体" w:cs="Times New Roman"/>
                <w:position w:val="-12"/>
                <w:sz w:val="24"/>
                <w:szCs w:val="24"/>
              </w:rPr>
              <w:object w:dxaOrig="260" w:dyaOrig="360" w14:anchorId="791D2995">
                <v:shape id="_x0000_i1159" type="#_x0000_t75" style="width:12.75pt;height:18pt" o:ole="">
                  <v:imagedata r:id="rId281" o:title=""/>
                </v:shape>
                <o:OLEObject Type="Embed" ProgID="Equation.DSMT4" ShapeID="_x0000_i1159" DrawAspect="Content" ObjectID="_1612958220" r:id="rId282"/>
              </w:object>
            </w:r>
          </w:p>
        </w:tc>
        <w:tc>
          <w:tcPr>
            <w:tcW w:w="476" w:type="dxa"/>
          </w:tcPr>
          <w:p w14:paraId="1C74FD90" w14:textId="77777777" w:rsidR="008F6351" w:rsidRDefault="008F6351" w:rsidP="008F6351">
            <w:pPr>
              <w:spacing w:line="360" w:lineRule="auto"/>
              <w:rPr>
                <w:rFonts w:ascii="宋体" w:eastAsia="宋体" w:hAnsi="宋体" w:cs="Times New Roman"/>
                <w:sz w:val="24"/>
                <w:szCs w:val="24"/>
              </w:rPr>
            </w:pPr>
          </w:p>
        </w:tc>
      </w:tr>
      <w:tr w:rsidR="008F6351" w14:paraId="60C3ED4E" w14:textId="77777777" w:rsidTr="008F6351">
        <w:trPr>
          <w:trHeight w:val="310"/>
        </w:trPr>
        <w:tc>
          <w:tcPr>
            <w:tcW w:w="495" w:type="dxa"/>
            <w:shd w:val="clear" w:color="auto" w:fill="808080" w:themeFill="background1" w:themeFillShade="80"/>
          </w:tcPr>
          <w:p w14:paraId="0A83FC40" w14:textId="77777777" w:rsidR="008F6351" w:rsidRDefault="008F6351" w:rsidP="008F6351">
            <w:pPr>
              <w:spacing w:line="360" w:lineRule="auto"/>
              <w:rPr>
                <w:rFonts w:ascii="宋体" w:eastAsia="宋体" w:hAnsi="宋体" w:cs="Times New Roman"/>
                <w:sz w:val="24"/>
                <w:szCs w:val="24"/>
              </w:rPr>
            </w:pPr>
            <w:r w:rsidRPr="004C2851">
              <w:rPr>
                <w:rFonts w:ascii="宋体" w:eastAsia="宋体" w:hAnsi="宋体" w:cs="Times New Roman"/>
                <w:position w:val="-12"/>
                <w:sz w:val="24"/>
                <w:szCs w:val="24"/>
              </w:rPr>
              <w:object w:dxaOrig="279" w:dyaOrig="360" w14:anchorId="6ED12BFE">
                <v:shape id="_x0000_i1160" type="#_x0000_t75" style="width:14.25pt;height:18pt" o:ole="">
                  <v:imagedata r:id="rId283" o:title=""/>
                </v:shape>
                <o:OLEObject Type="Embed" ProgID="Equation.DSMT4" ShapeID="_x0000_i1160" DrawAspect="Content" ObjectID="_1612958221" r:id="rId284"/>
              </w:object>
            </w:r>
          </w:p>
        </w:tc>
        <w:tc>
          <w:tcPr>
            <w:tcW w:w="456" w:type="dxa"/>
          </w:tcPr>
          <w:p w14:paraId="0470E74A" w14:textId="77777777" w:rsidR="008F6351" w:rsidRDefault="008F6351" w:rsidP="008F6351">
            <w:pPr>
              <w:spacing w:line="360" w:lineRule="auto"/>
              <w:rPr>
                <w:rFonts w:ascii="宋体" w:eastAsia="宋体" w:hAnsi="宋体" w:cs="Times New Roman"/>
                <w:sz w:val="24"/>
                <w:szCs w:val="24"/>
              </w:rPr>
            </w:pPr>
          </w:p>
        </w:tc>
        <w:tc>
          <w:tcPr>
            <w:tcW w:w="456" w:type="dxa"/>
          </w:tcPr>
          <w:p w14:paraId="7A65B2A8" w14:textId="77777777" w:rsidR="008F6351" w:rsidRDefault="008F6351" w:rsidP="008F6351">
            <w:pPr>
              <w:spacing w:line="360" w:lineRule="auto"/>
              <w:rPr>
                <w:rFonts w:ascii="宋体" w:eastAsia="宋体" w:hAnsi="宋体" w:cs="Times New Roman"/>
                <w:sz w:val="24"/>
                <w:szCs w:val="24"/>
              </w:rPr>
            </w:pPr>
            <w:r w:rsidRPr="004C2851">
              <w:rPr>
                <w:rFonts w:ascii="宋体" w:eastAsia="宋体" w:hAnsi="宋体" w:cs="Times New Roman"/>
                <w:position w:val="-12"/>
                <w:sz w:val="24"/>
                <w:szCs w:val="24"/>
              </w:rPr>
              <w:object w:dxaOrig="240" w:dyaOrig="360" w14:anchorId="69919AA5">
                <v:shape id="_x0000_i1161" type="#_x0000_t75" style="width:12pt;height:18pt" o:ole="">
                  <v:imagedata r:id="rId285" o:title=""/>
                </v:shape>
                <o:OLEObject Type="Embed" ProgID="Equation.DSMT4" ShapeID="_x0000_i1161" DrawAspect="Content" ObjectID="_1612958222" r:id="rId286"/>
              </w:object>
            </w:r>
          </w:p>
        </w:tc>
        <w:tc>
          <w:tcPr>
            <w:tcW w:w="476" w:type="dxa"/>
          </w:tcPr>
          <w:p w14:paraId="2A83E0C0" w14:textId="77777777" w:rsidR="008F6351" w:rsidRDefault="008F6351" w:rsidP="008F6351">
            <w:pPr>
              <w:spacing w:line="360" w:lineRule="auto"/>
              <w:rPr>
                <w:rFonts w:ascii="宋体" w:eastAsia="宋体" w:hAnsi="宋体" w:cs="Times New Roman"/>
                <w:sz w:val="24"/>
                <w:szCs w:val="24"/>
              </w:rPr>
            </w:pPr>
            <w:r w:rsidRPr="004C2851">
              <w:rPr>
                <w:rFonts w:ascii="宋体" w:eastAsia="宋体" w:hAnsi="宋体" w:cs="Times New Roman"/>
                <w:position w:val="-12"/>
                <w:sz w:val="24"/>
                <w:szCs w:val="24"/>
              </w:rPr>
              <w:object w:dxaOrig="260" w:dyaOrig="360" w14:anchorId="11E69106">
                <v:shape id="_x0000_i1162" type="#_x0000_t75" style="width:12.75pt;height:18pt" o:ole="">
                  <v:imagedata r:id="rId287" o:title=""/>
                </v:shape>
                <o:OLEObject Type="Embed" ProgID="Equation.DSMT4" ShapeID="_x0000_i1162" DrawAspect="Content" ObjectID="_1612958223" r:id="rId288"/>
              </w:object>
            </w:r>
          </w:p>
        </w:tc>
        <w:tc>
          <w:tcPr>
            <w:tcW w:w="476" w:type="dxa"/>
          </w:tcPr>
          <w:p w14:paraId="2051FA32" w14:textId="77777777" w:rsidR="008F6351" w:rsidRDefault="008F6351" w:rsidP="008F6351">
            <w:pPr>
              <w:spacing w:line="360" w:lineRule="auto"/>
              <w:rPr>
                <w:rFonts w:ascii="宋体" w:eastAsia="宋体" w:hAnsi="宋体" w:cs="Times New Roman"/>
                <w:sz w:val="24"/>
                <w:szCs w:val="24"/>
              </w:rPr>
            </w:pPr>
            <w:r w:rsidRPr="004C2851">
              <w:rPr>
                <w:rFonts w:ascii="宋体" w:eastAsia="宋体" w:hAnsi="宋体" w:cs="Times New Roman"/>
                <w:position w:val="-12"/>
                <w:sz w:val="24"/>
                <w:szCs w:val="24"/>
              </w:rPr>
              <w:object w:dxaOrig="260" w:dyaOrig="360" w14:anchorId="555647EE">
                <v:shape id="_x0000_i1163" type="#_x0000_t75" style="width:12.75pt;height:18pt" o:ole="">
                  <v:imagedata r:id="rId289" o:title=""/>
                </v:shape>
                <o:OLEObject Type="Embed" ProgID="Equation.DSMT4" ShapeID="_x0000_i1163" DrawAspect="Content" ObjectID="_1612958224" r:id="rId290"/>
              </w:object>
            </w:r>
          </w:p>
        </w:tc>
        <w:tc>
          <w:tcPr>
            <w:tcW w:w="476" w:type="dxa"/>
          </w:tcPr>
          <w:p w14:paraId="03F81ED8" w14:textId="77777777" w:rsidR="008F6351" w:rsidRDefault="008F6351" w:rsidP="008F6351">
            <w:pPr>
              <w:spacing w:line="360" w:lineRule="auto"/>
              <w:rPr>
                <w:rFonts w:ascii="宋体" w:eastAsia="宋体" w:hAnsi="宋体" w:cs="Times New Roman"/>
                <w:sz w:val="24"/>
                <w:szCs w:val="24"/>
              </w:rPr>
            </w:pPr>
          </w:p>
        </w:tc>
      </w:tr>
      <w:tr w:rsidR="008F6351" w14:paraId="731CA2DE" w14:textId="77777777" w:rsidTr="008F6351">
        <w:trPr>
          <w:trHeight w:val="299"/>
        </w:trPr>
        <w:tc>
          <w:tcPr>
            <w:tcW w:w="495" w:type="dxa"/>
            <w:shd w:val="clear" w:color="auto" w:fill="808080" w:themeFill="background1" w:themeFillShade="80"/>
          </w:tcPr>
          <w:p w14:paraId="5773A2F3" w14:textId="77777777" w:rsidR="008F6351" w:rsidRDefault="008F6351" w:rsidP="008F6351">
            <w:pPr>
              <w:spacing w:line="360" w:lineRule="auto"/>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p>
        </w:tc>
        <w:tc>
          <w:tcPr>
            <w:tcW w:w="456" w:type="dxa"/>
          </w:tcPr>
          <w:p w14:paraId="0A3F2769" w14:textId="77777777" w:rsidR="008F6351" w:rsidRDefault="008F6351" w:rsidP="008F6351">
            <w:pPr>
              <w:spacing w:line="360" w:lineRule="auto"/>
              <w:jc w:val="center"/>
              <w:rPr>
                <w:rFonts w:ascii="宋体" w:eastAsia="宋体" w:hAnsi="宋体" w:cs="Times New Roman"/>
                <w:sz w:val="24"/>
                <w:szCs w:val="24"/>
              </w:rPr>
            </w:pPr>
          </w:p>
        </w:tc>
        <w:tc>
          <w:tcPr>
            <w:tcW w:w="1884" w:type="dxa"/>
            <w:gridSpan w:val="4"/>
          </w:tcPr>
          <w:p w14:paraId="33D7A689" w14:textId="77777777" w:rsidR="008F6351" w:rsidRDefault="008F6351" w:rsidP="008F6351">
            <w:pPr>
              <w:spacing w:line="360" w:lineRule="auto"/>
              <w:jc w:val="center"/>
              <w:rPr>
                <w:rFonts w:ascii="宋体" w:eastAsia="宋体" w:hAnsi="宋体" w:cs="Times New Roman"/>
                <w:sz w:val="24"/>
                <w:szCs w:val="24"/>
              </w:rPr>
            </w:pPr>
            <w:r>
              <w:rPr>
                <w:rFonts w:ascii="宋体" w:eastAsia="宋体" w:hAnsi="宋体" w:cs="Times New Roman"/>
                <w:sz w:val="24"/>
                <w:szCs w:val="24"/>
              </w:rPr>
              <w:t>……</w:t>
            </w:r>
          </w:p>
        </w:tc>
      </w:tr>
      <w:tr w:rsidR="008F6351" w14:paraId="1712E447" w14:textId="77777777" w:rsidTr="008F6351">
        <w:trPr>
          <w:trHeight w:val="310"/>
        </w:trPr>
        <w:tc>
          <w:tcPr>
            <w:tcW w:w="495" w:type="dxa"/>
            <w:shd w:val="clear" w:color="auto" w:fill="808080" w:themeFill="background1" w:themeFillShade="80"/>
          </w:tcPr>
          <w:p w14:paraId="2CA11B55" w14:textId="77777777" w:rsidR="008F6351" w:rsidRDefault="008F6351" w:rsidP="008F6351">
            <w:pPr>
              <w:spacing w:line="360" w:lineRule="auto"/>
              <w:rPr>
                <w:rFonts w:ascii="宋体" w:eastAsia="宋体" w:hAnsi="宋体" w:cs="Times New Roman"/>
                <w:sz w:val="24"/>
                <w:szCs w:val="24"/>
              </w:rPr>
            </w:pPr>
            <w:r w:rsidRPr="004C2851">
              <w:rPr>
                <w:rFonts w:ascii="宋体" w:eastAsia="宋体" w:hAnsi="宋体" w:cs="Times New Roman"/>
                <w:position w:val="-12"/>
                <w:sz w:val="24"/>
                <w:szCs w:val="24"/>
              </w:rPr>
              <w:object w:dxaOrig="279" w:dyaOrig="360" w14:anchorId="6A124A81">
                <v:shape id="_x0000_i1164" type="#_x0000_t75" style="width:14.25pt;height:18pt" o:ole="">
                  <v:imagedata r:id="rId291" o:title=""/>
                </v:shape>
                <o:OLEObject Type="Embed" ProgID="Equation.DSMT4" ShapeID="_x0000_i1164" DrawAspect="Content" ObjectID="_1612958225" r:id="rId292"/>
              </w:object>
            </w:r>
          </w:p>
        </w:tc>
        <w:tc>
          <w:tcPr>
            <w:tcW w:w="456" w:type="dxa"/>
          </w:tcPr>
          <w:p w14:paraId="3BA248F2" w14:textId="77777777" w:rsidR="008F6351" w:rsidRDefault="008F6351" w:rsidP="008F6351">
            <w:pPr>
              <w:spacing w:line="360" w:lineRule="auto"/>
              <w:rPr>
                <w:rFonts w:ascii="宋体" w:eastAsia="宋体" w:hAnsi="宋体" w:cs="Times New Roman"/>
                <w:sz w:val="24"/>
                <w:szCs w:val="24"/>
              </w:rPr>
            </w:pPr>
          </w:p>
        </w:tc>
        <w:tc>
          <w:tcPr>
            <w:tcW w:w="456" w:type="dxa"/>
          </w:tcPr>
          <w:p w14:paraId="5BD5472D" w14:textId="77777777" w:rsidR="008F6351" w:rsidRDefault="008F6351" w:rsidP="008F6351">
            <w:pPr>
              <w:spacing w:line="360" w:lineRule="auto"/>
              <w:rPr>
                <w:rFonts w:ascii="宋体" w:eastAsia="宋体" w:hAnsi="宋体" w:cs="Times New Roman"/>
                <w:sz w:val="24"/>
                <w:szCs w:val="24"/>
              </w:rPr>
            </w:pPr>
          </w:p>
        </w:tc>
        <w:tc>
          <w:tcPr>
            <w:tcW w:w="476" w:type="dxa"/>
          </w:tcPr>
          <w:p w14:paraId="20186C55" w14:textId="77777777" w:rsidR="008F6351" w:rsidRDefault="008F6351" w:rsidP="008F6351">
            <w:pPr>
              <w:spacing w:line="360" w:lineRule="auto"/>
              <w:rPr>
                <w:rFonts w:ascii="宋体" w:eastAsia="宋体" w:hAnsi="宋体" w:cs="Times New Roman"/>
                <w:sz w:val="24"/>
                <w:szCs w:val="24"/>
              </w:rPr>
            </w:pPr>
          </w:p>
        </w:tc>
        <w:tc>
          <w:tcPr>
            <w:tcW w:w="476" w:type="dxa"/>
          </w:tcPr>
          <w:p w14:paraId="6400AA54" w14:textId="77777777" w:rsidR="008F6351" w:rsidRDefault="008F6351" w:rsidP="008F6351">
            <w:pPr>
              <w:spacing w:line="360" w:lineRule="auto"/>
              <w:rPr>
                <w:rFonts w:ascii="宋体" w:eastAsia="宋体" w:hAnsi="宋体" w:cs="Times New Roman"/>
                <w:sz w:val="24"/>
                <w:szCs w:val="24"/>
              </w:rPr>
            </w:pPr>
            <w:r w:rsidRPr="004C2851">
              <w:rPr>
                <w:rFonts w:ascii="宋体" w:eastAsia="宋体" w:hAnsi="宋体" w:cs="Times New Roman"/>
                <w:position w:val="-12"/>
                <w:sz w:val="24"/>
                <w:szCs w:val="24"/>
              </w:rPr>
              <w:object w:dxaOrig="260" w:dyaOrig="360" w14:anchorId="5AC116EC">
                <v:shape id="_x0000_i1165" type="#_x0000_t75" style="width:12.75pt;height:18pt" o:ole="">
                  <v:imagedata r:id="rId293" o:title=""/>
                </v:shape>
                <o:OLEObject Type="Embed" ProgID="Equation.DSMT4" ShapeID="_x0000_i1165" DrawAspect="Content" ObjectID="_1612958226" r:id="rId294"/>
              </w:object>
            </w:r>
          </w:p>
        </w:tc>
        <w:tc>
          <w:tcPr>
            <w:tcW w:w="476" w:type="dxa"/>
          </w:tcPr>
          <w:p w14:paraId="0893543A" w14:textId="77777777" w:rsidR="008F6351" w:rsidRDefault="008F6351" w:rsidP="008F6351">
            <w:pPr>
              <w:spacing w:line="360" w:lineRule="auto"/>
              <w:rPr>
                <w:rFonts w:ascii="宋体" w:eastAsia="宋体" w:hAnsi="宋体" w:cs="Times New Roman"/>
                <w:sz w:val="24"/>
                <w:szCs w:val="24"/>
              </w:rPr>
            </w:pPr>
            <w:r w:rsidRPr="004C2851">
              <w:rPr>
                <w:rFonts w:ascii="宋体" w:eastAsia="宋体" w:hAnsi="宋体" w:cs="Times New Roman"/>
                <w:position w:val="-12"/>
                <w:sz w:val="24"/>
                <w:szCs w:val="24"/>
              </w:rPr>
              <w:object w:dxaOrig="260" w:dyaOrig="360" w14:anchorId="3C993054">
                <v:shape id="_x0000_i1166" type="#_x0000_t75" style="width:12.75pt;height:18pt" o:ole="">
                  <v:imagedata r:id="rId295" o:title=""/>
                </v:shape>
                <o:OLEObject Type="Embed" ProgID="Equation.DSMT4" ShapeID="_x0000_i1166" DrawAspect="Content" ObjectID="_1612958227" r:id="rId296"/>
              </w:object>
            </w:r>
          </w:p>
        </w:tc>
      </w:tr>
    </w:tbl>
    <w:p w14:paraId="4ACC3BE7" w14:textId="77777777" w:rsidR="008F6351" w:rsidRDefault="008F6351" w:rsidP="008F6351">
      <w:pPr>
        <w:pStyle w:val="a4"/>
        <w:keepNext/>
        <w:ind w:firstLineChars="3100" w:firstLine="6200"/>
      </w:pPr>
      <w:r>
        <w:rPr>
          <w:noProof/>
        </w:rPr>
        <mc:AlternateContent>
          <mc:Choice Requires="wps">
            <w:drawing>
              <wp:anchor distT="0" distB="0" distL="114300" distR="114300" simplePos="0" relativeHeight="251750400" behindDoc="0" locked="0" layoutInCell="1" allowOverlap="1" wp14:anchorId="5DC2DDDC" wp14:editId="17C61A04">
                <wp:simplePos x="0" y="0"/>
                <wp:positionH relativeFrom="column">
                  <wp:posOffset>666750</wp:posOffset>
                </wp:positionH>
                <wp:positionV relativeFrom="paragraph">
                  <wp:posOffset>160020</wp:posOffset>
                </wp:positionV>
                <wp:extent cx="628650" cy="29527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6286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CF35CE" w14:textId="77777777" w:rsidR="003E165B" w:rsidRDefault="003E165B" w:rsidP="008F6351">
                            <w:pPr>
                              <w:pStyle w:val="a4"/>
                              <w:keepNext/>
                            </w:pPr>
                            <w:r>
                              <w:t>集合</w:t>
                            </w:r>
                            <w:r>
                              <w:t>S</w:t>
                            </w:r>
                          </w:p>
                          <w:p w14:paraId="2C4FF03C" w14:textId="77777777" w:rsidR="003E165B" w:rsidRDefault="003E16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C2DDDC" id="_x0000_t202" coordsize="21600,21600" o:spt="202" path="m,l,21600r21600,l21600,xe">
                <v:stroke joinstyle="miter"/>
                <v:path gradientshapeok="t" o:connecttype="rect"/>
              </v:shapetype>
              <v:shape id="文本框 22" o:spid="_x0000_s1026" type="#_x0000_t202" style="position:absolute;left:0;text-align:left;margin-left:52.5pt;margin-top:12.6pt;width:49.5pt;height:23.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" filled="f" stroked="f" strokeweight=".5pt">
                <v:textbox>
                  <w:txbxContent>
                    <w:p w14:paraId="54CF35CE" w14:textId="77777777" w:rsidR="003E165B" w:rsidRDefault="003E165B" w:rsidP="008F6351">
                      <w:pPr>
                        <w:pStyle w:val="a4"/>
                        <w:keepNext/>
                      </w:pPr>
                      <w:r>
                        <w:t>集合</w:t>
                      </w:r>
                      <w:r>
                        <w:t>S</w:t>
                      </w:r>
                    </w:p>
                    <w:p w14:paraId="2C4FF03C" w14:textId="77777777" w:rsidR="003E165B" w:rsidRDefault="003E165B"/>
                  </w:txbxContent>
                </v:textbox>
              </v:shape>
            </w:pict>
          </mc:Fallback>
        </mc:AlternateContent>
      </w:r>
      <w:r>
        <w:t>轨迹矩阵</w:t>
      </w:r>
    </w:p>
    <w:tbl>
      <w:tblPr>
        <w:tblStyle w:val="aa"/>
        <w:tblpPr w:leftFromText="180" w:rightFromText="180" w:vertAnchor="text" w:horzAnchor="margin" w:tblpXSpec="right" w:tblpY="74"/>
        <w:tblW w:w="0" w:type="auto"/>
        <w:tblLook w:val="04A0" w:firstRow="1" w:lastRow="0" w:firstColumn="1" w:lastColumn="0" w:noHBand="0" w:noVBand="1"/>
      </w:tblPr>
      <w:tblGrid>
        <w:gridCol w:w="502"/>
        <w:gridCol w:w="502"/>
        <w:gridCol w:w="502"/>
        <w:gridCol w:w="502"/>
        <w:gridCol w:w="497"/>
        <w:gridCol w:w="497"/>
        <w:gridCol w:w="576"/>
        <w:gridCol w:w="502"/>
      </w:tblGrid>
      <w:tr w:rsidR="008F6351" w14:paraId="32D2BEE9" w14:textId="77777777" w:rsidTr="008F6351">
        <w:trPr>
          <w:trHeight w:val="379"/>
        </w:trPr>
        <w:tc>
          <w:tcPr>
            <w:tcW w:w="497" w:type="dxa"/>
            <w:shd w:val="clear" w:color="auto" w:fill="808080" w:themeFill="background1" w:themeFillShade="80"/>
          </w:tcPr>
          <w:p w14:paraId="1822EB08" w14:textId="77777777" w:rsidR="008F6351" w:rsidRDefault="008F6351" w:rsidP="008F6351">
            <w:pPr>
              <w:spacing w:line="360" w:lineRule="auto"/>
              <w:rPr>
                <w:rFonts w:ascii="宋体" w:eastAsia="宋体" w:hAnsi="宋体" w:cs="Times New Roman"/>
                <w:sz w:val="24"/>
                <w:szCs w:val="24"/>
              </w:rPr>
            </w:pPr>
          </w:p>
        </w:tc>
        <w:tc>
          <w:tcPr>
            <w:tcW w:w="499" w:type="dxa"/>
            <w:shd w:val="clear" w:color="auto" w:fill="808080" w:themeFill="background1" w:themeFillShade="80"/>
          </w:tcPr>
          <w:p w14:paraId="0E9F4AC8"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2"/>
                <w:sz w:val="24"/>
                <w:szCs w:val="24"/>
              </w:rPr>
              <w:object w:dxaOrig="240" w:dyaOrig="360" w14:anchorId="5C513147">
                <v:shape id="_x0000_i1167" type="#_x0000_t75" style="width:12pt;height:18pt" o:ole="">
                  <v:imagedata r:id="rId297" o:title=""/>
                </v:shape>
                <o:OLEObject Type="Embed" ProgID="Equation.DSMT4" ShapeID="_x0000_i1167" DrawAspect="Content" ObjectID="_1612958228" r:id="rId298"/>
              </w:object>
            </w:r>
          </w:p>
        </w:tc>
        <w:tc>
          <w:tcPr>
            <w:tcW w:w="499" w:type="dxa"/>
            <w:shd w:val="clear" w:color="auto" w:fill="808080" w:themeFill="background1" w:themeFillShade="80"/>
          </w:tcPr>
          <w:p w14:paraId="100488F7"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2"/>
                <w:sz w:val="24"/>
                <w:szCs w:val="24"/>
              </w:rPr>
              <w:object w:dxaOrig="260" w:dyaOrig="360" w14:anchorId="31DC4CE2">
                <v:shape id="_x0000_i1168" type="#_x0000_t75" style="width:12.75pt;height:18pt" o:ole="">
                  <v:imagedata r:id="rId299" o:title=""/>
                </v:shape>
                <o:OLEObject Type="Embed" ProgID="Equation.DSMT4" ShapeID="_x0000_i1168" DrawAspect="Content" ObjectID="_1612958229" r:id="rId300"/>
              </w:object>
            </w:r>
          </w:p>
        </w:tc>
        <w:tc>
          <w:tcPr>
            <w:tcW w:w="499" w:type="dxa"/>
            <w:shd w:val="clear" w:color="auto" w:fill="808080" w:themeFill="background1" w:themeFillShade="80"/>
          </w:tcPr>
          <w:p w14:paraId="190728F3"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2"/>
                <w:sz w:val="24"/>
                <w:szCs w:val="24"/>
              </w:rPr>
              <w:object w:dxaOrig="260" w:dyaOrig="360" w14:anchorId="6B7E36A4">
                <v:shape id="_x0000_i1169" type="#_x0000_t75" style="width:12.75pt;height:18pt" o:ole="">
                  <v:imagedata r:id="rId301" o:title=""/>
                </v:shape>
                <o:OLEObject Type="Embed" ProgID="Equation.DSMT4" ShapeID="_x0000_i1169" DrawAspect="Content" ObjectID="_1612958230" r:id="rId302"/>
              </w:object>
            </w:r>
          </w:p>
        </w:tc>
        <w:tc>
          <w:tcPr>
            <w:tcW w:w="497" w:type="dxa"/>
            <w:shd w:val="clear" w:color="auto" w:fill="808080" w:themeFill="background1" w:themeFillShade="80"/>
          </w:tcPr>
          <w:p w14:paraId="42BAB51D"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2"/>
                <w:sz w:val="24"/>
                <w:szCs w:val="24"/>
              </w:rPr>
              <w:object w:dxaOrig="260" w:dyaOrig="360" w14:anchorId="640328CA">
                <v:shape id="_x0000_i1170" type="#_x0000_t75" style="width:12.75pt;height:18pt" o:ole="">
                  <v:imagedata r:id="rId303" o:title=""/>
                </v:shape>
                <o:OLEObject Type="Embed" ProgID="Equation.DSMT4" ShapeID="_x0000_i1170" DrawAspect="Content" ObjectID="_1612958231" r:id="rId304"/>
              </w:object>
            </w:r>
          </w:p>
        </w:tc>
        <w:tc>
          <w:tcPr>
            <w:tcW w:w="497" w:type="dxa"/>
            <w:shd w:val="clear" w:color="auto" w:fill="808080" w:themeFill="background1" w:themeFillShade="80"/>
          </w:tcPr>
          <w:p w14:paraId="0FC2F447"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2"/>
                <w:sz w:val="24"/>
                <w:szCs w:val="24"/>
              </w:rPr>
              <w:object w:dxaOrig="260" w:dyaOrig="360" w14:anchorId="6840A6EC">
                <v:shape id="_x0000_i1171" type="#_x0000_t75" style="width:12.75pt;height:18pt" o:ole="">
                  <v:imagedata r:id="rId305" o:title=""/>
                </v:shape>
                <o:OLEObject Type="Embed" ProgID="Equation.DSMT4" ShapeID="_x0000_i1171" DrawAspect="Content" ObjectID="_1612958232" r:id="rId306"/>
              </w:object>
            </w:r>
          </w:p>
        </w:tc>
        <w:tc>
          <w:tcPr>
            <w:tcW w:w="576" w:type="dxa"/>
            <w:shd w:val="clear" w:color="auto" w:fill="808080" w:themeFill="background1" w:themeFillShade="80"/>
          </w:tcPr>
          <w:p w14:paraId="4521F9FF" w14:textId="77777777" w:rsidR="008F6351" w:rsidRDefault="008F6351" w:rsidP="008F6351">
            <w:pPr>
              <w:spacing w:line="360" w:lineRule="auto"/>
              <w:rPr>
                <w:rFonts w:ascii="宋体" w:eastAsia="宋体" w:hAnsi="宋体" w:cs="Times New Roman"/>
                <w:sz w:val="24"/>
                <w:szCs w:val="24"/>
              </w:rPr>
            </w:pPr>
            <w:r>
              <w:rPr>
                <w:rFonts w:ascii="宋体" w:eastAsia="宋体" w:hAnsi="宋体" w:cs="Times New Roman"/>
                <w:sz w:val="24"/>
                <w:szCs w:val="24"/>
              </w:rPr>
              <w:t>...</w:t>
            </w:r>
          </w:p>
        </w:tc>
        <w:tc>
          <w:tcPr>
            <w:tcW w:w="499" w:type="dxa"/>
            <w:shd w:val="clear" w:color="auto" w:fill="808080" w:themeFill="background1" w:themeFillShade="80"/>
          </w:tcPr>
          <w:p w14:paraId="438079F0"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2"/>
                <w:sz w:val="24"/>
                <w:szCs w:val="24"/>
              </w:rPr>
              <w:object w:dxaOrig="260" w:dyaOrig="360" w14:anchorId="135087E6">
                <v:shape id="_x0000_i1172" type="#_x0000_t75" style="width:12.75pt;height:18pt" o:ole="">
                  <v:imagedata r:id="rId307" o:title=""/>
                </v:shape>
                <o:OLEObject Type="Embed" ProgID="Equation.DSMT4" ShapeID="_x0000_i1172" DrawAspect="Content" ObjectID="_1612958233" r:id="rId308"/>
              </w:object>
            </w:r>
          </w:p>
        </w:tc>
      </w:tr>
      <w:tr w:rsidR="008F6351" w14:paraId="6C994CED" w14:textId="77777777" w:rsidTr="008F6351">
        <w:trPr>
          <w:trHeight w:val="379"/>
        </w:trPr>
        <w:tc>
          <w:tcPr>
            <w:tcW w:w="497" w:type="dxa"/>
            <w:shd w:val="clear" w:color="auto" w:fill="808080" w:themeFill="background1" w:themeFillShade="80"/>
          </w:tcPr>
          <w:p w14:paraId="59F2B880"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2"/>
                <w:sz w:val="24"/>
                <w:szCs w:val="24"/>
              </w:rPr>
              <w:object w:dxaOrig="260" w:dyaOrig="360" w14:anchorId="137A4611">
                <v:shape id="_x0000_i1173" type="#_x0000_t75" style="width:12.75pt;height:18pt" o:ole="">
                  <v:imagedata r:id="rId309" o:title=""/>
                </v:shape>
                <o:OLEObject Type="Embed" ProgID="Equation.DSMT4" ShapeID="_x0000_i1173" DrawAspect="Content" ObjectID="_1612958234" r:id="rId310"/>
              </w:object>
            </w:r>
          </w:p>
        </w:tc>
        <w:tc>
          <w:tcPr>
            <w:tcW w:w="499" w:type="dxa"/>
          </w:tcPr>
          <w:p w14:paraId="4F9CE7C2"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2"/>
                <w:sz w:val="24"/>
                <w:szCs w:val="24"/>
              </w:rPr>
              <w:object w:dxaOrig="240" w:dyaOrig="360" w14:anchorId="54DEC6E7">
                <v:shape id="_x0000_i1174" type="#_x0000_t75" style="width:12pt;height:18pt" o:ole="">
                  <v:imagedata r:id="rId311" o:title=""/>
                </v:shape>
                <o:OLEObject Type="Embed" ProgID="Equation.DSMT4" ShapeID="_x0000_i1174" DrawAspect="Content" ObjectID="_1612958235" r:id="rId312"/>
              </w:object>
            </w:r>
          </w:p>
        </w:tc>
        <w:tc>
          <w:tcPr>
            <w:tcW w:w="499" w:type="dxa"/>
          </w:tcPr>
          <w:p w14:paraId="5173CE79"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2"/>
                <w:sz w:val="24"/>
                <w:szCs w:val="24"/>
              </w:rPr>
              <w:object w:dxaOrig="260" w:dyaOrig="360" w14:anchorId="018165C3">
                <v:shape id="_x0000_i1175" type="#_x0000_t75" style="width:12.75pt;height:18pt" o:ole="">
                  <v:imagedata r:id="rId299" o:title=""/>
                </v:shape>
                <o:OLEObject Type="Embed" ProgID="Equation.DSMT4" ShapeID="_x0000_i1175" DrawAspect="Content" ObjectID="_1612958236" r:id="rId313"/>
              </w:object>
            </w:r>
          </w:p>
        </w:tc>
        <w:tc>
          <w:tcPr>
            <w:tcW w:w="499" w:type="dxa"/>
            <w:vAlign w:val="center"/>
          </w:tcPr>
          <w:p w14:paraId="62C4DF5B" w14:textId="77777777" w:rsidR="008F6351" w:rsidRDefault="008F6351" w:rsidP="008F6351">
            <w:pPr>
              <w:spacing w:line="360" w:lineRule="auto"/>
              <w:jc w:val="center"/>
              <w:rPr>
                <w:rFonts w:ascii="宋体" w:eastAsia="宋体" w:hAnsi="宋体" w:cs="Times New Roman"/>
                <w:sz w:val="24"/>
                <w:szCs w:val="24"/>
              </w:rPr>
            </w:pPr>
            <w:r w:rsidRPr="0082585D">
              <w:rPr>
                <w:rFonts w:ascii="宋体" w:eastAsia="宋体" w:hAnsi="宋体" w:cs="Times New Roman"/>
                <w:position w:val="-10"/>
                <w:sz w:val="24"/>
                <w:szCs w:val="24"/>
              </w:rPr>
              <w:object w:dxaOrig="240" w:dyaOrig="260" w14:anchorId="5C299526">
                <v:shape id="_x0000_i1176" type="#_x0000_t75" style="width:12pt;height:12.75pt" o:ole="">
                  <v:imagedata r:id="rId314" o:title=""/>
                </v:shape>
                <o:OLEObject Type="Embed" ProgID="Equation.DSMT4" ShapeID="_x0000_i1176" DrawAspect="Content" ObjectID="_1612958237" r:id="rId315"/>
              </w:object>
            </w:r>
          </w:p>
        </w:tc>
        <w:tc>
          <w:tcPr>
            <w:tcW w:w="497" w:type="dxa"/>
            <w:vAlign w:val="center"/>
          </w:tcPr>
          <w:p w14:paraId="35B99960" w14:textId="77777777" w:rsidR="008F6351" w:rsidRDefault="008F6351" w:rsidP="008F6351">
            <w:pPr>
              <w:spacing w:line="360" w:lineRule="auto"/>
              <w:jc w:val="center"/>
              <w:rPr>
                <w:rFonts w:ascii="宋体" w:eastAsia="宋体" w:hAnsi="宋体" w:cs="Times New Roman"/>
                <w:sz w:val="24"/>
                <w:szCs w:val="24"/>
              </w:rPr>
            </w:pPr>
            <w:r w:rsidRPr="0082585D">
              <w:rPr>
                <w:rFonts w:ascii="宋体" w:eastAsia="宋体" w:hAnsi="宋体" w:cs="Times New Roman"/>
                <w:position w:val="-10"/>
                <w:sz w:val="24"/>
                <w:szCs w:val="24"/>
              </w:rPr>
              <w:object w:dxaOrig="240" w:dyaOrig="260" w14:anchorId="424BAC32">
                <v:shape id="_x0000_i1177" type="#_x0000_t75" style="width:12pt;height:12.75pt" o:ole="">
                  <v:imagedata r:id="rId316" o:title=""/>
                </v:shape>
                <o:OLEObject Type="Embed" ProgID="Equation.DSMT4" ShapeID="_x0000_i1177" DrawAspect="Content" ObjectID="_1612958238" r:id="rId317"/>
              </w:object>
            </w:r>
          </w:p>
        </w:tc>
        <w:tc>
          <w:tcPr>
            <w:tcW w:w="497" w:type="dxa"/>
            <w:vAlign w:val="center"/>
          </w:tcPr>
          <w:p w14:paraId="2C3DC042" w14:textId="77777777" w:rsidR="008F6351" w:rsidRDefault="008F6351" w:rsidP="008F6351">
            <w:pPr>
              <w:spacing w:line="360" w:lineRule="auto"/>
              <w:jc w:val="center"/>
              <w:rPr>
                <w:rFonts w:ascii="宋体" w:eastAsia="宋体" w:hAnsi="宋体" w:cs="Times New Roman"/>
                <w:sz w:val="24"/>
                <w:szCs w:val="24"/>
              </w:rPr>
            </w:pPr>
            <w:r w:rsidRPr="0082585D">
              <w:rPr>
                <w:rFonts w:ascii="宋体" w:eastAsia="宋体" w:hAnsi="宋体" w:cs="Times New Roman"/>
                <w:position w:val="-10"/>
                <w:sz w:val="24"/>
                <w:szCs w:val="24"/>
              </w:rPr>
              <w:object w:dxaOrig="240" w:dyaOrig="260" w14:anchorId="6C19D3DA">
                <v:shape id="_x0000_i1178" type="#_x0000_t75" style="width:12pt;height:12.75pt" o:ole="">
                  <v:imagedata r:id="rId318" o:title=""/>
                </v:shape>
                <o:OLEObject Type="Embed" ProgID="Equation.DSMT4" ShapeID="_x0000_i1178" DrawAspect="Content" ObjectID="_1612958239" r:id="rId319"/>
              </w:object>
            </w:r>
          </w:p>
        </w:tc>
        <w:tc>
          <w:tcPr>
            <w:tcW w:w="576" w:type="dxa"/>
            <w:vAlign w:val="center"/>
          </w:tcPr>
          <w:p w14:paraId="58056949" w14:textId="77777777" w:rsidR="008F6351" w:rsidRDefault="008F6351" w:rsidP="008F6351">
            <w:pPr>
              <w:spacing w:line="360" w:lineRule="auto"/>
              <w:jc w:val="center"/>
              <w:rPr>
                <w:rFonts w:ascii="宋体" w:eastAsia="宋体" w:hAnsi="宋体" w:cs="Times New Roman"/>
                <w:sz w:val="24"/>
                <w:szCs w:val="24"/>
              </w:rPr>
            </w:pPr>
            <w:r w:rsidRPr="0082585D">
              <w:rPr>
                <w:rFonts w:ascii="宋体" w:eastAsia="宋体" w:hAnsi="宋体" w:cs="Times New Roman"/>
                <w:position w:val="-10"/>
                <w:sz w:val="24"/>
                <w:szCs w:val="24"/>
              </w:rPr>
              <w:object w:dxaOrig="240" w:dyaOrig="260" w14:anchorId="35E13C4B">
                <v:shape id="_x0000_i1179" type="#_x0000_t75" style="width:12pt;height:12.75pt" o:ole="">
                  <v:imagedata r:id="rId320" o:title=""/>
                </v:shape>
                <o:OLEObject Type="Embed" ProgID="Equation.DSMT4" ShapeID="_x0000_i1179" DrawAspect="Content" ObjectID="_1612958240" r:id="rId321"/>
              </w:object>
            </w:r>
          </w:p>
        </w:tc>
        <w:tc>
          <w:tcPr>
            <w:tcW w:w="499" w:type="dxa"/>
            <w:vAlign w:val="center"/>
          </w:tcPr>
          <w:p w14:paraId="62A4F008" w14:textId="77777777" w:rsidR="008F6351" w:rsidRDefault="008F6351" w:rsidP="008F6351">
            <w:pPr>
              <w:spacing w:line="360" w:lineRule="auto"/>
              <w:jc w:val="center"/>
              <w:rPr>
                <w:rFonts w:ascii="宋体" w:eastAsia="宋体" w:hAnsi="宋体" w:cs="Times New Roman"/>
                <w:sz w:val="24"/>
                <w:szCs w:val="24"/>
              </w:rPr>
            </w:pPr>
            <w:r w:rsidRPr="0082585D">
              <w:rPr>
                <w:rFonts w:ascii="宋体" w:eastAsia="宋体" w:hAnsi="宋体" w:cs="Times New Roman"/>
                <w:position w:val="-10"/>
                <w:sz w:val="24"/>
                <w:szCs w:val="24"/>
              </w:rPr>
              <w:object w:dxaOrig="240" w:dyaOrig="260" w14:anchorId="1CD2EAE1">
                <v:shape id="_x0000_i1180" type="#_x0000_t75" style="width:12pt;height:12.75pt" o:ole="">
                  <v:imagedata r:id="rId322" o:title=""/>
                </v:shape>
                <o:OLEObject Type="Embed" ProgID="Equation.DSMT4" ShapeID="_x0000_i1180" DrawAspect="Content" ObjectID="_1612958241" r:id="rId323"/>
              </w:object>
            </w:r>
          </w:p>
        </w:tc>
      </w:tr>
      <w:tr w:rsidR="008F6351" w14:paraId="41AEFDB6" w14:textId="77777777" w:rsidTr="008F6351">
        <w:trPr>
          <w:trHeight w:val="379"/>
        </w:trPr>
        <w:tc>
          <w:tcPr>
            <w:tcW w:w="497" w:type="dxa"/>
            <w:shd w:val="clear" w:color="auto" w:fill="808080" w:themeFill="background1" w:themeFillShade="80"/>
          </w:tcPr>
          <w:p w14:paraId="50292120"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2"/>
                <w:sz w:val="24"/>
                <w:szCs w:val="24"/>
              </w:rPr>
              <w:object w:dxaOrig="279" w:dyaOrig="360" w14:anchorId="62898736">
                <v:shape id="_x0000_i1181" type="#_x0000_t75" style="width:14.25pt;height:18pt" o:ole="">
                  <v:imagedata r:id="rId324" o:title=""/>
                </v:shape>
                <o:OLEObject Type="Embed" ProgID="Equation.DSMT4" ShapeID="_x0000_i1181" DrawAspect="Content" ObjectID="_1612958242" r:id="rId325"/>
              </w:object>
            </w:r>
          </w:p>
        </w:tc>
        <w:tc>
          <w:tcPr>
            <w:tcW w:w="499" w:type="dxa"/>
            <w:vAlign w:val="center"/>
          </w:tcPr>
          <w:p w14:paraId="54E89A5F" w14:textId="77777777" w:rsidR="008F6351" w:rsidRDefault="008F6351" w:rsidP="008F6351">
            <w:pPr>
              <w:spacing w:line="360" w:lineRule="auto"/>
              <w:jc w:val="center"/>
              <w:rPr>
                <w:rFonts w:ascii="宋体" w:eastAsia="宋体" w:hAnsi="宋体" w:cs="Times New Roman"/>
                <w:sz w:val="24"/>
                <w:szCs w:val="24"/>
              </w:rPr>
            </w:pPr>
            <w:r w:rsidRPr="0082585D">
              <w:rPr>
                <w:rFonts w:ascii="宋体" w:eastAsia="宋体" w:hAnsi="宋体" w:cs="Times New Roman"/>
                <w:position w:val="-10"/>
                <w:sz w:val="24"/>
                <w:szCs w:val="24"/>
              </w:rPr>
              <w:object w:dxaOrig="240" w:dyaOrig="260" w14:anchorId="51151BC7">
                <v:shape id="_x0000_i1182" type="#_x0000_t75" style="width:14.25pt;height:15pt" o:ole="">
                  <v:imagedata r:id="rId326" o:title=""/>
                </v:shape>
                <o:OLEObject Type="Embed" ProgID="Equation.DSMT4" ShapeID="_x0000_i1182" DrawAspect="Content" ObjectID="_1612958243" r:id="rId327"/>
              </w:object>
            </w:r>
          </w:p>
        </w:tc>
        <w:tc>
          <w:tcPr>
            <w:tcW w:w="499" w:type="dxa"/>
          </w:tcPr>
          <w:p w14:paraId="7A770EDE"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2"/>
                <w:sz w:val="24"/>
                <w:szCs w:val="24"/>
              </w:rPr>
              <w:object w:dxaOrig="260" w:dyaOrig="360" w14:anchorId="31D7701E">
                <v:shape id="_x0000_i1183" type="#_x0000_t75" style="width:12.75pt;height:18pt" o:ole="">
                  <v:imagedata r:id="rId299" o:title=""/>
                </v:shape>
                <o:OLEObject Type="Embed" ProgID="Equation.DSMT4" ShapeID="_x0000_i1183" DrawAspect="Content" ObjectID="_1612958244" r:id="rId328"/>
              </w:object>
            </w:r>
          </w:p>
        </w:tc>
        <w:tc>
          <w:tcPr>
            <w:tcW w:w="499" w:type="dxa"/>
          </w:tcPr>
          <w:p w14:paraId="44824B1E"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2"/>
                <w:sz w:val="24"/>
                <w:szCs w:val="24"/>
              </w:rPr>
              <w:object w:dxaOrig="260" w:dyaOrig="360" w14:anchorId="30F50C09">
                <v:shape id="_x0000_i1184" type="#_x0000_t75" style="width:12.75pt;height:18pt" o:ole="">
                  <v:imagedata r:id="rId301" o:title=""/>
                </v:shape>
                <o:OLEObject Type="Embed" ProgID="Equation.DSMT4" ShapeID="_x0000_i1184" DrawAspect="Content" ObjectID="_1612958245" r:id="rId329"/>
              </w:object>
            </w:r>
          </w:p>
        </w:tc>
        <w:tc>
          <w:tcPr>
            <w:tcW w:w="497" w:type="dxa"/>
            <w:vAlign w:val="center"/>
          </w:tcPr>
          <w:p w14:paraId="55888A19" w14:textId="77777777" w:rsidR="008F6351" w:rsidRDefault="008F6351" w:rsidP="008F6351">
            <w:pPr>
              <w:spacing w:line="360" w:lineRule="auto"/>
              <w:jc w:val="center"/>
              <w:rPr>
                <w:rFonts w:ascii="宋体" w:eastAsia="宋体" w:hAnsi="宋体" w:cs="Times New Roman"/>
                <w:sz w:val="24"/>
                <w:szCs w:val="24"/>
              </w:rPr>
            </w:pPr>
            <w:r w:rsidRPr="0082585D">
              <w:rPr>
                <w:rFonts w:ascii="宋体" w:eastAsia="宋体" w:hAnsi="宋体" w:cs="Times New Roman"/>
                <w:position w:val="-10"/>
                <w:sz w:val="24"/>
                <w:szCs w:val="24"/>
              </w:rPr>
              <w:object w:dxaOrig="240" w:dyaOrig="260" w14:anchorId="43DB86A4">
                <v:shape id="_x0000_i1185" type="#_x0000_t75" style="width:12pt;height:12.75pt" o:ole="">
                  <v:imagedata r:id="rId330" o:title=""/>
                </v:shape>
                <o:OLEObject Type="Embed" ProgID="Equation.DSMT4" ShapeID="_x0000_i1185" DrawAspect="Content" ObjectID="_1612958246" r:id="rId331"/>
              </w:object>
            </w:r>
          </w:p>
        </w:tc>
        <w:tc>
          <w:tcPr>
            <w:tcW w:w="497" w:type="dxa"/>
            <w:vAlign w:val="center"/>
          </w:tcPr>
          <w:p w14:paraId="7226D6DE" w14:textId="77777777" w:rsidR="008F6351" w:rsidRDefault="008F6351" w:rsidP="008F6351">
            <w:pPr>
              <w:spacing w:line="360" w:lineRule="auto"/>
              <w:jc w:val="center"/>
              <w:rPr>
                <w:rFonts w:ascii="宋体" w:eastAsia="宋体" w:hAnsi="宋体" w:cs="Times New Roman"/>
                <w:sz w:val="24"/>
                <w:szCs w:val="24"/>
              </w:rPr>
            </w:pPr>
            <w:r w:rsidRPr="0082585D">
              <w:rPr>
                <w:rFonts w:ascii="宋体" w:eastAsia="宋体" w:hAnsi="宋体" w:cs="Times New Roman"/>
                <w:position w:val="-10"/>
                <w:sz w:val="24"/>
                <w:szCs w:val="24"/>
              </w:rPr>
              <w:object w:dxaOrig="240" w:dyaOrig="260" w14:anchorId="57C92575">
                <v:shape id="_x0000_i1186" type="#_x0000_t75" style="width:12pt;height:12.75pt" o:ole="">
                  <v:imagedata r:id="rId332" o:title=""/>
                </v:shape>
                <o:OLEObject Type="Embed" ProgID="Equation.DSMT4" ShapeID="_x0000_i1186" DrawAspect="Content" ObjectID="_1612958247" r:id="rId333"/>
              </w:object>
            </w:r>
          </w:p>
        </w:tc>
        <w:tc>
          <w:tcPr>
            <w:tcW w:w="576" w:type="dxa"/>
            <w:vAlign w:val="center"/>
          </w:tcPr>
          <w:p w14:paraId="570DF12B" w14:textId="77777777" w:rsidR="008F6351" w:rsidRDefault="008F6351" w:rsidP="008F6351">
            <w:pPr>
              <w:spacing w:line="360" w:lineRule="auto"/>
              <w:jc w:val="center"/>
              <w:rPr>
                <w:rFonts w:ascii="宋体" w:eastAsia="宋体" w:hAnsi="宋体" w:cs="Times New Roman"/>
                <w:sz w:val="24"/>
                <w:szCs w:val="24"/>
              </w:rPr>
            </w:pPr>
            <w:r w:rsidRPr="0082585D">
              <w:rPr>
                <w:rFonts w:ascii="宋体" w:eastAsia="宋体" w:hAnsi="宋体" w:cs="Times New Roman"/>
                <w:position w:val="-10"/>
                <w:sz w:val="24"/>
                <w:szCs w:val="24"/>
              </w:rPr>
              <w:object w:dxaOrig="240" w:dyaOrig="260" w14:anchorId="5AAED836">
                <v:shape id="_x0000_i1187" type="#_x0000_t75" style="width:12pt;height:12.75pt" o:ole="">
                  <v:imagedata r:id="rId334" o:title=""/>
                </v:shape>
                <o:OLEObject Type="Embed" ProgID="Equation.DSMT4" ShapeID="_x0000_i1187" DrawAspect="Content" ObjectID="_1612958248" r:id="rId335"/>
              </w:object>
            </w:r>
          </w:p>
        </w:tc>
        <w:tc>
          <w:tcPr>
            <w:tcW w:w="499" w:type="dxa"/>
            <w:vAlign w:val="center"/>
          </w:tcPr>
          <w:p w14:paraId="4CE9D576" w14:textId="77777777" w:rsidR="008F6351" w:rsidRDefault="008F6351" w:rsidP="008F6351">
            <w:pPr>
              <w:spacing w:line="360" w:lineRule="auto"/>
              <w:jc w:val="center"/>
              <w:rPr>
                <w:rFonts w:ascii="宋体" w:eastAsia="宋体" w:hAnsi="宋体" w:cs="Times New Roman"/>
                <w:sz w:val="24"/>
                <w:szCs w:val="24"/>
              </w:rPr>
            </w:pPr>
            <w:r w:rsidRPr="0082585D">
              <w:rPr>
                <w:rFonts w:ascii="宋体" w:eastAsia="宋体" w:hAnsi="宋体" w:cs="Times New Roman"/>
                <w:position w:val="-10"/>
                <w:sz w:val="24"/>
                <w:szCs w:val="24"/>
              </w:rPr>
              <w:object w:dxaOrig="240" w:dyaOrig="260" w14:anchorId="00A9803D">
                <v:shape id="_x0000_i1188" type="#_x0000_t75" style="width:12pt;height:12.75pt" o:ole="">
                  <v:imagedata r:id="rId336" o:title=""/>
                </v:shape>
                <o:OLEObject Type="Embed" ProgID="Equation.DSMT4" ShapeID="_x0000_i1188" DrawAspect="Content" ObjectID="_1612958249" r:id="rId337"/>
              </w:object>
            </w:r>
          </w:p>
        </w:tc>
      </w:tr>
      <w:tr w:rsidR="008F6351" w14:paraId="57BBD9C9" w14:textId="77777777" w:rsidTr="008F6351">
        <w:trPr>
          <w:trHeight w:val="379"/>
        </w:trPr>
        <w:tc>
          <w:tcPr>
            <w:tcW w:w="497" w:type="dxa"/>
            <w:shd w:val="clear" w:color="auto" w:fill="808080" w:themeFill="background1" w:themeFillShade="80"/>
          </w:tcPr>
          <w:p w14:paraId="714813E5"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2"/>
                <w:sz w:val="24"/>
                <w:szCs w:val="24"/>
              </w:rPr>
              <w:object w:dxaOrig="279" w:dyaOrig="360" w14:anchorId="01A957DD">
                <v:shape id="_x0000_i1189" type="#_x0000_t75" style="width:14.25pt;height:18pt" o:ole="">
                  <v:imagedata r:id="rId338" o:title=""/>
                </v:shape>
                <o:OLEObject Type="Embed" ProgID="Equation.DSMT4" ShapeID="_x0000_i1189" DrawAspect="Content" ObjectID="_1612958250" r:id="rId339"/>
              </w:object>
            </w:r>
          </w:p>
        </w:tc>
        <w:tc>
          <w:tcPr>
            <w:tcW w:w="499" w:type="dxa"/>
          </w:tcPr>
          <w:p w14:paraId="75301DCB"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2"/>
                <w:sz w:val="24"/>
                <w:szCs w:val="24"/>
              </w:rPr>
              <w:object w:dxaOrig="240" w:dyaOrig="360" w14:anchorId="589C7980">
                <v:shape id="_x0000_i1190" type="#_x0000_t75" style="width:12pt;height:18pt" o:ole="">
                  <v:imagedata r:id="rId311" o:title=""/>
                </v:shape>
                <o:OLEObject Type="Embed" ProgID="Equation.DSMT4" ShapeID="_x0000_i1190" DrawAspect="Content" ObjectID="_1612958251" r:id="rId340"/>
              </w:object>
            </w:r>
          </w:p>
        </w:tc>
        <w:tc>
          <w:tcPr>
            <w:tcW w:w="499" w:type="dxa"/>
          </w:tcPr>
          <w:p w14:paraId="51F3DA46" w14:textId="77777777" w:rsidR="008F6351" w:rsidRDefault="008F6351" w:rsidP="008F6351">
            <w:pPr>
              <w:spacing w:line="360" w:lineRule="auto"/>
              <w:rPr>
                <w:rFonts w:ascii="宋体" w:eastAsia="宋体" w:hAnsi="宋体" w:cs="Times New Roman"/>
                <w:sz w:val="24"/>
                <w:szCs w:val="24"/>
              </w:rPr>
            </w:pPr>
            <w:r w:rsidRPr="008F6351">
              <w:rPr>
                <w:rFonts w:ascii="宋体" w:eastAsia="宋体" w:hAnsi="宋体" w:cs="Times New Roman"/>
                <w:position w:val="-12"/>
                <w:sz w:val="24"/>
                <w:szCs w:val="24"/>
              </w:rPr>
              <w:object w:dxaOrig="260" w:dyaOrig="360" w14:anchorId="05EDFC08">
                <v:shape id="_x0000_i1191" type="#_x0000_t75" style="width:12.75pt;height:18pt" o:ole="">
                  <v:imagedata r:id="rId341" o:title=""/>
                </v:shape>
                <o:OLEObject Type="Embed" ProgID="Equation.DSMT4" ShapeID="_x0000_i1191" DrawAspect="Content" ObjectID="_1612958252" r:id="rId342"/>
              </w:object>
            </w:r>
          </w:p>
        </w:tc>
        <w:tc>
          <w:tcPr>
            <w:tcW w:w="499" w:type="dxa"/>
          </w:tcPr>
          <w:p w14:paraId="13098E11"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2"/>
                <w:sz w:val="24"/>
                <w:szCs w:val="24"/>
              </w:rPr>
              <w:object w:dxaOrig="260" w:dyaOrig="360" w14:anchorId="15EA5F94">
                <v:shape id="_x0000_i1192" type="#_x0000_t75" style="width:12.75pt;height:18pt" o:ole="">
                  <v:imagedata r:id="rId301" o:title=""/>
                </v:shape>
                <o:OLEObject Type="Embed" ProgID="Equation.DSMT4" ShapeID="_x0000_i1192" DrawAspect="Content" ObjectID="_1612958253" r:id="rId343"/>
              </w:object>
            </w:r>
          </w:p>
        </w:tc>
        <w:tc>
          <w:tcPr>
            <w:tcW w:w="497" w:type="dxa"/>
          </w:tcPr>
          <w:p w14:paraId="709BE575"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0"/>
                <w:sz w:val="24"/>
                <w:szCs w:val="24"/>
              </w:rPr>
              <w:object w:dxaOrig="240" w:dyaOrig="260" w14:anchorId="5B616BBC">
                <v:shape id="_x0000_i1193" type="#_x0000_t75" style="width:12pt;height:12.75pt" o:ole="">
                  <v:imagedata r:id="rId334" o:title=""/>
                </v:shape>
                <o:OLEObject Type="Embed" ProgID="Equation.DSMT4" ShapeID="_x0000_i1193" DrawAspect="Content" ObjectID="_1612958254" r:id="rId344"/>
              </w:object>
            </w:r>
          </w:p>
        </w:tc>
        <w:tc>
          <w:tcPr>
            <w:tcW w:w="497" w:type="dxa"/>
          </w:tcPr>
          <w:p w14:paraId="27BEBE0E"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0"/>
                <w:sz w:val="24"/>
                <w:szCs w:val="24"/>
              </w:rPr>
              <w:object w:dxaOrig="240" w:dyaOrig="260" w14:anchorId="436EE343">
                <v:shape id="_x0000_i1194" type="#_x0000_t75" style="width:12pt;height:12.75pt" o:ole="">
                  <v:imagedata r:id="rId334" o:title=""/>
                </v:shape>
                <o:OLEObject Type="Embed" ProgID="Equation.DSMT4" ShapeID="_x0000_i1194" DrawAspect="Content" ObjectID="_1612958255" r:id="rId345"/>
              </w:object>
            </w:r>
          </w:p>
        </w:tc>
        <w:tc>
          <w:tcPr>
            <w:tcW w:w="576" w:type="dxa"/>
          </w:tcPr>
          <w:p w14:paraId="5B8DDF00"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0"/>
                <w:sz w:val="24"/>
                <w:szCs w:val="24"/>
              </w:rPr>
              <w:object w:dxaOrig="240" w:dyaOrig="260" w14:anchorId="101164A0">
                <v:shape id="_x0000_i1195" type="#_x0000_t75" style="width:12pt;height:12.75pt" o:ole="">
                  <v:imagedata r:id="rId334" o:title=""/>
                </v:shape>
                <o:OLEObject Type="Embed" ProgID="Equation.DSMT4" ShapeID="_x0000_i1195" DrawAspect="Content" ObjectID="_1612958256" r:id="rId346"/>
              </w:object>
            </w:r>
          </w:p>
        </w:tc>
        <w:tc>
          <w:tcPr>
            <w:tcW w:w="499" w:type="dxa"/>
          </w:tcPr>
          <w:p w14:paraId="6CB0DA84"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0"/>
                <w:sz w:val="24"/>
                <w:szCs w:val="24"/>
              </w:rPr>
              <w:object w:dxaOrig="240" w:dyaOrig="260" w14:anchorId="064DF517">
                <v:shape id="_x0000_i1196" type="#_x0000_t75" style="width:12pt;height:12.75pt" o:ole="">
                  <v:imagedata r:id="rId334" o:title=""/>
                </v:shape>
                <o:OLEObject Type="Embed" ProgID="Equation.DSMT4" ShapeID="_x0000_i1196" DrawAspect="Content" ObjectID="_1612958257" r:id="rId347"/>
              </w:object>
            </w:r>
          </w:p>
        </w:tc>
      </w:tr>
      <w:tr w:rsidR="008F6351" w14:paraId="54BF70AD" w14:textId="77777777" w:rsidTr="008F6351">
        <w:trPr>
          <w:trHeight w:val="367"/>
        </w:trPr>
        <w:tc>
          <w:tcPr>
            <w:tcW w:w="497" w:type="dxa"/>
            <w:shd w:val="clear" w:color="auto" w:fill="808080" w:themeFill="background1" w:themeFillShade="80"/>
          </w:tcPr>
          <w:p w14:paraId="5C9EDA25" w14:textId="77777777" w:rsidR="008F6351" w:rsidRDefault="008F6351" w:rsidP="008F6351">
            <w:pPr>
              <w:spacing w:line="360" w:lineRule="auto"/>
              <w:rPr>
                <w:rFonts w:ascii="宋体" w:eastAsia="宋体" w:hAnsi="宋体" w:cs="Times New Roman"/>
                <w:sz w:val="24"/>
                <w:szCs w:val="24"/>
              </w:rPr>
            </w:pPr>
          </w:p>
        </w:tc>
        <w:tc>
          <w:tcPr>
            <w:tcW w:w="3566" w:type="dxa"/>
            <w:gridSpan w:val="7"/>
          </w:tcPr>
          <w:p w14:paraId="5523AD62" w14:textId="77777777" w:rsidR="008F6351" w:rsidRDefault="008F6351" w:rsidP="008F6351">
            <w:pPr>
              <w:spacing w:line="360" w:lineRule="auto"/>
              <w:jc w:val="center"/>
              <w:rPr>
                <w:rFonts w:ascii="宋体" w:eastAsia="宋体" w:hAnsi="宋体" w:cs="Times New Roman"/>
                <w:sz w:val="24"/>
                <w:szCs w:val="24"/>
              </w:rPr>
            </w:pPr>
            <w:r>
              <w:rPr>
                <w:rFonts w:ascii="宋体" w:eastAsia="宋体" w:hAnsi="宋体" w:cs="Times New Roman"/>
                <w:sz w:val="24"/>
                <w:szCs w:val="24"/>
              </w:rPr>
              <w:t>…</w:t>
            </w:r>
          </w:p>
        </w:tc>
      </w:tr>
      <w:tr w:rsidR="008F6351" w14:paraId="07C6FFED" w14:textId="77777777" w:rsidTr="008F6351">
        <w:trPr>
          <w:trHeight w:val="379"/>
        </w:trPr>
        <w:tc>
          <w:tcPr>
            <w:tcW w:w="497" w:type="dxa"/>
            <w:shd w:val="clear" w:color="auto" w:fill="808080" w:themeFill="background1" w:themeFillShade="80"/>
          </w:tcPr>
          <w:p w14:paraId="4F528226"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2"/>
                <w:sz w:val="24"/>
                <w:szCs w:val="24"/>
              </w:rPr>
              <w:object w:dxaOrig="279" w:dyaOrig="360" w14:anchorId="77C03836">
                <v:shape id="_x0000_i1197" type="#_x0000_t75" style="width:14.25pt;height:18pt" o:ole="">
                  <v:imagedata r:id="rId348" o:title=""/>
                </v:shape>
                <o:OLEObject Type="Embed" ProgID="Equation.DSMT4" ShapeID="_x0000_i1197" DrawAspect="Content" ObjectID="_1612958258" r:id="rId349"/>
              </w:object>
            </w:r>
          </w:p>
        </w:tc>
        <w:tc>
          <w:tcPr>
            <w:tcW w:w="499" w:type="dxa"/>
            <w:vAlign w:val="center"/>
          </w:tcPr>
          <w:p w14:paraId="2B57DBD3" w14:textId="77777777" w:rsidR="008F6351" w:rsidRDefault="008F6351" w:rsidP="008F6351">
            <w:pPr>
              <w:spacing w:line="360" w:lineRule="auto"/>
              <w:jc w:val="center"/>
              <w:rPr>
                <w:rFonts w:ascii="宋体" w:eastAsia="宋体" w:hAnsi="宋体" w:cs="Times New Roman"/>
                <w:sz w:val="24"/>
                <w:szCs w:val="24"/>
              </w:rPr>
            </w:pPr>
            <w:r w:rsidRPr="0082585D">
              <w:rPr>
                <w:rFonts w:ascii="宋体" w:eastAsia="宋体" w:hAnsi="宋体" w:cs="Times New Roman"/>
                <w:position w:val="-10"/>
                <w:sz w:val="24"/>
                <w:szCs w:val="24"/>
              </w:rPr>
              <w:object w:dxaOrig="240" w:dyaOrig="260" w14:anchorId="24396D0D">
                <v:shape id="_x0000_i1198" type="#_x0000_t75" style="width:14.25pt;height:15pt" o:ole="">
                  <v:imagedata r:id="rId326" o:title=""/>
                </v:shape>
                <o:OLEObject Type="Embed" ProgID="Equation.DSMT4" ShapeID="_x0000_i1198" DrawAspect="Content" ObjectID="_1612958259" r:id="rId350"/>
              </w:object>
            </w:r>
          </w:p>
        </w:tc>
        <w:tc>
          <w:tcPr>
            <w:tcW w:w="499" w:type="dxa"/>
            <w:vAlign w:val="center"/>
          </w:tcPr>
          <w:p w14:paraId="6498F655" w14:textId="77777777" w:rsidR="008F6351" w:rsidRDefault="008F6351" w:rsidP="008F6351">
            <w:pPr>
              <w:spacing w:line="360" w:lineRule="auto"/>
              <w:jc w:val="center"/>
              <w:rPr>
                <w:rFonts w:ascii="宋体" w:eastAsia="宋体" w:hAnsi="宋体" w:cs="Times New Roman"/>
                <w:sz w:val="24"/>
                <w:szCs w:val="24"/>
              </w:rPr>
            </w:pPr>
            <w:r w:rsidRPr="0082585D">
              <w:rPr>
                <w:rFonts w:ascii="宋体" w:eastAsia="宋体" w:hAnsi="宋体" w:cs="Times New Roman"/>
                <w:position w:val="-10"/>
                <w:sz w:val="24"/>
                <w:szCs w:val="24"/>
              </w:rPr>
              <w:object w:dxaOrig="240" w:dyaOrig="260" w14:anchorId="4A1941E5">
                <v:shape id="_x0000_i1199" type="#_x0000_t75" style="width:14.25pt;height:15pt" o:ole="">
                  <v:imagedata r:id="rId326" o:title=""/>
                </v:shape>
                <o:OLEObject Type="Embed" ProgID="Equation.DSMT4" ShapeID="_x0000_i1199" DrawAspect="Content" ObjectID="_1612958260" r:id="rId351"/>
              </w:object>
            </w:r>
          </w:p>
        </w:tc>
        <w:tc>
          <w:tcPr>
            <w:tcW w:w="499" w:type="dxa"/>
            <w:vAlign w:val="center"/>
          </w:tcPr>
          <w:p w14:paraId="5B2EFC0F" w14:textId="77777777" w:rsidR="008F6351" w:rsidRDefault="008F6351" w:rsidP="008F6351">
            <w:pPr>
              <w:spacing w:line="360" w:lineRule="auto"/>
              <w:jc w:val="center"/>
              <w:rPr>
                <w:rFonts w:ascii="宋体" w:eastAsia="宋体" w:hAnsi="宋体" w:cs="Times New Roman"/>
                <w:sz w:val="24"/>
                <w:szCs w:val="24"/>
              </w:rPr>
            </w:pPr>
            <w:r w:rsidRPr="0082585D">
              <w:rPr>
                <w:rFonts w:ascii="宋体" w:eastAsia="宋体" w:hAnsi="宋体" w:cs="Times New Roman"/>
                <w:position w:val="-10"/>
                <w:sz w:val="24"/>
                <w:szCs w:val="24"/>
              </w:rPr>
              <w:object w:dxaOrig="240" w:dyaOrig="260" w14:anchorId="4601D48B">
                <v:shape id="_x0000_i1200" type="#_x0000_t75" style="width:14.25pt;height:15pt" o:ole="">
                  <v:imagedata r:id="rId326" o:title=""/>
                </v:shape>
                <o:OLEObject Type="Embed" ProgID="Equation.DSMT4" ShapeID="_x0000_i1200" DrawAspect="Content" ObjectID="_1612958261" r:id="rId352"/>
              </w:object>
            </w:r>
          </w:p>
        </w:tc>
        <w:tc>
          <w:tcPr>
            <w:tcW w:w="497" w:type="dxa"/>
          </w:tcPr>
          <w:p w14:paraId="3488BBD8"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2"/>
                <w:sz w:val="24"/>
                <w:szCs w:val="24"/>
              </w:rPr>
              <w:object w:dxaOrig="260" w:dyaOrig="360" w14:anchorId="4F43B6FB">
                <v:shape id="_x0000_i1201" type="#_x0000_t75" style="width:12.75pt;height:18pt" o:ole="">
                  <v:imagedata r:id="rId303" o:title=""/>
                </v:shape>
                <o:OLEObject Type="Embed" ProgID="Equation.DSMT4" ShapeID="_x0000_i1201" DrawAspect="Content" ObjectID="_1612958262" r:id="rId353"/>
              </w:object>
            </w:r>
          </w:p>
        </w:tc>
        <w:tc>
          <w:tcPr>
            <w:tcW w:w="497" w:type="dxa"/>
          </w:tcPr>
          <w:p w14:paraId="7C9B12A0" w14:textId="77777777" w:rsidR="008F6351" w:rsidRDefault="008F6351" w:rsidP="008F6351">
            <w:pPr>
              <w:spacing w:line="360" w:lineRule="auto"/>
              <w:rPr>
                <w:rFonts w:ascii="宋体" w:eastAsia="宋体" w:hAnsi="宋体" w:cs="Times New Roman"/>
                <w:sz w:val="24"/>
                <w:szCs w:val="24"/>
              </w:rPr>
            </w:pPr>
            <w:r w:rsidRPr="0082585D">
              <w:rPr>
                <w:rFonts w:ascii="宋体" w:eastAsia="宋体" w:hAnsi="宋体" w:cs="Times New Roman"/>
                <w:position w:val="-12"/>
                <w:sz w:val="24"/>
                <w:szCs w:val="24"/>
              </w:rPr>
              <w:object w:dxaOrig="260" w:dyaOrig="360" w14:anchorId="73CF96E5">
                <v:shape id="_x0000_i1202" type="#_x0000_t75" style="width:12.75pt;height:18pt" o:ole="">
                  <v:imagedata r:id="rId305" o:title=""/>
                </v:shape>
                <o:OLEObject Type="Embed" ProgID="Equation.DSMT4" ShapeID="_x0000_i1202" DrawAspect="Content" ObjectID="_1612958263" r:id="rId354"/>
              </w:object>
            </w:r>
          </w:p>
        </w:tc>
        <w:tc>
          <w:tcPr>
            <w:tcW w:w="576" w:type="dxa"/>
            <w:vAlign w:val="center"/>
          </w:tcPr>
          <w:p w14:paraId="64267710" w14:textId="77777777" w:rsidR="008F6351" w:rsidRDefault="008F6351" w:rsidP="008F6351">
            <w:pPr>
              <w:spacing w:line="360" w:lineRule="auto"/>
              <w:jc w:val="center"/>
              <w:rPr>
                <w:rFonts w:ascii="宋体" w:eastAsia="宋体" w:hAnsi="宋体" w:cs="Times New Roman"/>
                <w:sz w:val="24"/>
                <w:szCs w:val="24"/>
              </w:rPr>
            </w:pPr>
            <w:r w:rsidRPr="0082585D">
              <w:rPr>
                <w:rFonts w:ascii="宋体" w:eastAsia="宋体" w:hAnsi="宋体" w:cs="Times New Roman"/>
                <w:position w:val="-10"/>
                <w:sz w:val="24"/>
                <w:szCs w:val="24"/>
              </w:rPr>
              <w:object w:dxaOrig="240" w:dyaOrig="260" w14:anchorId="7DDCB59D">
                <v:shape id="_x0000_i1203" type="#_x0000_t75" style="width:14.25pt;height:15pt" o:ole="">
                  <v:imagedata r:id="rId326" o:title=""/>
                </v:shape>
                <o:OLEObject Type="Embed" ProgID="Equation.DSMT4" ShapeID="_x0000_i1203" DrawAspect="Content" ObjectID="_1612958264" r:id="rId355"/>
              </w:object>
            </w:r>
          </w:p>
        </w:tc>
        <w:tc>
          <w:tcPr>
            <w:tcW w:w="499" w:type="dxa"/>
            <w:vAlign w:val="center"/>
          </w:tcPr>
          <w:p w14:paraId="32B2933B" w14:textId="77777777" w:rsidR="008F6351" w:rsidRDefault="008F6351" w:rsidP="008F6351">
            <w:pPr>
              <w:spacing w:line="360" w:lineRule="auto"/>
              <w:jc w:val="center"/>
              <w:rPr>
                <w:rFonts w:ascii="宋体" w:eastAsia="宋体" w:hAnsi="宋体" w:cs="Times New Roman"/>
                <w:sz w:val="24"/>
                <w:szCs w:val="24"/>
              </w:rPr>
            </w:pPr>
            <w:r w:rsidRPr="0082585D">
              <w:rPr>
                <w:rFonts w:ascii="宋体" w:eastAsia="宋体" w:hAnsi="宋体" w:cs="Times New Roman"/>
                <w:position w:val="-10"/>
                <w:sz w:val="24"/>
                <w:szCs w:val="24"/>
              </w:rPr>
              <w:object w:dxaOrig="240" w:dyaOrig="260" w14:anchorId="173053EE">
                <v:shape id="_x0000_i1204" type="#_x0000_t75" style="width:14.25pt;height:15pt" o:ole="">
                  <v:imagedata r:id="rId326" o:title=""/>
                </v:shape>
                <o:OLEObject Type="Embed" ProgID="Equation.DSMT4" ShapeID="_x0000_i1204" DrawAspect="Content" ObjectID="_1612958265" r:id="rId356"/>
              </w:object>
            </w:r>
          </w:p>
        </w:tc>
      </w:tr>
    </w:tbl>
    <w:p w14:paraId="7854D121" w14:textId="77777777" w:rsidR="008F6351" w:rsidRDefault="008F6351" w:rsidP="00451304">
      <w:pPr>
        <w:spacing w:line="360" w:lineRule="auto"/>
        <w:rPr>
          <w:rFonts w:ascii="宋体" w:eastAsia="宋体" w:hAnsi="宋体" w:cs="Times New Roman"/>
          <w:sz w:val="24"/>
          <w:szCs w:val="24"/>
        </w:rPr>
      </w:pPr>
    </w:p>
    <w:p w14:paraId="68E7DB5E" w14:textId="77777777" w:rsidR="008F6351" w:rsidRDefault="008F6351" w:rsidP="00451304">
      <w:pPr>
        <w:spacing w:line="360" w:lineRule="auto"/>
        <w:rPr>
          <w:rFonts w:ascii="宋体" w:eastAsia="宋体" w:hAnsi="宋体" w:cs="Times New Roman"/>
          <w:sz w:val="24"/>
          <w:szCs w:val="24"/>
        </w:rPr>
      </w:pPr>
    </w:p>
    <w:p w14:paraId="21D79312" w14:textId="77777777" w:rsidR="008F6351" w:rsidRDefault="008F6351" w:rsidP="00451304">
      <w:pPr>
        <w:spacing w:line="360" w:lineRule="auto"/>
        <w:rPr>
          <w:rFonts w:ascii="宋体" w:eastAsia="宋体" w:hAnsi="宋体" w:cs="Times New Roman"/>
          <w:sz w:val="24"/>
          <w:szCs w:val="24"/>
        </w:rPr>
      </w:pPr>
    </w:p>
    <w:p w14:paraId="6631DEEC" w14:textId="77777777" w:rsidR="008F6351" w:rsidRDefault="008F6351" w:rsidP="00451304">
      <w:pPr>
        <w:spacing w:line="360" w:lineRule="auto"/>
        <w:rPr>
          <w:rFonts w:ascii="宋体" w:eastAsia="宋体" w:hAnsi="宋体" w:cs="Times New Roman"/>
          <w:sz w:val="24"/>
          <w:szCs w:val="24"/>
        </w:rPr>
      </w:pPr>
      <w:r>
        <w:rPr>
          <w:rFonts w:ascii="宋体" w:eastAsia="宋体" w:hAnsi="宋体" w:cs="Times New Roman"/>
          <w:noProof/>
          <w:sz w:val="24"/>
          <w:szCs w:val="24"/>
        </w:rPr>
        <mc:AlternateContent>
          <mc:Choice Requires="wps">
            <w:drawing>
              <wp:anchor distT="0" distB="0" distL="114300" distR="114300" simplePos="0" relativeHeight="251749376" behindDoc="0" locked="0" layoutInCell="1" allowOverlap="1" wp14:anchorId="6F56B2CC" wp14:editId="6C1639C3">
                <wp:simplePos x="0" y="0"/>
                <wp:positionH relativeFrom="column">
                  <wp:posOffset>2028825</wp:posOffset>
                </wp:positionH>
                <wp:positionV relativeFrom="paragraph">
                  <wp:posOffset>116205</wp:posOffset>
                </wp:positionV>
                <wp:extent cx="419100" cy="200025"/>
                <wp:effectExtent l="0" t="19050" r="38100" b="47625"/>
                <wp:wrapNone/>
                <wp:docPr id="20" name="右箭头 20"/>
                <wp:cNvGraphicFramePr/>
                <a:graphic xmlns:a="http://schemas.openxmlformats.org/drawingml/2006/main">
                  <a:graphicData uri="http://schemas.microsoft.com/office/word/2010/wordprocessingShape">
                    <wps:wsp>
                      <wps:cNvSpPr/>
                      <wps:spPr>
                        <a:xfrm>
                          <a:off x="0" y="0"/>
                          <a:ext cx="419100" cy="20002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7BF76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0" o:spid="_x0000_s1026" type="#_x0000_t13" style="position:absolute;left:0;text-align:left;margin-left:159.75pt;margin-top:9.15pt;width:33pt;height:15.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" adj="16445" fillcolor="white [3201]" strokecolor="black [3213]" strokeweight="1pt"/>
            </w:pict>
          </mc:Fallback>
        </mc:AlternateContent>
      </w:r>
    </w:p>
    <w:p w14:paraId="2241E538" w14:textId="77777777" w:rsidR="008F6351" w:rsidRDefault="008F6351" w:rsidP="00451304">
      <w:pPr>
        <w:spacing w:line="360" w:lineRule="auto"/>
        <w:rPr>
          <w:rFonts w:ascii="宋体" w:eastAsia="宋体" w:hAnsi="宋体" w:cs="Times New Roman"/>
          <w:sz w:val="24"/>
          <w:szCs w:val="24"/>
        </w:rPr>
      </w:pPr>
    </w:p>
    <w:p w14:paraId="550354E2" w14:textId="77777777" w:rsidR="008F6351" w:rsidRDefault="008F6351" w:rsidP="00451304">
      <w:pPr>
        <w:spacing w:line="360" w:lineRule="auto"/>
        <w:rPr>
          <w:rFonts w:ascii="宋体" w:eastAsia="宋体" w:hAnsi="宋体" w:cs="Times New Roman"/>
          <w:sz w:val="24"/>
          <w:szCs w:val="24"/>
        </w:rPr>
      </w:pPr>
    </w:p>
    <w:p w14:paraId="7BDC3D23" w14:textId="77777777" w:rsidR="008F6351" w:rsidRDefault="008F6351" w:rsidP="00451304">
      <w:pPr>
        <w:spacing w:line="360" w:lineRule="auto"/>
        <w:rPr>
          <w:rFonts w:ascii="宋体" w:eastAsia="宋体" w:hAnsi="宋体" w:cs="Times New Roman"/>
          <w:sz w:val="24"/>
          <w:szCs w:val="24"/>
        </w:rPr>
      </w:pPr>
    </w:p>
    <w:p w14:paraId="4B225C27" w14:textId="77777777" w:rsidR="008F6351" w:rsidRDefault="008F6351" w:rsidP="00451304">
      <w:pPr>
        <w:spacing w:line="360" w:lineRule="auto"/>
        <w:rPr>
          <w:rFonts w:ascii="宋体" w:eastAsia="宋体" w:hAnsi="宋体" w:cs="Times New Roman"/>
          <w:sz w:val="24"/>
          <w:szCs w:val="24"/>
        </w:rPr>
      </w:pPr>
    </w:p>
    <w:p w14:paraId="00362880" w14:textId="77777777" w:rsidR="00721E95" w:rsidRDefault="00C87E21" w:rsidP="00AB5707">
      <w:pPr>
        <w:spacing w:line="400" w:lineRule="exact"/>
        <w:rPr>
          <w:rFonts w:ascii="宋体" w:eastAsia="宋体" w:hAnsi="宋体" w:cs="Times New Roman"/>
          <w:sz w:val="24"/>
          <w:szCs w:val="24"/>
        </w:rPr>
      </w:pPr>
      <w:r>
        <w:rPr>
          <w:rFonts w:ascii="宋体" w:eastAsia="宋体" w:hAnsi="宋体" w:cs="Times New Roman"/>
          <w:sz w:val="24"/>
          <w:szCs w:val="24"/>
        </w:rPr>
        <w:lastRenderedPageBreak/>
        <w:tab/>
      </w:r>
      <w:r>
        <w:rPr>
          <w:rFonts w:ascii="宋体" w:eastAsia="宋体" w:hAnsi="宋体" w:cs="Times New Roman" w:hint="eastAsia"/>
          <w:sz w:val="24"/>
          <w:szCs w:val="24"/>
        </w:rPr>
        <w:t>假设感知报酬矩阵</w:t>
      </w:r>
      <w:r w:rsidRPr="00C87E21">
        <w:rPr>
          <w:rFonts w:ascii="宋体" w:eastAsia="宋体" w:hAnsi="宋体" w:cs="Times New Roman"/>
          <w:position w:val="-6"/>
          <w:sz w:val="24"/>
          <w:szCs w:val="24"/>
        </w:rPr>
        <w:object w:dxaOrig="240" w:dyaOrig="279" w14:anchorId="599C9650">
          <v:shape id="_x0000_i1205" type="#_x0000_t75" style="width:12pt;height:14.25pt" o:ole="">
            <v:imagedata r:id="rId357" o:title=""/>
          </v:shape>
          <o:OLEObject Type="Embed" ProgID="Equation.DSMT4" ShapeID="_x0000_i1205" DrawAspect="Content" ObjectID="_1612958266" r:id="rId358"/>
        </w:object>
      </w:r>
      <w:r>
        <w:rPr>
          <w:rFonts w:ascii="宋体" w:eastAsia="宋体" w:hAnsi="宋体" w:cs="Times New Roman" w:hint="eastAsia"/>
          <w:sz w:val="24"/>
          <w:szCs w:val="24"/>
        </w:rPr>
        <w:t>中的所有值都为1。此外，因为权重因子只会影响选择策略在执行算法时的优先性，所以令</w:t>
      </w:r>
      <w:r w:rsidRPr="00C87E21">
        <w:rPr>
          <w:rFonts w:ascii="宋体" w:eastAsia="宋体" w:hAnsi="宋体" w:cs="Times New Roman"/>
          <w:position w:val="-16"/>
          <w:sz w:val="24"/>
          <w:szCs w:val="24"/>
        </w:rPr>
        <w:object w:dxaOrig="740" w:dyaOrig="420" w14:anchorId="673F6156">
          <v:shape id="_x0000_i1206" type="#_x0000_t75" style="width:36.75pt;height:21pt" o:ole="">
            <v:imagedata r:id="rId359" o:title=""/>
          </v:shape>
          <o:OLEObject Type="Embed" ProgID="Equation.DSMT4" ShapeID="_x0000_i1206" DrawAspect="Content" ObjectID="_1612958267" r:id="rId360"/>
        </w:object>
      </w:r>
      <w:r>
        <w:rPr>
          <w:rFonts w:ascii="宋体" w:eastAsia="宋体" w:hAnsi="宋体" w:cs="Times New Roman"/>
          <w:sz w:val="24"/>
          <w:szCs w:val="24"/>
        </w:rPr>
        <w:t>。</w:t>
      </w:r>
      <w:r>
        <w:rPr>
          <w:rFonts w:ascii="宋体" w:eastAsia="宋体" w:hAnsi="宋体" w:cs="Times New Roman" w:hint="eastAsia"/>
          <w:sz w:val="24"/>
          <w:szCs w:val="24"/>
        </w:rPr>
        <w:t>至此，我们</w:t>
      </w:r>
      <w:r w:rsidR="002E6E93">
        <w:rPr>
          <w:rFonts w:ascii="宋体" w:eastAsia="宋体" w:hAnsi="宋体" w:cs="Times New Roman" w:hint="eastAsia"/>
          <w:sz w:val="24"/>
          <w:szCs w:val="24"/>
        </w:rPr>
        <w:t>完</w:t>
      </w:r>
      <w:r w:rsidR="002E6E93" w:rsidRPr="00C95E6F">
        <w:rPr>
          <w:rFonts w:ascii="Times New Roman" w:eastAsia="宋体" w:hAnsi="Times New Roman" w:cs="Times New Roman" w:hint="eastAsia"/>
          <w:sz w:val="24"/>
          <w:szCs w:val="24"/>
        </w:rPr>
        <w:t>成</w:t>
      </w:r>
      <w:r w:rsidRPr="00C95E6F">
        <w:rPr>
          <w:rFonts w:ascii="Times New Roman" w:eastAsia="宋体" w:hAnsi="Times New Roman" w:cs="Times New Roman" w:hint="eastAsia"/>
          <w:sz w:val="24"/>
          <w:szCs w:val="24"/>
        </w:rPr>
        <w:t>SCP</w:t>
      </w:r>
      <w:r>
        <w:rPr>
          <w:rFonts w:ascii="宋体" w:eastAsia="宋体" w:hAnsi="宋体" w:cs="Times New Roman" w:hint="eastAsia"/>
          <w:sz w:val="24"/>
          <w:szCs w:val="24"/>
        </w:rPr>
        <w:t>问题与</w:t>
      </w:r>
      <w:r w:rsidR="002E6E93">
        <w:rPr>
          <w:rFonts w:ascii="宋体" w:eastAsia="宋体" w:hAnsi="宋体" w:cs="Times New Roman" w:hint="eastAsia"/>
          <w:sz w:val="24"/>
          <w:szCs w:val="24"/>
        </w:rPr>
        <w:t>SPTs问题的规约，如果</w:t>
      </w:r>
      <w:r w:rsidR="002E6E93" w:rsidRPr="002E6E93">
        <w:rPr>
          <w:rFonts w:ascii="宋体" w:eastAsia="宋体" w:hAnsi="宋体" w:cs="Times New Roman"/>
          <w:position w:val="-6"/>
          <w:sz w:val="24"/>
          <w:szCs w:val="24"/>
        </w:rPr>
        <w:object w:dxaOrig="1860" w:dyaOrig="279" w14:anchorId="05861E20">
          <v:shape id="_x0000_i1207" type="#_x0000_t75" style="width:93pt;height:14.25pt" o:ole="">
            <v:imagedata r:id="rId361" o:title=""/>
          </v:shape>
          <o:OLEObject Type="Embed" ProgID="Equation.DSMT4" ShapeID="_x0000_i1207" DrawAspect="Content" ObjectID="_1612958268" r:id="rId362"/>
        </w:object>
      </w:r>
      <w:r w:rsidR="002E6E93">
        <w:rPr>
          <w:rFonts w:ascii="宋体" w:eastAsia="宋体" w:hAnsi="宋体" w:cs="Times New Roman"/>
          <w:sz w:val="24"/>
          <w:szCs w:val="24"/>
        </w:rPr>
        <w:t>,</w:t>
      </w:r>
      <w:r w:rsidR="002E6E93">
        <w:rPr>
          <w:rFonts w:ascii="宋体" w:eastAsia="宋体" w:hAnsi="宋体" w:cs="Times New Roman" w:hint="eastAsia"/>
          <w:sz w:val="24"/>
          <w:szCs w:val="24"/>
        </w:rPr>
        <w:t>则需要以下问题成立，即:</w:t>
      </w:r>
      <w:r w:rsidR="002E6E93">
        <w:rPr>
          <w:rFonts w:ascii="宋体" w:eastAsia="宋体" w:hAnsi="宋体" w:cs="Times New Roman"/>
          <w:sz w:val="24"/>
          <w:szCs w:val="24"/>
        </w:rPr>
        <w:t xml:space="preserve"> </w:t>
      </w:r>
      <w:r w:rsidR="002E6E93">
        <w:rPr>
          <w:rFonts w:ascii="宋体" w:eastAsia="宋体" w:hAnsi="宋体" w:cs="Times New Roman" w:hint="eastAsia"/>
          <w:sz w:val="24"/>
          <w:szCs w:val="24"/>
        </w:rPr>
        <w:t>存在集合</w:t>
      </w:r>
      <w:r w:rsidR="002E6E93" w:rsidRPr="002E6E93">
        <w:rPr>
          <w:rFonts w:ascii="宋体" w:eastAsia="宋体" w:hAnsi="宋体" w:cs="Times New Roman"/>
          <w:position w:val="-8"/>
          <w:sz w:val="24"/>
          <w:szCs w:val="24"/>
        </w:rPr>
        <w:object w:dxaOrig="680" w:dyaOrig="300" w14:anchorId="053E6B19">
          <v:shape id="_x0000_i1208" type="#_x0000_t75" style="width:33.75pt;height:15pt" o:ole="">
            <v:imagedata r:id="rId363" o:title=""/>
          </v:shape>
          <o:OLEObject Type="Embed" ProgID="Equation.DSMT4" ShapeID="_x0000_i1208" DrawAspect="Content" ObjectID="_1612958269" r:id="rId364"/>
        </w:object>
      </w:r>
      <w:r w:rsidR="002E6E93">
        <w:rPr>
          <w:rFonts w:ascii="宋体" w:eastAsia="宋体" w:hAnsi="宋体" w:cs="Times New Roman" w:hint="eastAsia"/>
          <w:sz w:val="24"/>
          <w:szCs w:val="24"/>
        </w:rPr>
        <w:t>使得</w:t>
      </w:r>
      <w:r w:rsidR="002E6E93" w:rsidRPr="002E6E93">
        <w:rPr>
          <w:rFonts w:ascii="宋体" w:eastAsia="宋体" w:hAnsi="宋体" w:cs="Times New Roman"/>
          <w:position w:val="-8"/>
          <w:sz w:val="24"/>
          <w:szCs w:val="24"/>
        </w:rPr>
        <w:object w:dxaOrig="859" w:dyaOrig="300" w14:anchorId="469F5DC5">
          <v:shape id="_x0000_i1209" type="#_x0000_t75" style="width:42.75pt;height:15pt" o:ole="">
            <v:imagedata r:id="rId365" o:title=""/>
          </v:shape>
          <o:OLEObject Type="Embed" ProgID="Equation.DSMT4" ShapeID="_x0000_i1209" DrawAspect="Content" ObjectID="_1612958270" r:id="rId366"/>
        </w:object>
      </w:r>
      <w:r w:rsidR="002E6E93">
        <w:rPr>
          <w:rFonts w:ascii="宋体" w:eastAsia="宋体" w:hAnsi="宋体" w:cs="Times New Roman" w:hint="eastAsia"/>
          <w:sz w:val="24"/>
          <w:szCs w:val="24"/>
        </w:rPr>
        <w:t>且</w:t>
      </w:r>
      <w:r w:rsidR="002E6E93" w:rsidRPr="002E6E93">
        <w:rPr>
          <w:rFonts w:ascii="宋体" w:eastAsia="宋体" w:hAnsi="宋体"/>
          <w:position w:val="-14"/>
          <w:sz w:val="24"/>
          <w:szCs w:val="24"/>
        </w:rPr>
        <w:object w:dxaOrig="1040" w:dyaOrig="400" w14:anchorId="6ADD378A">
          <v:shape id="_x0000_i1210" type="#_x0000_t75" style="width:51.75pt;height:20.25pt" o:ole="">
            <v:imagedata r:id="rId367" o:title=""/>
          </v:shape>
          <o:OLEObject Type="Embed" ProgID="Equation.DSMT4" ShapeID="_x0000_i1210" DrawAspect="Content" ObjectID="_1612958271" r:id="rId368"/>
        </w:object>
      </w:r>
      <w:r w:rsidR="002E6E93">
        <w:rPr>
          <w:rFonts w:ascii="宋体" w:eastAsia="宋体" w:hAnsi="宋体" w:hint="eastAsia"/>
          <w:sz w:val="24"/>
          <w:szCs w:val="24"/>
        </w:rPr>
        <w:t>存在车辆集合</w:t>
      </w:r>
      <w:r w:rsidR="002E6E93" w:rsidRPr="002E6E93">
        <w:rPr>
          <w:rFonts w:ascii="宋体" w:eastAsia="宋体" w:hAnsi="宋体"/>
          <w:position w:val="-4"/>
          <w:sz w:val="24"/>
          <w:szCs w:val="24"/>
        </w:rPr>
        <w:object w:dxaOrig="260" w:dyaOrig="260" w14:anchorId="43A89554">
          <v:shape id="_x0000_i1211" type="#_x0000_t75" style="width:12.75pt;height:12.75pt" o:ole="">
            <v:imagedata r:id="rId369" o:title=""/>
          </v:shape>
          <o:OLEObject Type="Embed" ProgID="Equation.DSMT4" ShapeID="_x0000_i1211" DrawAspect="Content" ObjectID="_1612958272" r:id="rId370"/>
        </w:object>
      </w:r>
      <w:r w:rsidR="002E6E93">
        <w:rPr>
          <w:rFonts w:ascii="宋体" w:eastAsia="宋体" w:hAnsi="宋体"/>
          <w:sz w:val="24"/>
          <w:szCs w:val="24"/>
        </w:rPr>
        <w:t>，</w:t>
      </w:r>
      <w:r w:rsidR="002E6E93">
        <w:rPr>
          <w:rFonts w:ascii="宋体" w:eastAsia="宋体" w:hAnsi="宋体" w:hint="eastAsia"/>
          <w:sz w:val="24"/>
          <w:szCs w:val="24"/>
        </w:rPr>
        <w:t>使得</w:t>
      </w:r>
      <w:r w:rsidR="002E6E93" w:rsidRPr="002E6E93">
        <w:rPr>
          <w:rFonts w:ascii="宋体" w:eastAsia="宋体" w:hAnsi="宋体"/>
          <w:position w:val="-10"/>
          <w:sz w:val="24"/>
          <w:szCs w:val="24"/>
        </w:rPr>
        <w:object w:dxaOrig="900" w:dyaOrig="320" w14:anchorId="35759C72">
          <v:shape id="_x0000_i1212" type="#_x0000_t75" style="width:45pt;height:15.75pt" o:ole="">
            <v:imagedata r:id="rId371" o:title=""/>
          </v:shape>
          <o:OLEObject Type="Embed" ProgID="Equation.DSMT4" ShapeID="_x0000_i1212" DrawAspect="Content" ObjectID="_1612958273" r:id="rId372"/>
        </w:object>
      </w:r>
      <w:r w:rsidR="002E6E93">
        <w:rPr>
          <w:rFonts w:ascii="宋体" w:eastAsia="宋体" w:hAnsi="宋体"/>
          <w:sz w:val="24"/>
          <w:szCs w:val="24"/>
        </w:rPr>
        <w:t>。</w:t>
      </w:r>
    </w:p>
    <w:p w14:paraId="38BC724B" w14:textId="77777777" w:rsidR="00721E95" w:rsidRDefault="002E6E93" w:rsidP="00AB5707">
      <w:pPr>
        <w:spacing w:line="400" w:lineRule="exact"/>
        <w:rPr>
          <w:rFonts w:ascii="宋体" w:eastAsia="宋体" w:hAnsi="宋体"/>
          <w:sz w:val="24"/>
          <w:szCs w:val="24"/>
        </w:rPr>
      </w:pPr>
      <w:r>
        <w:rPr>
          <w:rFonts w:ascii="宋体" w:eastAsia="宋体" w:hAnsi="宋体" w:cs="Times New Roman"/>
          <w:sz w:val="24"/>
          <w:szCs w:val="24"/>
        </w:rPr>
        <w:tab/>
      </w:r>
      <w:r w:rsidRPr="002E6E93">
        <w:rPr>
          <w:rFonts w:ascii="宋体" w:eastAsia="宋体" w:hAnsi="宋体" w:cs="Times New Roman"/>
          <w:position w:val="-6"/>
          <w:sz w:val="24"/>
          <w:szCs w:val="24"/>
        </w:rPr>
        <w:object w:dxaOrig="300" w:dyaOrig="240" w14:anchorId="7BFF8E96">
          <v:shape id="_x0000_i1213" type="#_x0000_t75" style="width:15pt;height:12pt" o:ole="">
            <v:imagedata r:id="rId373" o:title=""/>
          </v:shape>
          <o:OLEObject Type="Embed" ProgID="Equation.DSMT4" ShapeID="_x0000_i1213" DrawAspect="Content" ObjectID="_1612958274" r:id="rId374"/>
        </w:object>
      </w:r>
      <w:r>
        <w:rPr>
          <w:rFonts w:ascii="宋体" w:eastAsia="宋体" w:hAnsi="宋体" w:cs="Times New Roman"/>
          <w:sz w:val="24"/>
          <w:szCs w:val="24"/>
        </w:rPr>
        <w:t>（</w:t>
      </w:r>
      <w:r>
        <w:rPr>
          <w:rFonts w:ascii="宋体" w:eastAsia="宋体" w:hAnsi="宋体" w:cs="Times New Roman" w:hint="eastAsia"/>
          <w:sz w:val="24"/>
          <w:szCs w:val="24"/>
        </w:rPr>
        <w:t>充分性</w:t>
      </w:r>
      <w:r>
        <w:rPr>
          <w:rFonts w:ascii="宋体" w:eastAsia="宋体" w:hAnsi="宋体" w:cs="Times New Roman"/>
          <w:sz w:val="24"/>
          <w:szCs w:val="24"/>
        </w:rPr>
        <w:t>）</w:t>
      </w:r>
      <w:r w:rsidR="00236CEE">
        <w:rPr>
          <w:rFonts w:ascii="宋体" w:eastAsia="宋体" w:hAnsi="宋体" w:cs="Times New Roman" w:hint="eastAsia"/>
          <w:sz w:val="24"/>
          <w:szCs w:val="24"/>
        </w:rPr>
        <w:t>假设存在</w:t>
      </w:r>
      <w:r w:rsidR="00236CEE" w:rsidRPr="002E6E93">
        <w:rPr>
          <w:rFonts w:ascii="宋体" w:eastAsia="宋体" w:hAnsi="宋体" w:cs="Times New Roman"/>
          <w:position w:val="-8"/>
          <w:sz w:val="24"/>
          <w:szCs w:val="24"/>
        </w:rPr>
        <w:object w:dxaOrig="859" w:dyaOrig="300" w14:anchorId="160E1425">
          <v:shape id="_x0000_i1214" type="#_x0000_t75" style="width:42.75pt;height:15pt" o:ole="">
            <v:imagedata r:id="rId365" o:title=""/>
          </v:shape>
          <o:OLEObject Type="Embed" ProgID="Equation.DSMT4" ShapeID="_x0000_i1214" DrawAspect="Content" ObjectID="_1612958275" r:id="rId375"/>
        </w:object>
      </w:r>
      <w:r w:rsidR="00236CEE">
        <w:rPr>
          <w:rFonts w:ascii="宋体" w:eastAsia="宋体" w:hAnsi="宋体" w:cs="Times New Roman"/>
          <w:sz w:val="24"/>
          <w:szCs w:val="24"/>
        </w:rPr>
        <w:t>，</w:t>
      </w:r>
      <w:r w:rsidR="00236CEE">
        <w:rPr>
          <w:rFonts w:ascii="宋体" w:eastAsia="宋体" w:hAnsi="宋体" w:cs="Times New Roman" w:hint="eastAsia"/>
          <w:sz w:val="24"/>
          <w:szCs w:val="24"/>
        </w:rPr>
        <w:t>由上述规约过程，最优车辆集合</w:t>
      </w:r>
      <w:r w:rsidR="00236CEE" w:rsidRPr="00236CEE">
        <w:rPr>
          <w:rFonts w:ascii="宋体" w:eastAsia="宋体" w:hAnsi="宋体" w:cs="Times New Roman"/>
          <w:position w:val="-14"/>
          <w:sz w:val="24"/>
          <w:szCs w:val="24"/>
        </w:rPr>
        <w:object w:dxaOrig="1660" w:dyaOrig="400" w14:anchorId="35278876">
          <v:shape id="_x0000_i1215" type="#_x0000_t75" style="width:83.25pt;height:20.25pt" o:ole="">
            <v:imagedata r:id="rId376" o:title=""/>
          </v:shape>
          <o:OLEObject Type="Embed" ProgID="Equation.DSMT4" ShapeID="_x0000_i1215" DrawAspect="Content" ObjectID="_1612958276" r:id="rId377"/>
        </w:object>
      </w:r>
      <w:r w:rsidR="00236CEE">
        <w:rPr>
          <w:rFonts w:ascii="宋体" w:eastAsia="宋体" w:hAnsi="宋体" w:cs="Times New Roman"/>
          <w:sz w:val="24"/>
          <w:szCs w:val="24"/>
        </w:rPr>
        <w:t>，</w:t>
      </w:r>
      <w:r w:rsidR="00236CEE">
        <w:rPr>
          <w:rFonts w:ascii="宋体" w:eastAsia="宋体" w:hAnsi="宋体" w:cs="Times New Roman" w:hint="eastAsia"/>
          <w:sz w:val="24"/>
          <w:szCs w:val="24"/>
        </w:rPr>
        <w:t>此时</w:t>
      </w:r>
      <w:r w:rsidR="00236CEE" w:rsidRPr="002E6E93">
        <w:rPr>
          <w:rFonts w:ascii="宋体" w:eastAsia="宋体" w:hAnsi="宋体"/>
          <w:position w:val="-10"/>
          <w:sz w:val="24"/>
          <w:szCs w:val="24"/>
        </w:rPr>
        <w:object w:dxaOrig="900" w:dyaOrig="320" w14:anchorId="48AAF979">
          <v:shape id="_x0000_i1216" type="#_x0000_t75" style="width:45pt;height:15.75pt" o:ole="">
            <v:imagedata r:id="rId371" o:title=""/>
          </v:shape>
          <o:OLEObject Type="Embed" ProgID="Equation.DSMT4" ShapeID="_x0000_i1216" DrawAspect="Content" ObjectID="_1612958277" r:id="rId378"/>
        </w:object>
      </w:r>
      <w:r w:rsidR="00236CEE">
        <w:rPr>
          <w:rFonts w:ascii="宋体" w:eastAsia="宋体" w:hAnsi="宋体" w:hint="eastAsia"/>
          <w:sz w:val="24"/>
          <w:szCs w:val="24"/>
        </w:rPr>
        <w:t>成立</w:t>
      </w:r>
      <w:r w:rsidR="00F321C0">
        <w:rPr>
          <w:rFonts w:ascii="宋体" w:eastAsia="宋体" w:hAnsi="宋体" w:hint="eastAsia"/>
          <w:sz w:val="24"/>
          <w:szCs w:val="24"/>
        </w:rPr>
        <w:t>；</w:t>
      </w:r>
    </w:p>
    <w:p w14:paraId="30797F24" w14:textId="77777777" w:rsidR="00236CEE" w:rsidRDefault="00236CEE" w:rsidP="00AB5707">
      <w:pPr>
        <w:spacing w:line="400" w:lineRule="exact"/>
        <w:rPr>
          <w:rFonts w:ascii="宋体" w:eastAsia="宋体" w:hAnsi="宋体" w:cs="Times New Roman"/>
          <w:sz w:val="24"/>
          <w:szCs w:val="24"/>
        </w:rPr>
      </w:pPr>
      <w:r>
        <w:rPr>
          <w:rFonts w:ascii="宋体" w:eastAsia="宋体" w:hAnsi="宋体"/>
          <w:sz w:val="24"/>
          <w:szCs w:val="24"/>
        </w:rPr>
        <w:tab/>
      </w:r>
      <w:r w:rsidRPr="00236CEE">
        <w:rPr>
          <w:rFonts w:ascii="宋体" w:eastAsia="宋体" w:hAnsi="宋体"/>
          <w:position w:val="-6"/>
          <w:sz w:val="24"/>
          <w:szCs w:val="24"/>
        </w:rPr>
        <w:object w:dxaOrig="300" w:dyaOrig="240" w14:anchorId="6231724B">
          <v:shape id="_x0000_i1217" type="#_x0000_t75" style="width:15pt;height:12pt" o:ole="">
            <v:imagedata r:id="rId379" o:title=""/>
          </v:shape>
          <o:OLEObject Type="Embed" ProgID="Equation.DSMT4" ShapeID="_x0000_i1217" DrawAspect="Content" ObjectID="_1612958278" r:id="rId380"/>
        </w:object>
      </w:r>
      <w:r>
        <w:rPr>
          <w:rFonts w:ascii="宋体" w:eastAsia="宋体" w:hAnsi="宋体" w:hint="eastAsia"/>
          <w:sz w:val="24"/>
          <w:szCs w:val="24"/>
        </w:rPr>
        <w:t>（必要性）假设存在最优车辆集合</w:t>
      </w:r>
      <w:r w:rsidRPr="002E6E93">
        <w:rPr>
          <w:rFonts w:ascii="宋体" w:eastAsia="宋体" w:hAnsi="宋体"/>
          <w:position w:val="-4"/>
          <w:sz w:val="24"/>
          <w:szCs w:val="24"/>
        </w:rPr>
        <w:object w:dxaOrig="260" w:dyaOrig="260" w14:anchorId="1DFA9132">
          <v:shape id="_x0000_i1218" type="#_x0000_t75" style="width:12.75pt;height:12.75pt" o:ole="">
            <v:imagedata r:id="rId369" o:title=""/>
          </v:shape>
          <o:OLEObject Type="Embed" ProgID="Equation.DSMT4" ShapeID="_x0000_i1218" DrawAspect="Content" ObjectID="_1612958279" r:id="rId381"/>
        </w:object>
      </w:r>
      <w:r>
        <w:rPr>
          <w:rFonts w:ascii="宋体" w:eastAsia="宋体" w:hAnsi="宋体" w:hint="eastAsia"/>
          <w:sz w:val="24"/>
          <w:szCs w:val="24"/>
        </w:rPr>
        <w:t>，</w:t>
      </w:r>
      <w:r>
        <w:rPr>
          <w:rFonts w:ascii="宋体" w:eastAsia="宋体" w:hAnsi="宋体"/>
          <w:sz w:val="24"/>
          <w:szCs w:val="24"/>
        </w:rPr>
        <w:t>使得</w:t>
      </w:r>
      <w:r w:rsidRPr="002E6E93">
        <w:rPr>
          <w:rFonts w:ascii="宋体" w:eastAsia="宋体" w:hAnsi="宋体"/>
          <w:position w:val="-10"/>
          <w:sz w:val="24"/>
          <w:szCs w:val="24"/>
        </w:rPr>
        <w:object w:dxaOrig="900" w:dyaOrig="320" w14:anchorId="30A0FEDC">
          <v:shape id="_x0000_i1219" type="#_x0000_t75" style="width:45pt;height:15.75pt" o:ole="">
            <v:imagedata r:id="rId371" o:title=""/>
          </v:shape>
          <o:OLEObject Type="Embed" ProgID="Equation.DSMT4" ShapeID="_x0000_i1219" DrawAspect="Content" ObjectID="_1612958280" r:id="rId382"/>
        </w:object>
      </w:r>
      <w:r>
        <w:rPr>
          <w:rFonts w:ascii="宋体" w:eastAsia="宋体" w:hAnsi="宋体" w:hint="eastAsia"/>
          <w:sz w:val="24"/>
          <w:szCs w:val="24"/>
        </w:rPr>
        <w:t>，</w:t>
      </w:r>
      <w:r>
        <w:rPr>
          <w:rFonts w:ascii="宋体" w:eastAsia="宋体" w:hAnsi="宋体"/>
          <w:sz w:val="24"/>
          <w:szCs w:val="24"/>
        </w:rPr>
        <w:t>由上述规约过程</w:t>
      </w:r>
      <w:r>
        <w:rPr>
          <w:rFonts w:ascii="宋体" w:eastAsia="宋体" w:hAnsi="宋体" w:hint="eastAsia"/>
          <w:sz w:val="24"/>
          <w:szCs w:val="24"/>
        </w:rPr>
        <w:t>，</w:t>
      </w:r>
      <w:r>
        <w:rPr>
          <w:rFonts w:ascii="宋体" w:eastAsia="宋体" w:hAnsi="宋体"/>
          <w:sz w:val="24"/>
          <w:szCs w:val="24"/>
        </w:rPr>
        <w:t>则</w:t>
      </w:r>
      <w:r w:rsidRPr="00236CEE">
        <w:rPr>
          <w:rFonts w:ascii="宋体" w:eastAsia="宋体" w:hAnsi="宋体"/>
          <w:position w:val="-14"/>
          <w:sz w:val="24"/>
          <w:szCs w:val="24"/>
        </w:rPr>
        <w:object w:dxaOrig="1660" w:dyaOrig="400" w14:anchorId="2B5E13A4">
          <v:shape id="_x0000_i1220" type="#_x0000_t75" style="width:83.25pt;height:20.25pt" o:ole="">
            <v:imagedata r:id="rId383" o:title=""/>
          </v:shape>
          <o:OLEObject Type="Embed" ProgID="Equation.DSMT4" ShapeID="_x0000_i1220" DrawAspect="Content" ObjectID="_1612958281" r:id="rId384"/>
        </w:object>
      </w:r>
      <w:r>
        <w:rPr>
          <w:rFonts w:ascii="宋体" w:eastAsia="宋体" w:hAnsi="宋体" w:hint="eastAsia"/>
          <w:sz w:val="24"/>
          <w:szCs w:val="24"/>
        </w:rPr>
        <w:t>，</w:t>
      </w:r>
      <w:r>
        <w:rPr>
          <w:rFonts w:ascii="宋体" w:eastAsia="宋体" w:hAnsi="宋体"/>
          <w:sz w:val="24"/>
          <w:szCs w:val="24"/>
        </w:rPr>
        <w:t>使得</w:t>
      </w:r>
      <w:r w:rsidRPr="002E6E93">
        <w:rPr>
          <w:rFonts w:ascii="宋体" w:eastAsia="宋体" w:hAnsi="宋体" w:cs="Times New Roman"/>
          <w:position w:val="-8"/>
          <w:sz w:val="24"/>
          <w:szCs w:val="24"/>
        </w:rPr>
        <w:object w:dxaOrig="859" w:dyaOrig="300" w14:anchorId="53244CA0">
          <v:shape id="_x0000_i1221" type="#_x0000_t75" style="width:42.75pt;height:15pt" o:ole="">
            <v:imagedata r:id="rId365" o:title=""/>
          </v:shape>
          <o:OLEObject Type="Embed" ProgID="Equation.DSMT4" ShapeID="_x0000_i1221" DrawAspect="Content" ObjectID="_1612958282" r:id="rId385"/>
        </w:object>
      </w:r>
      <w:r>
        <w:rPr>
          <w:rFonts w:ascii="宋体" w:eastAsia="宋体" w:hAnsi="宋体" w:cs="Times New Roman"/>
          <w:sz w:val="24"/>
          <w:szCs w:val="24"/>
        </w:rPr>
        <w:t>且</w:t>
      </w:r>
      <w:r w:rsidRPr="00236CEE">
        <w:rPr>
          <w:rFonts w:ascii="宋体" w:eastAsia="宋体" w:hAnsi="宋体" w:cs="Times New Roman"/>
          <w:position w:val="-14"/>
          <w:sz w:val="24"/>
          <w:szCs w:val="24"/>
        </w:rPr>
        <w:object w:dxaOrig="720" w:dyaOrig="400" w14:anchorId="329C6BFE">
          <v:shape id="_x0000_i1222" type="#_x0000_t75" style="width:36pt;height:20.25pt" o:ole="">
            <v:imagedata r:id="rId386" o:title=""/>
          </v:shape>
          <o:OLEObject Type="Embed" ProgID="Equation.DSMT4" ShapeID="_x0000_i1222" DrawAspect="Content" ObjectID="_1612958283" r:id="rId387"/>
        </w:object>
      </w:r>
      <w:r w:rsidR="00F321C0">
        <w:rPr>
          <w:rFonts w:ascii="宋体" w:eastAsia="宋体" w:hAnsi="宋体" w:cs="Times New Roman" w:hint="eastAsia"/>
          <w:sz w:val="24"/>
          <w:szCs w:val="24"/>
        </w:rPr>
        <w:t>成立。</w:t>
      </w:r>
    </w:p>
    <w:p w14:paraId="400F4C6A" w14:textId="77777777" w:rsidR="00F321C0" w:rsidRDefault="00F321C0" w:rsidP="00AB5707">
      <w:pPr>
        <w:spacing w:line="400" w:lineRule="exact"/>
        <w:rPr>
          <w:rFonts w:ascii="宋体" w:eastAsia="宋体" w:hAnsi="宋体" w:cs="Times New Roman"/>
          <w:sz w:val="24"/>
          <w:szCs w:val="24"/>
        </w:rPr>
      </w:pPr>
      <w:r>
        <w:rPr>
          <w:rFonts w:ascii="宋体" w:eastAsia="宋体" w:hAnsi="宋体" w:cs="Times New Roman"/>
          <w:sz w:val="24"/>
          <w:szCs w:val="24"/>
        </w:rPr>
        <w:tab/>
        <w:t>综上所述</w:t>
      </w:r>
      <w:r>
        <w:rPr>
          <w:rFonts w:ascii="宋体" w:eastAsia="宋体" w:hAnsi="宋体" w:cs="Times New Roman" w:hint="eastAsia"/>
          <w:sz w:val="24"/>
          <w:szCs w:val="24"/>
        </w:rPr>
        <w:t>，</w:t>
      </w:r>
      <w:r w:rsidRPr="00C95E6F">
        <w:rPr>
          <w:rFonts w:ascii="Times New Roman" w:eastAsia="宋体" w:hAnsi="Times New Roman" w:cs="Times New Roman"/>
          <w:sz w:val="24"/>
          <w:szCs w:val="24"/>
        </w:rPr>
        <w:t>SPTs</w:t>
      </w:r>
      <w:r>
        <w:rPr>
          <w:rFonts w:ascii="宋体" w:eastAsia="宋体" w:hAnsi="宋体" w:cs="Times New Roman"/>
          <w:sz w:val="24"/>
          <w:szCs w:val="24"/>
        </w:rPr>
        <w:t>是</w:t>
      </w:r>
      <w:r w:rsidRPr="00C95E6F">
        <w:rPr>
          <w:rFonts w:ascii="Times New Roman" w:eastAsia="宋体" w:hAnsi="Times New Roman" w:cs="Times New Roman"/>
          <w:sz w:val="24"/>
          <w:szCs w:val="24"/>
        </w:rPr>
        <w:t>NP-hard</w:t>
      </w:r>
      <w:r>
        <w:rPr>
          <w:rFonts w:ascii="宋体" w:eastAsia="宋体" w:hAnsi="宋体" w:cs="Times New Roman"/>
          <w:sz w:val="24"/>
          <w:szCs w:val="24"/>
        </w:rPr>
        <w:t>问题</w:t>
      </w:r>
      <w:r>
        <w:rPr>
          <w:rFonts w:ascii="宋体" w:eastAsia="宋体" w:hAnsi="宋体" w:cs="Times New Roman" w:hint="eastAsia"/>
          <w:sz w:val="24"/>
          <w:szCs w:val="24"/>
        </w:rPr>
        <w:t>。</w:t>
      </w:r>
    </w:p>
    <w:p w14:paraId="25F34B29" w14:textId="77777777" w:rsidR="006D4F19" w:rsidRDefault="00BF0886" w:rsidP="008F14E4">
      <w:pPr>
        <w:spacing w:beforeLines="50" w:before="156" w:afterLines="50" w:after="156" w:line="400" w:lineRule="exact"/>
        <w:outlineLvl w:val="2"/>
        <w:rPr>
          <w:rFonts w:ascii="宋体" w:eastAsia="宋体" w:hAnsi="宋体" w:cs="Times New Roman"/>
          <w:sz w:val="24"/>
          <w:szCs w:val="24"/>
        </w:rPr>
      </w:pPr>
      <w:bookmarkStart w:id="61" w:name="_Toc533947070"/>
      <w:bookmarkStart w:id="62" w:name="_Toc2282254"/>
      <w:r>
        <w:rPr>
          <w:rFonts w:ascii="黑体" w:eastAsia="黑体" w:hAnsi="黑体"/>
          <w:b/>
          <w:sz w:val="24"/>
          <w:szCs w:val="24"/>
        </w:rPr>
        <w:t>3</w:t>
      </w:r>
      <w:r w:rsidR="00451304" w:rsidRPr="00377646">
        <w:rPr>
          <w:rFonts w:ascii="黑体" w:eastAsia="黑体" w:hAnsi="黑体"/>
          <w:b/>
          <w:sz w:val="24"/>
          <w:szCs w:val="24"/>
        </w:rPr>
        <w:t>.</w:t>
      </w:r>
      <w:r>
        <w:rPr>
          <w:rFonts w:ascii="黑体" w:eastAsia="黑体" w:hAnsi="黑体"/>
          <w:b/>
          <w:sz w:val="24"/>
          <w:szCs w:val="24"/>
        </w:rPr>
        <w:t>4</w:t>
      </w:r>
      <w:r w:rsidR="00451304" w:rsidRPr="00377646">
        <w:rPr>
          <w:rFonts w:ascii="黑体" w:eastAsia="黑体" w:hAnsi="黑体"/>
          <w:b/>
          <w:sz w:val="24"/>
          <w:szCs w:val="24"/>
        </w:rPr>
        <w:t>.2</w:t>
      </w:r>
      <w:bookmarkEnd w:id="61"/>
      <w:r w:rsidR="00FC0178">
        <w:rPr>
          <w:rFonts w:ascii="黑体" w:eastAsia="黑体" w:hAnsi="黑体" w:hint="eastAsia"/>
          <w:b/>
          <w:sz w:val="24"/>
          <w:szCs w:val="24"/>
        </w:rPr>
        <w:t xml:space="preserve"> </w:t>
      </w:r>
      <w:r w:rsidR="0087311A">
        <w:rPr>
          <w:rFonts w:ascii="黑体" w:eastAsia="黑体" w:hAnsi="黑体" w:hint="eastAsia"/>
          <w:b/>
          <w:sz w:val="24"/>
          <w:szCs w:val="24"/>
        </w:rPr>
        <w:t>基于EGCA算法的参与者选择策略</w:t>
      </w:r>
      <w:bookmarkEnd w:id="62"/>
    </w:p>
    <w:p w14:paraId="019736C5" w14:textId="77777777" w:rsidR="008F14E4" w:rsidRDefault="00B30DD5" w:rsidP="008F14E4">
      <w:pPr>
        <w:keepNext/>
        <w:ind w:firstLine="420"/>
        <w:jc w:val="center"/>
      </w:pPr>
      <w:r>
        <w:rPr>
          <w:noProof/>
        </w:rPr>
        <w:drawing>
          <wp:inline distT="0" distB="0" distL="0" distR="0" wp14:anchorId="119CFFCB" wp14:editId="4F0DD5DB">
            <wp:extent cx="3400900" cy="27245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复杂性3.4.png"/>
                    <pic:cNvPicPr/>
                  </pic:nvPicPr>
                  <pic:blipFill>
                    <a:blip r:embed="rId388">
                      <a:extLst>
                        <a:ext uri="{28A0092B-C50C-407E-A947-70E740481C1C}">
                          <a14:useLocalDpi xmlns:a14="http://schemas.microsoft.com/office/drawing/2010/main" val="0"/>
                        </a:ext>
                      </a:extLst>
                    </a:blip>
                    <a:stretch>
                      <a:fillRect/>
                    </a:stretch>
                  </pic:blipFill>
                  <pic:spPr>
                    <a:xfrm>
                      <a:off x="0" y="0"/>
                      <a:ext cx="3400900" cy="2724530"/>
                    </a:xfrm>
                    <a:prstGeom prst="rect">
                      <a:avLst/>
                    </a:prstGeom>
                  </pic:spPr>
                </pic:pic>
              </a:graphicData>
            </a:graphic>
          </wp:inline>
        </w:drawing>
      </w:r>
    </w:p>
    <w:p w14:paraId="211CD300" w14:textId="21BEB563" w:rsidR="00B30DD5" w:rsidRPr="008F14E4" w:rsidRDefault="008F14E4" w:rsidP="008F14E4">
      <w:pPr>
        <w:pStyle w:val="a4"/>
        <w:jc w:val="center"/>
        <w:rPr>
          <w:rFonts w:ascii="楷体" w:eastAsia="楷体" w:hAnsi="楷体"/>
          <w:sz w:val="21"/>
          <w:szCs w:val="21"/>
        </w:rPr>
      </w:pPr>
      <w:r w:rsidRPr="008F14E4">
        <w:rPr>
          <w:rFonts w:ascii="楷体" w:eastAsia="楷体" w:hAnsi="楷体" w:hint="eastAsia"/>
          <w:sz w:val="21"/>
          <w:szCs w:val="21"/>
        </w:rPr>
        <w:t>图</w:t>
      </w:r>
      <w:r w:rsidR="008723D1">
        <w:rPr>
          <w:rFonts w:ascii="楷体" w:eastAsia="楷体" w:hAnsi="楷体"/>
          <w:sz w:val="21"/>
          <w:szCs w:val="21"/>
        </w:rPr>
        <w:t>3</w:t>
      </w:r>
      <w:r w:rsidR="008723D1">
        <w:noBreakHyphen/>
      </w:r>
      <w:r w:rsidR="008723D1">
        <w:rPr>
          <w:rFonts w:ascii="楷体" w:eastAsia="楷体" w:hAnsi="楷体"/>
          <w:sz w:val="21"/>
          <w:szCs w:val="21"/>
        </w:rPr>
        <w:t>3</w:t>
      </w:r>
      <w:r w:rsidR="00A77A0C">
        <w:rPr>
          <w:rFonts w:ascii="楷体" w:eastAsia="楷体" w:hAnsi="楷体"/>
          <w:sz w:val="21"/>
          <w:szCs w:val="21"/>
        </w:rPr>
        <w:t xml:space="preserve"> </w:t>
      </w:r>
      <w:r w:rsidRPr="008F14E4">
        <w:rPr>
          <w:rFonts w:ascii="楷体" w:eastAsia="楷体" w:hAnsi="楷体"/>
          <w:sz w:val="21"/>
          <w:szCs w:val="21"/>
        </w:rPr>
        <w:t>算法设计决策</w:t>
      </w:r>
    </w:p>
    <w:p w14:paraId="69D759A7" w14:textId="3258550A" w:rsidR="00451304" w:rsidRPr="00FF4958" w:rsidRDefault="00FF4958" w:rsidP="008F14E4">
      <w:pPr>
        <w:spacing w:beforeLines="100" w:before="312" w:line="400" w:lineRule="exact"/>
        <w:ind w:firstLine="420"/>
        <w:rPr>
          <w:rFonts w:ascii="宋体" w:eastAsia="宋体" w:hAnsi="宋体" w:cs="Times New Roman"/>
          <w:sz w:val="24"/>
          <w:szCs w:val="24"/>
        </w:rPr>
      </w:pPr>
      <w:r w:rsidRPr="00FF4958">
        <w:rPr>
          <w:rFonts w:ascii="宋体" w:eastAsia="宋体" w:hAnsi="宋体" w:cs="Times New Roman" w:hint="eastAsia"/>
          <w:sz w:val="24"/>
          <w:szCs w:val="24"/>
        </w:rPr>
        <w:t>上一节证明了</w:t>
      </w:r>
      <w:r w:rsidRPr="00C95E6F">
        <w:rPr>
          <w:rFonts w:ascii="Times New Roman" w:eastAsia="宋体" w:hAnsi="Times New Roman" w:cs="Times New Roman" w:hint="eastAsia"/>
          <w:sz w:val="24"/>
          <w:szCs w:val="24"/>
        </w:rPr>
        <w:t>SPTs</w:t>
      </w:r>
      <w:r w:rsidRPr="00FF4958">
        <w:rPr>
          <w:rFonts w:ascii="宋体" w:eastAsia="宋体" w:hAnsi="宋体" w:cs="Times New Roman" w:hint="eastAsia"/>
          <w:sz w:val="24"/>
          <w:szCs w:val="24"/>
        </w:rPr>
        <w:t>属于</w:t>
      </w:r>
      <w:r w:rsidRPr="00C95E6F">
        <w:rPr>
          <w:rFonts w:ascii="Times New Roman" w:eastAsia="宋体" w:hAnsi="Times New Roman" w:cs="Times New Roman" w:hint="eastAsia"/>
          <w:sz w:val="24"/>
          <w:szCs w:val="24"/>
        </w:rPr>
        <w:t>NP-hard</w:t>
      </w:r>
      <w:r w:rsidRPr="00FF4958">
        <w:rPr>
          <w:rFonts w:ascii="宋体" w:eastAsia="宋体" w:hAnsi="宋体" w:cs="Times New Roman" w:hint="eastAsia"/>
          <w:sz w:val="24"/>
          <w:szCs w:val="24"/>
        </w:rPr>
        <w:t>问题，因此除非</w:t>
      </w:r>
      <w:r w:rsidRPr="00C95E6F">
        <w:rPr>
          <w:rFonts w:ascii="Times New Roman" w:eastAsia="宋体" w:hAnsi="Times New Roman" w:cs="Times New Roman" w:hint="eastAsia"/>
          <w:sz w:val="24"/>
          <w:szCs w:val="24"/>
        </w:rPr>
        <w:t>P = NP</w:t>
      </w:r>
      <w:r w:rsidRPr="00FF4958">
        <w:rPr>
          <w:rFonts w:ascii="宋体" w:eastAsia="宋体" w:hAnsi="宋体" w:cs="Times New Roman" w:hint="eastAsia"/>
          <w:sz w:val="24"/>
          <w:szCs w:val="24"/>
        </w:rPr>
        <w:t>，否则无法在多项式时间内计算得到最优解。为了解决</w:t>
      </w:r>
      <w:r w:rsidRPr="00C95E6F">
        <w:rPr>
          <w:rFonts w:ascii="Times New Roman" w:eastAsia="宋体" w:hAnsi="Times New Roman" w:cs="Times New Roman" w:hint="eastAsia"/>
          <w:sz w:val="24"/>
          <w:szCs w:val="24"/>
        </w:rPr>
        <w:t>NP-hard</w:t>
      </w:r>
      <w:r>
        <w:rPr>
          <w:rFonts w:ascii="宋体" w:eastAsia="宋体" w:hAnsi="宋体" w:cs="Times New Roman" w:hint="eastAsia"/>
          <w:sz w:val="24"/>
          <w:szCs w:val="24"/>
        </w:rPr>
        <w:t>问题，经常使用三种算法，它们分别是精确算法、</w:t>
      </w:r>
      <w:r w:rsidRPr="00FF4958">
        <w:rPr>
          <w:rFonts w:ascii="宋体" w:eastAsia="宋体" w:hAnsi="宋体" w:cs="Times New Roman" w:hint="eastAsia"/>
          <w:sz w:val="24"/>
          <w:szCs w:val="24"/>
        </w:rPr>
        <w:t>近似算法和启发式算法。我们衡量算法性能时主要考虑两个因素：最优性和复杂性</w:t>
      </w:r>
      <w:r>
        <w:rPr>
          <w:rFonts w:ascii="宋体" w:eastAsia="宋体" w:hAnsi="宋体" w:cs="Times New Roman" w:hint="eastAsia"/>
          <w:sz w:val="24"/>
          <w:szCs w:val="24"/>
        </w:rPr>
        <w:t>。</w:t>
      </w:r>
      <w:r w:rsidRPr="00FF4958">
        <w:rPr>
          <w:rFonts w:ascii="宋体" w:eastAsia="宋体" w:hAnsi="宋体" w:cs="Times New Roman" w:hint="eastAsia"/>
          <w:sz w:val="24"/>
          <w:szCs w:val="24"/>
        </w:rPr>
        <w:t>最优性：算法计算的解与最优解的接近程度是多少？复杂性：算法能够以多快的速度找到最优解？为了选择合适的算法设计策略，我们从输入规模</w:t>
      </w:r>
      <w:r w:rsidR="006A4F61">
        <w:rPr>
          <w:rFonts w:ascii="宋体" w:eastAsia="宋体" w:hAnsi="宋体" w:cs="Times New Roman" w:hint="eastAsia"/>
          <w:sz w:val="24"/>
          <w:szCs w:val="24"/>
        </w:rPr>
        <w:t>、</w:t>
      </w:r>
      <w:r w:rsidRPr="00FF4958">
        <w:rPr>
          <w:rFonts w:ascii="宋体" w:eastAsia="宋体" w:hAnsi="宋体" w:cs="Times New Roman" w:hint="eastAsia"/>
          <w:sz w:val="24"/>
          <w:szCs w:val="24"/>
        </w:rPr>
        <w:t>成本敏感性和实时要求的角度探讨基于城市公共交通的车载移动群体感知应用的需求。由于车载移动群体感知系统中感知节点高度动态的移动性，需要尽快做出选择决策，否则，车辆的位置可能已经改变。由于使用精确算法解决</w:t>
      </w:r>
      <w:r w:rsidRPr="00C95E6F">
        <w:rPr>
          <w:rFonts w:ascii="Times New Roman" w:eastAsia="宋体" w:hAnsi="Times New Roman" w:cs="Times New Roman" w:hint="eastAsia"/>
          <w:sz w:val="24"/>
          <w:szCs w:val="24"/>
        </w:rPr>
        <w:t>NP-hard</w:t>
      </w:r>
      <w:r w:rsidRPr="00FF4958">
        <w:rPr>
          <w:rFonts w:ascii="宋体" w:eastAsia="宋体" w:hAnsi="宋体" w:cs="Times New Roman" w:hint="eastAsia"/>
          <w:sz w:val="24"/>
          <w:szCs w:val="24"/>
        </w:rPr>
        <w:t>问题的时间复杂度是非多项式的，因此精确算法在这种情况下可能表现不佳。因此，我们不会考虑如穷举搜索或动态编程这样的精确算法。接下来，考虑到参与者的密度，</w:t>
      </w:r>
      <w:r w:rsidRPr="00C95E6F">
        <w:rPr>
          <w:rFonts w:ascii="Times New Roman" w:eastAsia="宋体" w:hAnsi="Times New Roman" w:cs="Times New Roman" w:hint="eastAsia"/>
          <w:sz w:val="24"/>
          <w:szCs w:val="24"/>
        </w:rPr>
        <w:t>SPTs</w:t>
      </w:r>
      <w:r w:rsidRPr="00FF4958">
        <w:rPr>
          <w:rFonts w:ascii="宋体" w:eastAsia="宋体" w:hAnsi="宋体" w:cs="Times New Roman" w:hint="eastAsia"/>
          <w:sz w:val="24"/>
          <w:szCs w:val="24"/>
        </w:rPr>
        <w:t>问题适用于具有小规模输入的稀疏部署的参与者,设计具</w:t>
      </w:r>
      <w:r w:rsidRPr="00FF4958">
        <w:rPr>
          <w:rFonts w:ascii="宋体" w:eastAsia="宋体" w:hAnsi="宋体" w:cs="Times New Roman" w:hint="eastAsia"/>
          <w:sz w:val="24"/>
          <w:szCs w:val="24"/>
        </w:rPr>
        <w:lastRenderedPageBreak/>
        <w:t>有理论约束的多项式时间近似算法完全适用于此场景，</w:t>
      </w:r>
      <w:r w:rsidR="00963053">
        <w:rPr>
          <w:rFonts w:ascii="宋体" w:eastAsia="宋体" w:hAnsi="宋体" w:cs="Times New Roman" w:hint="eastAsia"/>
          <w:sz w:val="24"/>
          <w:szCs w:val="24"/>
        </w:rPr>
        <w:t>算法</w:t>
      </w:r>
      <w:r w:rsidRPr="00FF4958">
        <w:rPr>
          <w:rFonts w:ascii="宋体" w:eastAsia="宋体" w:hAnsi="宋体" w:cs="Times New Roman" w:hint="eastAsia"/>
          <w:sz w:val="24"/>
          <w:szCs w:val="24"/>
        </w:rPr>
        <w:t>设计决策如图</w:t>
      </w:r>
      <w:r w:rsidR="005E217F">
        <w:rPr>
          <w:rFonts w:ascii="宋体" w:eastAsia="宋体" w:hAnsi="宋体" w:cs="Times New Roman" w:hint="eastAsia"/>
          <w:sz w:val="24"/>
          <w:szCs w:val="24"/>
        </w:rPr>
        <w:t>3</w:t>
      </w:r>
      <w:r w:rsidR="005E217F">
        <w:noBreakHyphen/>
      </w:r>
      <w:r w:rsidR="00CB7EF0">
        <w:rPr>
          <w:rFonts w:ascii="宋体" w:eastAsia="宋体" w:hAnsi="宋体" w:cs="Times New Roman"/>
          <w:sz w:val="24"/>
          <w:szCs w:val="24"/>
        </w:rPr>
        <w:t>3</w:t>
      </w:r>
      <w:r w:rsidRPr="00FF4958">
        <w:rPr>
          <w:rFonts w:ascii="宋体" w:eastAsia="宋体" w:hAnsi="宋体" w:cs="Times New Roman" w:hint="eastAsia"/>
          <w:sz w:val="24"/>
          <w:szCs w:val="24"/>
        </w:rPr>
        <w:t>所示。</w:t>
      </w:r>
      <w:r w:rsidR="00CB7EF0">
        <w:rPr>
          <w:rFonts w:ascii="宋体" w:eastAsia="宋体" w:hAnsi="宋体" w:cs="Times New Roman" w:hint="eastAsia"/>
          <w:sz w:val="24"/>
          <w:szCs w:val="24"/>
        </w:rPr>
        <w:t>因此，</w:t>
      </w:r>
      <w:r w:rsidR="00451304" w:rsidRPr="00FF4958">
        <w:rPr>
          <w:rFonts w:ascii="宋体" w:eastAsia="宋体" w:hAnsi="宋体" w:cs="Times New Roman"/>
          <w:sz w:val="24"/>
          <w:szCs w:val="24"/>
        </w:rPr>
        <w:t>本文提出一种基于枚举和贪心的</w:t>
      </w:r>
      <w:r w:rsidR="00451304" w:rsidRPr="00FF4958">
        <w:rPr>
          <w:rFonts w:ascii="宋体" w:eastAsia="宋体" w:hAnsi="宋体" w:cs="Times New Roman" w:hint="eastAsia"/>
          <w:sz w:val="24"/>
          <w:szCs w:val="24"/>
        </w:rPr>
        <w:t>启发式近似</w:t>
      </w:r>
      <w:r w:rsidR="00451304" w:rsidRPr="00FF4958">
        <w:rPr>
          <w:rFonts w:ascii="宋体" w:eastAsia="宋体" w:hAnsi="宋体" w:cs="Times New Roman"/>
          <w:sz w:val="24"/>
          <w:szCs w:val="24"/>
        </w:rPr>
        <w:t>算法</w:t>
      </w:r>
      <w:r w:rsidR="00451304" w:rsidRPr="00FF4958">
        <w:rPr>
          <w:rFonts w:ascii="宋体" w:eastAsia="宋体" w:hAnsi="宋体" w:cs="Times New Roman" w:hint="eastAsia"/>
          <w:sz w:val="24"/>
          <w:szCs w:val="24"/>
        </w:rPr>
        <w:t>，简称为</w:t>
      </w:r>
      <w:r w:rsidR="00451304" w:rsidRPr="005E217F">
        <w:rPr>
          <w:rFonts w:ascii="Times New Roman" w:eastAsia="宋体" w:hAnsi="Times New Roman" w:cs="Times New Roman"/>
          <w:sz w:val="24"/>
          <w:szCs w:val="24"/>
        </w:rPr>
        <w:t>EGCA</w:t>
      </w:r>
      <w:r w:rsidR="00451304" w:rsidRPr="005E217F">
        <w:rPr>
          <w:rFonts w:ascii="Times New Roman" w:eastAsia="宋体" w:hAnsi="Times New Roman" w:cs="Times New Roman"/>
          <w:sz w:val="24"/>
          <w:szCs w:val="24"/>
        </w:rPr>
        <w:t>（</w:t>
      </w:r>
      <w:r w:rsidR="00451304" w:rsidRPr="005E217F">
        <w:rPr>
          <w:rFonts w:ascii="Times New Roman" w:eastAsia="宋体" w:hAnsi="Times New Roman" w:cs="Times New Roman"/>
          <w:sz w:val="24"/>
          <w:szCs w:val="24"/>
        </w:rPr>
        <w:t xml:space="preserve">Combination Algorithm of </w:t>
      </w:r>
      <w:r w:rsidR="00451304" w:rsidRPr="005E217F">
        <w:rPr>
          <w:rFonts w:ascii="Times New Roman" w:eastAsia="宋体" w:hAnsi="Times New Roman" w:cs="Times New Roman"/>
          <w:color w:val="333333"/>
          <w:sz w:val="24"/>
          <w:szCs w:val="24"/>
        </w:rPr>
        <w:t xml:space="preserve">Enumeration and Greedy </w:t>
      </w:r>
      <w:r w:rsidR="00451304" w:rsidRPr="005E217F">
        <w:rPr>
          <w:rFonts w:ascii="Times New Roman" w:eastAsia="宋体" w:hAnsi="Times New Roman" w:cs="Times New Roman"/>
          <w:sz w:val="24"/>
          <w:szCs w:val="24"/>
        </w:rPr>
        <w:t>）</w:t>
      </w:r>
      <w:r w:rsidR="00451304" w:rsidRPr="00FF4958">
        <w:rPr>
          <w:rFonts w:ascii="宋体" w:eastAsia="宋体" w:hAnsi="宋体" w:cs="Times New Roman" w:hint="eastAsia"/>
          <w:sz w:val="24"/>
          <w:szCs w:val="24"/>
        </w:rPr>
        <w:t>，通过</w:t>
      </w:r>
      <w:r w:rsidR="00451304" w:rsidRPr="00FF4958">
        <w:rPr>
          <w:rFonts w:ascii="宋体" w:eastAsia="宋体" w:hAnsi="宋体" w:cs="Times New Roman"/>
          <w:sz w:val="24"/>
          <w:szCs w:val="24"/>
        </w:rPr>
        <w:t>多次迭代</w:t>
      </w:r>
      <w:r w:rsidR="00451304" w:rsidRPr="00FF4958">
        <w:rPr>
          <w:rFonts w:ascii="宋体" w:eastAsia="宋体" w:hAnsi="宋体" w:cs="Times New Roman" w:hint="eastAsia"/>
          <w:sz w:val="24"/>
          <w:szCs w:val="24"/>
        </w:rPr>
        <w:t>依次</w:t>
      </w:r>
      <w:r w:rsidR="00451304" w:rsidRPr="00FF4958">
        <w:rPr>
          <w:rFonts w:ascii="宋体" w:eastAsia="宋体" w:hAnsi="宋体" w:cs="Times New Roman"/>
          <w:sz w:val="24"/>
          <w:szCs w:val="24"/>
        </w:rPr>
        <w:t>从候选车辆集合中选择最优的车辆用于完成感知任务，</w:t>
      </w:r>
      <w:r w:rsidR="00451304" w:rsidRPr="00FF4958">
        <w:rPr>
          <w:rFonts w:ascii="宋体" w:eastAsia="宋体" w:hAnsi="宋体" w:cs="Times New Roman" w:hint="eastAsia"/>
          <w:sz w:val="24"/>
          <w:szCs w:val="24"/>
        </w:rPr>
        <w:t>其中每一次迭代的判决指标</w:t>
      </w:r>
      <w:r w:rsidR="00CB7EF0">
        <w:rPr>
          <w:rFonts w:ascii="宋体" w:eastAsia="宋体" w:hAnsi="宋体" w:cs="Times New Roman" w:hint="eastAsia"/>
          <w:sz w:val="24"/>
          <w:szCs w:val="24"/>
        </w:rPr>
        <w:t>为空间覆盖度的边际收益，</w:t>
      </w:r>
      <w:r w:rsidR="00451304" w:rsidRPr="00FF4958">
        <w:rPr>
          <w:rFonts w:ascii="宋体" w:eastAsia="宋体" w:hAnsi="宋体" w:cs="Times New Roman" w:hint="eastAsia"/>
          <w:sz w:val="24"/>
          <w:szCs w:val="24"/>
        </w:rPr>
        <w:t>其</w:t>
      </w:r>
      <w:r w:rsidR="00CB7EF0">
        <w:rPr>
          <w:rFonts w:ascii="宋体" w:eastAsia="宋体" w:hAnsi="宋体" w:cs="Times New Roman" w:hint="eastAsia"/>
          <w:sz w:val="24"/>
          <w:szCs w:val="24"/>
        </w:rPr>
        <w:t>含</w:t>
      </w:r>
      <w:r w:rsidR="00451304" w:rsidRPr="00FF4958">
        <w:rPr>
          <w:rFonts w:ascii="宋体" w:eastAsia="宋体" w:hAnsi="宋体" w:cs="Times New Roman" w:hint="eastAsia"/>
          <w:sz w:val="24"/>
          <w:szCs w:val="24"/>
        </w:rPr>
        <w:t>义为单位成本的空间覆盖度</w:t>
      </w:r>
      <w:r w:rsidR="00CB7EF0">
        <w:rPr>
          <w:rFonts w:ascii="宋体" w:eastAsia="宋体" w:hAnsi="宋体" w:cs="Times New Roman" w:hint="eastAsia"/>
          <w:sz w:val="24"/>
          <w:szCs w:val="24"/>
        </w:rPr>
        <w:t>的增加率</w:t>
      </w:r>
      <w:r w:rsidR="00451304" w:rsidRPr="00FF4958">
        <w:rPr>
          <w:rFonts w:ascii="宋体" w:eastAsia="宋体" w:hAnsi="宋体" w:cs="Times New Roman" w:hint="eastAsia"/>
          <w:sz w:val="24"/>
          <w:szCs w:val="24"/>
        </w:rPr>
        <w:t>。</w:t>
      </w:r>
      <w:r w:rsidR="00CB7EF0">
        <w:rPr>
          <w:rFonts w:ascii="宋体" w:eastAsia="宋体" w:hAnsi="宋体" w:cs="Times New Roman" w:hint="eastAsia"/>
          <w:sz w:val="24"/>
          <w:szCs w:val="24"/>
        </w:rPr>
        <w:t>因为</w:t>
      </w:r>
      <w:r w:rsidR="00451304" w:rsidRPr="00FF4958">
        <w:rPr>
          <w:rFonts w:ascii="宋体" w:eastAsia="宋体" w:hAnsi="宋体" w:cs="Times New Roman"/>
          <w:sz w:val="24"/>
          <w:szCs w:val="24"/>
        </w:rPr>
        <w:t>任务发起者的成本预算受限，</w:t>
      </w:r>
      <w:r w:rsidR="00CB7EF0">
        <w:rPr>
          <w:rFonts w:ascii="宋体" w:eastAsia="宋体" w:hAnsi="宋体" w:cs="Times New Roman" w:hint="eastAsia"/>
          <w:sz w:val="24"/>
          <w:szCs w:val="24"/>
        </w:rPr>
        <w:t>所以</w:t>
      </w:r>
      <w:r w:rsidR="00451304" w:rsidRPr="00FF4958">
        <w:rPr>
          <w:rFonts w:ascii="宋体" w:eastAsia="宋体" w:hAnsi="宋体" w:cs="Times New Roman"/>
          <w:sz w:val="24"/>
          <w:szCs w:val="24"/>
        </w:rPr>
        <w:t>每次迭代时优先选择单位成本的空间覆盖</w:t>
      </w:r>
      <w:r w:rsidR="00451304" w:rsidRPr="00FF4958">
        <w:rPr>
          <w:rFonts w:ascii="宋体" w:eastAsia="宋体" w:hAnsi="宋体" w:cs="Times New Roman" w:hint="eastAsia"/>
          <w:sz w:val="24"/>
          <w:szCs w:val="24"/>
        </w:rPr>
        <w:t>边际</w:t>
      </w:r>
      <w:r w:rsidR="00451304" w:rsidRPr="00FF4958">
        <w:rPr>
          <w:rFonts w:ascii="宋体" w:eastAsia="宋体" w:hAnsi="宋体" w:cs="Times New Roman"/>
          <w:sz w:val="24"/>
          <w:szCs w:val="24"/>
        </w:rPr>
        <w:t>增益最大的车辆参与</w:t>
      </w:r>
      <w:r w:rsidR="00CB7EF0">
        <w:rPr>
          <w:rFonts w:ascii="宋体" w:eastAsia="宋体" w:hAnsi="宋体" w:cs="Times New Roman" w:hint="eastAsia"/>
          <w:sz w:val="24"/>
          <w:szCs w:val="24"/>
        </w:rPr>
        <w:t>执行</w:t>
      </w:r>
      <w:r w:rsidR="00451304" w:rsidRPr="00FF4958">
        <w:rPr>
          <w:rFonts w:ascii="宋体" w:eastAsia="宋体" w:hAnsi="宋体" w:cs="Times New Roman"/>
          <w:sz w:val="24"/>
          <w:szCs w:val="24"/>
        </w:rPr>
        <w:t>感知任务。</w:t>
      </w:r>
    </w:p>
    <w:p w14:paraId="059738EC" w14:textId="77777777" w:rsidR="00451304" w:rsidRPr="00BD330C" w:rsidRDefault="00451304" w:rsidP="00AB5707">
      <w:pPr>
        <w:pStyle w:val="a3"/>
        <w:spacing w:line="400" w:lineRule="exact"/>
        <w:ind w:firstLineChars="0" w:firstLine="0"/>
        <w:rPr>
          <w:rFonts w:ascii="宋体" w:eastAsia="宋体" w:hAnsi="宋体" w:cs="Times New Roman"/>
          <w:sz w:val="24"/>
          <w:szCs w:val="24"/>
        </w:rPr>
      </w:pPr>
      <w:r>
        <w:rPr>
          <w:rFonts w:ascii="宋体" w:eastAsia="宋体" w:hAnsi="宋体" w:hint="eastAsia"/>
          <w:sz w:val="24"/>
          <w:szCs w:val="24"/>
        </w:rPr>
        <w:tab/>
      </w:r>
      <w:r w:rsidRPr="00BD330C">
        <w:rPr>
          <w:rFonts w:ascii="宋体" w:eastAsia="宋体" w:hAnsi="宋体" w:cs="Times New Roman" w:hint="eastAsia"/>
          <w:sz w:val="24"/>
          <w:szCs w:val="24"/>
        </w:rPr>
        <w:t>根据</w:t>
      </w:r>
      <w:r w:rsidRPr="00BD330C">
        <w:rPr>
          <w:rFonts w:ascii="宋体" w:eastAsia="宋体" w:hAnsi="宋体" w:cs="Times New Roman"/>
          <w:sz w:val="24"/>
          <w:szCs w:val="24"/>
        </w:rPr>
        <w:t>以上阐述，</w:t>
      </w:r>
      <w:r w:rsidRPr="00BD330C">
        <w:rPr>
          <w:rFonts w:ascii="宋体" w:eastAsia="宋体" w:hAnsi="宋体" w:cs="Times New Roman" w:hint="eastAsia"/>
          <w:sz w:val="24"/>
          <w:szCs w:val="24"/>
        </w:rPr>
        <w:t>在</w:t>
      </w:r>
      <w:r w:rsidRPr="00BD330C">
        <w:rPr>
          <w:rFonts w:ascii="宋体" w:eastAsia="宋体" w:hAnsi="宋体" w:cs="Times New Roman"/>
          <w:sz w:val="24"/>
          <w:szCs w:val="24"/>
        </w:rPr>
        <w:t>第</w:t>
      </w:r>
      <w:r w:rsidR="005E217F" w:rsidRPr="001C7BD9">
        <w:rPr>
          <w:position w:val="-4"/>
        </w:rPr>
        <w:object w:dxaOrig="180" w:dyaOrig="200" w14:anchorId="387CC8AE">
          <v:shape id="_x0000_i1223" type="#_x0000_t75" style="width:9pt;height:10pt" o:ole="">
            <v:imagedata r:id="rId389" o:title=""/>
          </v:shape>
          <o:OLEObject Type="Embed" ProgID="Equation.DSMT4" ShapeID="_x0000_i1223" DrawAspect="Content" ObjectID="_1612958284" r:id="rId390"/>
        </w:object>
      </w:r>
      <w:r w:rsidRPr="00BD330C">
        <w:rPr>
          <w:rFonts w:ascii="宋体" w:eastAsia="宋体" w:hAnsi="宋体" w:cs="Times New Roman"/>
          <w:sz w:val="24"/>
          <w:szCs w:val="24"/>
        </w:rPr>
        <w:t>次迭代时，</w:t>
      </w:r>
      <w:r w:rsidRPr="00BD330C">
        <w:rPr>
          <w:rFonts w:ascii="宋体" w:eastAsia="宋体" w:hAnsi="宋体" w:cs="Times New Roman" w:hint="eastAsia"/>
          <w:sz w:val="24"/>
          <w:szCs w:val="24"/>
        </w:rPr>
        <w:t>雇佣</w:t>
      </w:r>
      <w:r w:rsidRPr="00BD330C">
        <w:rPr>
          <w:rFonts w:ascii="宋体" w:eastAsia="宋体" w:hAnsi="宋体" w:cs="Times New Roman"/>
          <w:sz w:val="24"/>
          <w:szCs w:val="24"/>
        </w:rPr>
        <w:t>公交</w:t>
      </w:r>
      <w:r w:rsidR="005E217F" w:rsidRPr="001C7BD9">
        <w:rPr>
          <w:position w:val="-12"/>
        </w:rPr>
        <w:object w:dxaOrig="220" w:dyaOrig="360" w14:anchorId="262B81CC">
          <v:shape id="_x0000_i1224" type="#_x0000_t75" style="width:11pt;height:18pt" o:ole="">
            <v:imagedata r:id="rId391" o:title=""/>
          </v:shape>
          <o:OLEObject Type="Embed" ProgID="Equation.DSMT4" ShapeID="_x0000_i1224" DrawAspect="Content" ObjectID="_1612958285" r:id="rId392"/>
        </w:object>
      </w:r>
      <w:r w:rsidRPr="00BD330C">
        <w:rPr>
          <w:rFonts w:ascii="宋体" w:eastAsia="宋体" w:hAnsi="宋体" w:cs="Times New Roman" w:hint="eastAsia"/>
          <w:sz w:val="24"/>
          <w:szCs w:val="24"/>
        </w:rPr>
        <w:t>在</w:t>
      </w:r>
      <w:r w:rsidRPr="00BD330C">
        <w:rPr>
          <w:rFonts w:ascii="宋体" w:eastAsia="宋体" w:hAnsi="宋体" w:cs="Times New Roman"/>
          <w:sz w:val="24"/>
          <w:szCs w:val="24"/>
        </w:rPr>
        <w:t>观测时段</w:t>
      </w:r>
      <w:r w:rsidRPr="00BD330C">
        <w:rPr>
          <w:rFonts w:ascii="宋体" w:eastAsia="宋体" w:hAnsi="宋体" w:cs="Times New Roman" w:hint="eastAsia"/>
          <w:sz w:val="24"/>
          <w:szCs w:val="24"/>
        </w:rPr>
        <w:t>完成</w:t>
      </w:r>
      <w:r w:rsidRPr="00BD330C">
        <w:rPr>
          <w:rFonts w:ascii="宋体" w:eastAsia="宋体" w:hAnsi="宋体" w:cs="Times New Roman"/>
          <w:sz w:val="24"/>
          <w:szCs w:val="24"/>
        </w:rPr>
        <w:t>感知任务的</w:t>
      </w:r>
      <w:r w:rsidRPr="00BD330C">
        <w:rPr>
          <w:rFonts w:ascii="宋体" w:eastAsia="宋体" w:hAnsi="宋体" w:cs="Times New Roman" w:hint="eastAsia"/>
          <w:sz w:val="24"/>
          <w:szCs w:val="24"/>
        </w:rPr>
        <w:t>单位</w:t>
      </w:r>
      <w:r w:rsidRPr="00BD330C">
        <w:rPr>
          <w:rFonts w:ascii="宋体" w:eastAsia="宋体" w:hAnsi="宋体" w:cs="Times New Roman"/>
          <w:sz w:val="24"/>
          <w:szCs w:val="24"/>
        </w:rPr>
        <w:t>成本的空间</w:t>
      </w:r>
      <w:r w:rsidRPr="00BD330C">
        <w:rPr>
          <w:rFonts w:ascii="宋体" w:eastAsia="宋体" w:hAnsi="宋体" w:cs="Times New Roman" w:hint="eastAsia"/>
          <w:sz w:val="24"/>
          <w:szCs w:val="24"/>
        </w:rPr>
        <w:t>覆盖</w:t>
      </w:r>
      <w:r>
        <w:rPr>
          <w:rFonts w:ascii="宋体" w:eastAsia="宋体" w:hAnsi="宋体" w:cs="Times New Roman"/>
          <w:sz w:val="24"/>
          <w:szCs w:val="24"/>
        </w:rPr>
        <w:t>边际收</w:t>
      </w:r>
      <w:r w:rsidRPr="00BD330C">
        <w:rPr>
          <w:rFonts w:ascii="宋体" w:eastAsia="宋体" w:hAnsi="宋体" w:cs="Times New Roman"/>
          <w:sz w:val="24"/>
          <w:szCs w:val="24"/>
        </w:rPr>
        <w:t>益增加率为：</w:t>
      </w:r>
    </w:p>
    <w:p w14:paraId="156F580E" w14:textId="77777777" w:rsidR="00451304" w:rsidRPr="00BD330C" w:rsidRDefault="00C95E6F" w:rsidP="008F14E4">
      <w:pPr>
        <w:pStyle w:val="a3"/>
        <w:ind w:firstLineChars="0" w:firstLine="0"/>
        <w:jc w:val="right"/>
        <w:rPr>
          <w:rFonts w:ascii="宋体" w:eastAsia="宋体" w:hAnsi="宋体" w:cs="Times New Roman"/>
          <w:sz w:val="24"/>
          <w:szCs w:val="24"/>
        </w:rPr>
      </w:pPr>
      <w:r w:rsidRPr="00C95E6F">
        <w:rPr>
          <w:position w:val="-30"/>
        </w:rPr>
        <w:object w:dxaOrig="2540" w:dyaOrig="780" w14:anchorId="6E1F26A1">
          <v:shape id="_x0000_i1225" type="#_x0000_t75" style="width:127.5pt;height:39pt" o:ole="">
            <v:imagedata r:id="rId393" o:title=""/>
          </v:shape>
          <o:OLEObject Type="Embed" ProgID="Equation.DSMT4" ShapeID="_x0000_i1225" DrawAspect="Content" ObjectID="_1612958286" r:id="rId394"/>
        </w:object>
      </w:r>
      <w:r w:rsidR="00451304">
        <w:t xml:space="preserve">                   </w:t>
      </w:r>
      <w:r w:rsidR="00A02F7A">
        <w:rPr>
          <w:rFonts w:ascii="宋体" w:eastAsia="宋体" w:hAnsi="宋体" w:cs="Times New Roman" w:hint="eastAsia"/>
          <w:sz w:val="24"/>
          <w:szCs w:val="24"/>
        </w:rPr>
        <w:t>(</w:t>
      </w:r>
      <w:r w:rsidR="00915F1E">
        <w:rPr>
          <w:rFonts w:ascii="宋体" w:eastAsia="宋体" w:hAnsi="宋体" w:cs="Times New Roman"/>
          <w:sz w:val="24"/>
          <w:szCs w:val="24"/>
        </w:rPr>
        <w:t>3</w:t>
      </w:r>
      <w:r w:rsidR="00915F1E">
        <w:noBreakHyphen/>
      </w:r>
      <w:r w:rsidR="00915F1E">
        <w:rPr>
          <w:rFonts w:ascii="宋体" w:eastAsia="宋体" w:hAnsi="宋体" w:cs="Times New Roman"/>
          <w:sz w:val="24"/>
          <w:szCs w:val="24"/>
        </w:rPr>
        <w:t>1</w:t>
      </w:r>
      <w:r w:rsidR="0069220F">
        <w:rPr>
          <w:rFonts w:ascii="宋体" w:eastAsia="宋体" w:hAnsi="宋体" w:cs="Times New Roman"/>
          <w:sz w:val="24"/>
          <w:szCs w:val="24"/>
        </w:rPr>
        <w:t>5</w:t>
      </w:r>
      <w:r w:rsidR="00A02F7A">
        <w:rPr>
          <w:rFonts w:ascii="宋体" w:eastAsia="宋体" w:hAnsi="宋体" w:cs="Times New Roman" w:hint="eastAsia"/>
          <w:sz w:val="24"/>
          <w:szCs w:val="24"/>
        </w:rPr>
        <w:t>)</w:t>
      </w:r>
    </w:p>
    <w:p w14:paraId="6B91CBE7" w14:textId="26C52CC9" w:rsidR="00364A14" w:rsidRDefault="00451304" w:rsidP="00AB5707">
      <w:pPr>
        <w:pStyle w:val="a3"/>
        <w:spacing w:line="400" w:lineRule="exact"/>
        <w:ind w:firstLineChars="0" w:firstLine="0"/>
        <w:rPr>
          <w:rFonts w:ascii="宋体" w:eastAsia="宋体" w:hAnsi="宋体"/>
          <w:sz w:val="24"/>
          <w:szCs w:val="24"/>
        </w:rPr>
      </w:pPr>
      <w:r w:rsidRPr="00BD330C">
        <w:rPr>
          <w:rFonts w:ascii="宋体" w:eastAsia="宋体" w:hAnsi="宋体" w:cs="Times New Roman" w:hint="eastAsia"/>
          <w:sz w:val="24"/>
          <w:szCs w:val="24"/>
        </w:rPr>
        <w:t>其中</w:t>
      </w:r>
      <w:r w:rsidR="005E217F" w:rsidRPr="001C7BD9">
        <w:rPr>
          <w:position w:val="-4"/>
        </w:rPr>
        <w:object w:dxaOrig="260" w:dyaOrig="260" w14:anchorId="3C19DF2E">
          <v:shape id="_x0000_i1226" type="#_x0000_t75" style="width:13pt;height:13pt" o:ole="">
            <v:imagedata r:id="rId395" o:title=""/>
          </v:shape>
          <o:OLEObject Type="Embed" ProgID="Equation.DSMT4" ShapeID="_x0000_i1226" DrawAspect="Content" ObjectID="_1612958287" r:id="rId396"/>
        </w:object>
      </w:r>
      <w:r w:rsidRPr="00BD330C">
        <w:rPr>
          <w:rFonts w:ascii="宋体" w:eastAsia="宋体" w:hAnsi="宋体" w:cs="Times New Roman" w:hint="eastAsia"/>
          <w:sz w:val="24"/>
          <w:szCs w:val="24"/>
        </w:rPr>
        <w:t>表示</w:t>
      </w:r>
      <w:r w:rsidRPr="00BD330C">
        <w:rPr>
          <w:rFonts w:ascii="宋体" w:eastAsia="宋体" w:hAnsi="宋体" w:cs="Times New Roman"/>
          <w:sz w:val="24"/>
          <w:szCs w:val="24"/>
        </w:rPr>
        <w:t>第</w:t>
      </w:r>
      <w:r w:rsidR="005E217F" w:rsidRPr="001C7BD9">
        <w:rPr>
          <w:position w:val="-4"/>
        </w:rPr>
        <w:object w:dxaOrig="460" w:dyaOrig="260" w14:anchorId="4793C8BE">
          <v:shape id="_x0000_i1227" type="#_x0000_t75" style="width:23pt;height:13pt" o:ole="">
            <v:imagedata r:id="rId397" o:title=""/>
          </v:shape>
          <o:OLEObject Type="Embed" ProgID="Equation.DSMT4" ShapeID="_x0000_i1227" DrawAspect="Content" ObjectID="_1612958288" r:id="rId398"/>
        </w:object>
      </w:r>
      <w:r w:rsidRPr="00BD330C">
        <w:rPr>
          <w:rFonts w:ascii="宋体" w:eastAsia="宋体" w:hAnsi="宋体" w:cs="Times New Roman" w:hint="eastAsia"/>
          <w:sz w:val="24"/>
          <w:szCs w:val="24"/>
        </w:rPr>
        <w:t>轮后被选择</w:t>
      </w:r>
      <w:r w:rsidRPr="00BD330C">
        <w:rPr>
          <w:rFonts w:ascii="宋体" w:eastAsia="宋体" w:hAnsi="宋体" w:cs="Times New Roman"/>
          <w:sz w:val="24"/>
          <w:szCs w:val="24"/>
        </w:rPr>
        <w:t>参与感知的车辆集合</w:t>
      </w:r>
      <w:r w:rsidR="005E217F" w:rsidRPr="001C7BD9">
        <w:rPr>
          <w:position w:val="-14"/>
        </w:rPr>
        <w:object w:dxaOrig="1320" w:dyaOrig="400" w14:anchorId="0B89037C">
          <v:shape id="_x0000_i1228" type="#_x0000_t75" style="width:66pt;height:20pt" o:ole="">
            <v:imagedata r:id="rId399" o:title=""/>
          </v:shape>
          <o:OLEObject Type="Embed" ProgID="Equation.DSMT4" ShapeID="_x0000_i1228" DrawAspect="Content" ObjectID="_1612958289" r:id="rId400"/>
        </w:object>
      </w:r>
      <m:oMath>
        <m:r>
          <m:rPr>
            <m:sty m:val="p"/>
          </m:rPr>
          <w:rPr>
            <w:rFonts w:ascii="Cambria Math" w:eastAsia="宋体" w:hAnsi="Cambria Math" w:cs="Times New Roman"/>
            <w:sz w:val="24"/>
            <w:szCs w:val="24"/>
          </w:rPr>
          <m:t xml:space="preserve"> </m:t>
        </m:r>
      </m:oMath>
      <w:r w:rsidRPr="00BD330C">
        <w:rPr>
          <w:rFonts w:ascii="宋体" w:eastAsia="宋体" w:hAnsi="宋体" w:cs="Times New Roman" w:hint="eastAsia"/>
          <w:sz w:val="24"/>
          <w:szCs w:val="24"/>
        </w:rPr>
        <w:t>,</w:t>
      </w:r>
      <w:r w:rsidR="005E217F" w:rsidRPr="005E217F">
        <w:t xml:space="preserve"> </w:t>
      </w:r>
      <w:r w:rsidR="005E217F" w:rsidRPr="001C7BD9">
        <w:rPr>
          <w:position w:val="-12"/>
        </w:rPr>
        <w:object w:dxaOrig="220" w:dyaOrig="360" w14:anchorId="22575316">
          <v:shape id="_x0000_i1229" type="#_x0000_t75" style="width:11pt;height:18pt" o:ole="">
            <v:imagedata r:id="rId401" o:title=""/>
          </v:shape>
          <o:OLEObject Type="Embed" ProgID="Equation.DSMT4" ShapeID="_x0000_i1229" DrawAspect="Content" ObjectID="_1612958290" r:id="rId402"/>
        </w:object>
      </w:r>
      <w:r w:rsidRPr="00BD330C">
        <w:rPr>
          <w:rFonts w:ascii="宋体" w:eastAsia="宋体" w:hAnsi="宋体" w:cs="Times New Roman" w:hint="eastAsia"/>
          <w:sz w:val="24"/>
          <w:szCs w:val="24"/>
        </w:rPr>
        <w:t>表示选择车辆</w:t>
      </w:r>
      <w:r w:rsidR="005E217F" w:rsidRPr="001C7BD9">
        <w:rPr>
          <w:position w:val="-12"/>
        </w:rPr>
        <w:object w:dxaOrig="220" w:dyaOrig="360" w14:anchorId="0B1B3ED3">
          <v:shape id="_x0000_i1230" type="#_x0000_t75" style="width:11pt;height:18pt" o:ole="">
            <v:imagedata r:id="rId403" o:title=""/>
          </v:shape>
          <o:OLEObject Type="Embed" ProgID="Equation.DSMT4" ShapeID="_x0000_i1230" DrawAspect="Content" ObjectID="_1612958291" r:id="rId404"/>
        </w:object>
      </w:r>
      <w:r w:rsidRPr="00BD330C">
        <w:rPr>
          <w:rFonts w:ascii="宋体" w:eastAsia="宋体" w:hAnsi="宋体" w:cs="Times New Roman" w:hint="eastAsia"/>
          <w:sz w:val="24"/>
          <w:szCs w:val="24"/>
        </w:rPr>
        <w:t>任务</w:t>
      </w:r>
      <w:r w:rsidRPr="00BD330C">
        <w:rPr>
          <w:rFonts w:ascii="宋体" w:eastAsia="宋体" w:hAnsi="宋体" w:cs="Times New Roman"/>
          <w:sz w:val="24"/>
          <w:szCs w:val="24"/>
        </w:rPr>
        <w:t>发起者需要支付的感知报酬</w:t>
      </w:r>
      <w:r>
        <w:rPr>
          <w:rFonts w:ascii="宋体" w:eastAsia="宋体" w:hAnsi="宋体" w:cs="Times New Roman" w:hint="eastAsia"/>
          <w:sz w:val="24"/>
          <w:szCs w:val="24"/>
        </w:rPr>
        <w:t>该算法有一个性能保证下限，它</w:t>
      </w:r>
      <w:r w:rsidRPr="00BD330C">
        <w:rPr>
          <w:rFonts w:ascii="宋体" w:eastAsia="宋体" w:hAnsi="宋体" w:cs="Times New Roman" w:hint="eastAsia"/>
          <w:sz w:val="24"/>
          <w:szCs w:val="24"/>
        </w:rPr>
        <w:t>的伪代码见</w:t>
      </w:r>
      <w:r w:rsidRPr="00BD330C">
        <w:rPr>
          <w:rFonts w:ascii="宋体" w:eastAsia="宋体" w:hAnsi="宋体" w:cs="Times New Roman"/>
          <w:sz w:val="24"/>
          <w:szCs w:val="24"/>
        </w:rPr>
        <w:t>表</w:t>
      </w:r>
      <w:r w:rsidR="005E217F">
        <w:rPr>
          <w:rFonts w:ascii="宋体" w:eastAsia="宋体" w:hAnsi="宋体" w:cs="Times New Roman" w:hint="eastAsia"/>
          <w:sz w:val="24"/>
          <w:szCs w:val="24"/>
        </w:rPr>
        <w:t>3</w:t>
      </w:r>
      <w:r w:rsidR="005E217F">
        <w:noBreakHyphen/>
      </w:r>
      <w:r w:rsidR="005E217F">
        <w:rPr>
          <w:rFonts w:ascii="宋体" w:eastAsia="宋体" w:hAnsi="宋体" w:cs="Times New Roman" w:hint="eastAsia"/>
          <w:sz w:val="24"/>
          <w:szCs w:val="24"/>
        </w:rPr>
        <w:t>2</w:t>
      </w:r>
      <w:r w:rsidRPr="00BD330C">
        <w:rPr>
          <w:rFonts w:ascii="宋体" w:eastAsia="宋体" w:hAnsi="宋体" w:cs="Times New Roman" w:hint="eastAsia"/>
          <w:sz w:val="24"/>
          <w:szCs w:val="24"/>
        </w:rPr>
        <w:t>。</w:t>
      </w:r>
      <w:r w:rsidRPr="00C95E6F">
        <w:rPr>
          <w:rFonts w:ascii="Times New Roman" w:eastAsia="宋体" w:hAnsi="Times New Roman" w:cs="Times New Roman"/>
          <w:sz w:val="24"/>
          <w:szCs w:val="24"/>
        </w:rPr>
        <w:t>EGCA</w:t>
      </w:r>
      <w:r>
        <w:rPr>
          <w:rFonts w:ascii="宋体" w:eastAsia="宋体" w:hAnsi="宋体" w:cs="Times New Roman"/>
          <w:sz w:val="24"/>
          <w:szCs w:val="24"/>
        </w:rPr>
        <w:t>算法主要是基于</w:t>
      </w:r>
      <w:r>
        <w:rPr>
          <w:rFonts w:ascii="宋体" w:eastAsia="宋体" w:hAnsi="宋体" w:cs="Times New Roman" w:hint="eastAsia"/>
          <w:sz w:val="24"/>
          <w:szCs w:val="24"/>
        </w:rPr>
        <w:t>枚举和</w:t>
      </w:r>
      <w:r>
        <w:rPr>
          <w:rFonts w:ascii="宋体" w:eastAsia="宋体" w:hAnsi="宋体" w:cs="Times New Roman"/>
          <w:sz w:val="24"/>
          <w:szCs w:val="24"/>
        </w:rPr>
        <w:t>贪心策略</w:t>
      </w:r>
      <w:r>
        <w:rPr>
          <w:rFonts w:ascii="宋体" w:eastAsia="宋体" w:hAnsi="宋体" w:cs="Times New Roman" w:hint="eastAsia"/>
          <w:sz w:val="24"/>
          <w:szCs w:val="24"/>
        </w:rPr>
        <w:t>，</w:t>
      </w:r>
      <w:r>
        <w:rPr>
          <w:rFonts w:ascii="宋体" w:eastAsia="宋体" w:hAnsi="宋体" w:cs="Times New Roman"/>
          <w:sz w:val="24"/>
          <w:szCs w:val="24"/>
        </w:rPr>
        <w:t>在所有的参与感知的候选车辆集合</w:t>
      </w:r>
      <w:r w:rsidR="00C95E6F" w:rsidRPr="001C7BD9">
        <w:rPr>
          <w:position w:val="-6"/>
        </w:rPr>
        <w:object w:dxaOrig="240" w:dyaOrig="279" w14:anchorId="2F45D13C">
          <v:shape id="_x0000_i1231" type="#_x0000_t75" style="width:12pt;height:13.95pt" o:ole="">
            <v:imagedata r:id="rId405" o:title=""/>
          </v:shape>
          <o:OLEObject Type="Embed" ProgID="Equation.DSMT4" ShapeID="_x0000_i1231" DrawAspect="Content" ObjectID="_1612958292" r:id="rId406"/>
        </w:object>
      </w:r>
      <w:r>
        <w:rPr>
          <w:rFonts w:ascii="宋体" w:eastAsia="宋体" w:hAnsi="宋体" w:cs="Times New Roman"/>
          <w:sz w:val="24"/>
          <w:szCs w:val="24"/>
        </w:rPr>
        <w:t>中</w:t>
      </w:r>
      <w:r>
        <w:rPr>
          <w:rFonts w:ascii="宋体" w:eastAsia="宋体" w:hAnsi="宋体" w:cs="Times New Roman" w:hint="eastAsia"/>
          <w:sz w:val="24"/>
          <w:szCs w:val="24"/>
        </w:rPr>
        <w:t>，</w:t>
      </w:r>
      <w:r>
        <w:rPr>
          <w:rFonts w:ascii="宋体" w:eastAsia="宋体" w:hAnsi="宋体" w:cs="Times New Roman"/>
          <w:sz w:val="24"/>
          <w:szCs w:val="24"/>
        </w:rPr>
        <w:t>每一轮中选择一个候选车辆</w:t>
      </w:r>
      <w:r>
        <w:rPr>
          <w:rFonts w:ascii="宋体" w:eastAsia="宋体" w:hAnsi="宋体" w:cs="Times New Roman" w:hint="eastAsia"/>
          <w:sz w:val="24"/>
          <w:szCs w:val="24"/>
        </w:rPr>
        <w:t>，</w:t>
      </w:r>
      <w:r>
        <w:rPr>
          <w:rFonts w:ascii="宋体" w:eastAsia="宋体" w:hAnsi="宋体" w:cs="Times New Roman"/>
          <w:sz w:val="24"/>
          <w:szCs w:val="24"/>
        </w:rPr>
        <w:t>按照公式</w:t>
      </w:r>
      <w:r w:rsidR="00683AFE">
        <w:rPr>
          <w:rFonts w:ascii="宋体" w:eastAsia="宋体" w:hAnsi="宋体" w:cs="Times New Roman" w:hint="eastAsia"/>
          <w:sz w:val="24"/>
          <w:szCs w:val="24"/>
        </w:rPr>
        <w:t>(</w:t>
      </w:r>
      <w:r w:rsidR="00683AFE">
        <w:rPr>
          <w:rFonts w:ascii="宋体" w:eastAsia="宋体" w:hAnsi="宋体" w:cs="Times New Roman"/>
          <w:sz w:val="24"/>
          <w:szCs w:val="24"/>
        </w:rPr>
        <w:t>3</w:t>
      </w:r>
      <w:r w:rsidR="005E217F">
        <w:noBreakHyphen/>
      </w:r>
      <w:r w:rsidR="00683AFE">
        <w:rPr>
          <w:rFonts w:ascii="宋体" w:eastAsia="宋体" w:hAnsi="宋体" w:cs="Times New Roman"/>
          <w:sz w:val="24"/>
          <w:szCs w:val="24"/>
        </w:rPr>
        <w:t>1</w:t>
      </w:r>
      <w:r w:rsidR="00082E9A">
        <w:rPr>
          <w:rFonts w:ascii="宋体" w:eastAsia="宋体" w:hAnsi="宋体" w:cs="Times New Roman"/>
          <w:sz w:val="24"/>
          <w:szCs w:val="24"/>
        </w:rPr>
        <w:t>5</w:t>
      </w:r>
      <w:r w:rsidR="00683AFE">
        <w:rPr>
          <w:rFonts w:ascii="宋体" w:eastAsia="宋体" w:hAnsi="宋体" w:cs="Times New Roman"/>
          <w:sz w:val="24"/>
          <w:szCs w:val="24"/>
        </w:rPr>
        <w:t>)</w:t>
      </w:r>
      <w:r>
        <w:rPr>
          <w:rFonts w:ascii="宋体" w:eastAsia="宋体" w:hAnsi="宋体" w:cs="Times New Roman" w:hint="eastAsia"/>
          <w:sz w:val="24"/>
          <w:szCs w:val="24"/>
        </w:rPr>
        <w:t>计算</w:t>
      </w:r>
      <w:r w:rsidRPr="00BD330C">
        <w:rPr>
          <w:rFonts w:ascii="宋体" w:eastAsia="宋体" w:hAnsi="宋体" w:cs="Times New Roman"/>
          <w:sz w:val="24"/>
          <w:szCs w:val="24"/>
        </w:rPr>
        <w:t>空间</w:t>
      </w:r>
      <w:r w:rsidRPr="00BD330C">
        <w:rPr>
          <w:rFonts w:ascii="宋体" w:eastAsia="宋体" w:hAnsi="宋体" w:cs="Times New Roman" w:hint="eastAsia"/>
          <w:sz w:val="24"/>
          <w:szCs w:val="24"/>
        </w:rPr>
        <w:t>覆盖</w:t>
      </w:r>
      <w:r>
        <w:rPr>
          <w:rFonts w:ascii="宋体" w:eastAsia="宋体" w:hAnsi="宋体" w:cs="Times New Roman"/>
          <w:sz w:val="24"/>
          <w:szCs w:val="24"/>
        </w:rPr>
        <w:t>边际收</w:t>
      </w:r>
      <w:r w:rsidRPr="00BD330C">
        <w:rPr>
          <w:rFonts w:ascii="宋体" w:eastAsia="宋体" w:hAnsi="宋体" w:cs="Times New Roman"/>
          <w:sz w:val="24"/>
          <w:szCs w:val="24"/>
        </w:rPr>
        <w:t>益增加率</w:t>
      </w:r>
      <w:r>
        <w:rPr>
          <w:rFonts w:ascii="宋体" w:eastAsia="宋体" w:hAnsi="宋体" w:cs="Times New Roman" w:hint="eastAsia"/>
          <w:sz w:val="24"/>
          <w:szCs w:val="24"/>
        </w:rPr>
        <w:t>，</w:t>
      </w:r>
      <w:r>
        <w:rPr>
          <w:rFonts w:ascii="宋体" w:eastAsia="宋体" w:hAnsi="宋体" w:cs="Times New Roman"/>
          <w:sz w:val="24"/>
          <w:szCs w:val="24"/>
        </w:rPr>
        <w:t>选择边际增益增加率最大的车辆加入感知集合</w:t>
      </w:r>
      <w:r w:rsidR="005E217F" w:rsidRPr="001C7BD9">
        <w:rPr>
          <w:position w:val="-4"/>
        </w:rPr>
        <w:object w:dxaOrig="260" w:dyaOrig="260" w14:anchorId="2478C78F">
          <v:shape id="_x0000_i1232" type="#_x0000_t75" style="width:13pt;height:13pt" o:ole="">
            <v:imagedata r:id="rId395" o:title=""/>
          </v:shape>
          <o:OLEObject Type="Embed" ProgID="Equation.DSMT4" ShapeID="_x0000_i1232" DrawAspect="Content" ObjectID="_1612958293" r:id="rId407"/>
        </w:object>
      </w:r>
      <w:r>
        <w:rPr>
          <w:rFonts w:ascii="宋体" w:eastAsia="宋体" w:hAnsi="宋体" w:cs="Times New Roman" w:hint="eastAsia"/>
          <w:sz w:val="24"/>
          <w:szCs w:val="24"/>
        </w:rPr>
        <w:t>。</w:t>
      </w:r>
      <w:r>
        <w:rPr>
          <w:rFonts w:ascii="宋体" w:eastAsia="宋体" w:hAnsi="宋体" w:cs="Times New Roman"/>
          <w:sz w:val="24"/>
          <w:szCs w:val="24"/>
        </w:rPr>
        <w:t>按照这种方式执行下去</w:t>
      </w:r>
      <w:r>
        <w:rPr>
          <w:rFonts w:ascii="宋体" w:eastAsia="宋体" w:hAnsi="宋体" w:cs="Times New Roman" w:hint="eastAsia"/>
          <w:sz w:val="24"/>
          <w:szCs w:val="24"/>
        </w:rPr>
        <w:t>，直到感知成本超过感知成本预算阈值</w:t>
      </w:r>
      <w:r w:rsidRPr="00425FA5">
        <w:rPr>
          <w:position w:val="-12"/>
        </w:rPr>
        <w:object w:dxaOrig="480" w:dyaOrig="360" w14:anchorId="488C8DD8">
          <v:shape id="_x0000_i1233" type="#_x0000_t75" style="width:24pt;height:18pt" o:ole="">
            <v:imagedata r:id="rId408" o:title=""/>
          </v:shape>
          <o:OLEObject Type="Embed" ProgID="Equation.DSMT4" ShapeID="_x0000_i1233" DrawAspect="Content" ObjectID="_1612958294" r:id="rId409"/>
        </w:object>
      </w:r>
      <w:r w:rsidR="00DB46B0">
        <w:rPr>
          <w:rFonts w:hint="eastAsia"/>
        </w:rPr>
        <w:t>。</w:t>
      </w:r>
      <w:r w:rsidR="00DB46B0" w:rsidRPr="00DB46B0">
        <w:rPr>
          <w:rFonts w:ascii="宋体" w:eastAsia="宋体" w:hAnsi="宋体" w:hint="eastAsia"/>
          <w:sz w:val="24"/>
          <w:szCs w:val="24"/>
        </w:rPr>
        <w:t>该算法不仅考虑了移动感知节点移动轨迹对感知收益的影响，而且也考虑了单个移动感知节点的感知报酬对移动感知节点的选择及维护的影响。</w:t>
      </w:r>
    </w:p>
    <w:p w14:paraId="53484D4F" w14:textId="77777777" w:rsidR="00DB46B0" w:rsidRPr="00DB46B0" w:rsidRDefault="00DB46B0" w:rsidP="00451304">
      <w:pPr>
        <w:pStyle w:val="a3"/>
        <w:spacing w:line="400" w:lineRule="exact"/>
        <w:ind w:firstLineChars="0" w:firstLine="0"/>
        <w:rPr>
          <w:rFonts w:ascii="宋体" w:eastAsia="宋体" w:hAnsi="宋体" w:cs="Times New Roman"/>
          <w:sz w:val="24"/>
          <w:szCs w:val="24"/>
        </w:rPr>
      </w:pPr>
    </w:p>
    <w:p w14:paraId="17CABB39" w14:textId="77777777" w:rsidR="005E217F" w:rsidRPr="005E217F" w:rsidRDefault="005E217F" w:rsidP="005E217F">
      <w:pPr>
        <w:pStyle w:val="a4"/>
        <w:keepNext/>
        <w:jc w:val="center"/>
        <w:rPr>
          <w:rFonts w:ascii="楷体" w:eastAsia="楷体" w:hAnsi="楷体"/>
          <w:sz w:val="21"/>
          <w:szCs w:val="21"/>
        </w:rPr>
      </w:pPr>
      <w:r w:rsidRPr="005E217F">
        <w:rPr>
          <w:rFonts w:ascii="楷体" w:eastAsia="楷体" w:hAnsi="楷体" w:hint="eastAsia"/>
          <w:sz w:val="21"/>
          <w:szCs w:val="21"/>
        </w:rPr>
        <w:t>表 3</w:t>
      </w:r>
      <w:r w:rsidR="00C95E6F">
        <w:noBreakHyphen/>
      </w:r>
      <w:r w:rsidRPr="005E217F">
        <w:rPr>
          <w:rFonts w:ascii="楷体" w:eastAsia="楷体" w:hAnsi="楷体" w:hint="eastAsia"/>
          <w:sz w:val="21"/>
          <w:szCs w:val="21"/>
        </w:rPr>
        <w:t>2</w:t>
      </w:r>
      <w:r w:rsidRPr="005E217F">
        <w:rPr>
          <w:rFonts w:ascii="楷体" w:eastAsia="楷体" w:hAnsi="楷体"/>
          <w:sz w:val="21"/>
          <w:szCs w:val="21"/>
        </w:rPr>
        <w:t xml:space="preserve"> </w:t>
      </w:r>
      <w:r w:rsidRPr="005E217F">
        <w:rPr>
          <w:rFonts w:ascii="Times New Roman" w:eastAsia="楷体" w:hAnsi="Times New Roman" w:cs="Times New Roman"/>
          <w:sz w:val="21"/>
          <w:szCs w:val="21"/>
        </w:rPr>
        <w:t>EGCA</w:t>
      </w:r>
      <w:r w:rsidRPr="005E217F">
        <w:rPr>
          <w:rFonts w:ascii="楷体" w:eastAsia="楷体" w:hAnsi="楷体" w:hint="eastAsia"/>
          <w:sz w:val="21"/>
          <w:szCs w:val="21"/>
        </w:rPr>
        <w:t>伪代码</w:t>
      </w:r>
    </w:p>
    <w:tbl>
      <w:tblPr>
        <w:tblStyle w:val="aa"/>
        <w:tblW w:w="0" w:type="auto"/>
        <w:jc w:val="center"/>
        <w:tblLook w:val="04A0" w:firstRow="1" w:lastRow="0" w:firstColumn="1" w:lastColumn="0" w:noHBand="0" w:noVBand="1"/>
      </w:tblPr>
      <w:tblGrid>
        <w:gridCol w:w="7083"/>
      </w:tblGrid>
      <w:tr w:rsidR="00451304" w14:paraId="7BFE2A6B" w14:textId="77777777" w:rsidTr="008F14E4">
        <w:trPr>
          <w:jc w:val="center"/>
        </w:trPr>
        <w:tc>
          <w:tcPr>
            <w:tcW w:w="7083" w:type="dxa"/>
            <w:shd w:val="clear" w:color="auto" w:fill="808080" w:themeFill="background1" w:themeFillShade="80"/>
          </w:tcPr>
          <w:p w14:paraId="577D4648" w14:textId="77777777" w:rsidR="00451304" w:rsidRPr="008F14E4" w:rsidRDefault="00451304" w:rsidP="00451304">
            <w:pPr>
              <w:pStyle w:val="a3"/>
              <w:ind w:firstLineChars="0" w:firstLine="0"/>
              <w:rPr>
                <w:rFonts w:ascii="宋体" w:eastAsia="宋体" w:hAnsi="宋体"/>
                <w:b/>
                <w:sz w:val="24"/>
                <w:szCs w:val="24"/>
              </w:rPr>
            </w:pPr>
            <w:r w:rsidRPr="008F14E4">
              <w:rPr>
                <w:rFonts w:ascii="宋体" w:eastAsia="宋体" w:hAnsi="宋体"/>
                <w:b/>
                <w:color w:val="FFFFFF" w:themeColor="background1"/>
                <w:sz w:val="24"/>
                <w:szCs w:val="24"/>
              </w:rPr>
              <w:t>EGCA算法伪代码</w:t>
            </w:r>
          </w:p>
        </w:tc>
      </w:tr>
      <w:tr w:rsidR="00451304" w14:paraId="062E7117" w14:textId="77777777" w:rsidTr="001B0EE1">
        <w:trPr>
          <w:trHeight w:val="1408"/>
          <w:jc w:val="center"/>
        </w:trPr>
        <w:tc>
          <w:tcPr>
            <w:tcW w:w="7083" w:type="dxa"/>
          </w:tcPr>
          <w:p w14:paraId="60AE4B26" w14:textId="77777777" w:rsidR="00451304" w:rsidRDefault="00451304" w:rsidP="00451304">
            <w:pPr>
              <w:pStyle w:val="a3"/>
              <w:ind w:firstLineChars="0" w:firstLine="0"/>
              <w:rPr>
                <w:rFonts w:ascii="宋体" w:eastAsia="宋体" w:hAnsi="宋体"/>
                <w:sz w:val="24"/>
                <w:szCs w:val="24"/>
              </w:rPr>
            </w:pPr>
            <w:r>
              <w:rPr>
                <w:rFonts w:ascii="宋体" w:eastAsia="宋体" w:hAnsi="宋体" w:hint="eastAsia"/>
                <w:sz w:val="24"/>
                <w:szCs w:val="24"/>
              </w:rPr>
              <w:t>输入</w:t>
            </w:r>
            <w:r>
              <w:rPr>
                <w:rFonts w:ascii="宋体" w:eastAsia="宋体" w:hAnsi="宋体"/>
                <w:sz w:val="24"/>
                <w:szCs w:val="24"/>
              </w:rPr>
              <w:t>：</w:t>
            </w:r>
            <w:r>
              <w:rPr>
                <w:rFonts w:ascii="宋体" w:eastAsia="宋体" w:hAnsi="宋体" w:hint="eastAsia"/>
                <w:sz w:val="24"/>
                <w:szCs w:val="24"/>
              </w:rPr>
              <w:t>候选车辆</w:t>
            </w:r>
            <w:r>
              <w:rPr>
                <w:rFonts w:ascii="宋体" w:eastAsia="宋体" w:hAnsi="宋体"/>
                <w:sz w:val="24"/>
                <w:szCs w:val="24"/>
              </w:rPr>
              <w:t>集合</w:t>
            </w:r>
            <m:oMath>
              <m:r>
                <m:rPr>
                  <m:sty m:val="p"/>
                </m:rPr>
                <w:rPr>
                  <w:rFonts w:ascii="Cambria Math" w:eastAsia="宋体" w:hAnsi="Cambria Math"/>
                  <w:sz w:val="24"/>
                  <w:szCs w:val="24"/>
                </w:rPr>
                <m:t>V={</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n</m:t>
                  </m:r>
                </m:sub>
              </m:sSub>
              <m:r>
                <m:rPr>
                  <m:sty m:val="p"/>
                </m:rPr>
                <w:rPr>
                  <w:rFonts w:ascii="Cambria Math" w:eastAsia="宋体" w:hAnsi="Cambria Math"/>
                  <w:sz w:val="24"/>
                  <w:szCs w:val="24"/>
                </w:rPr>
                <m:t>}</m:t>
              </m:r>
            </m:oMath>
            <w:r>
              <w:rPr>
                <w:rFonts w:ascii="宋体" w:eastAsia="宋体" w:hAnsi="宋体" w:hint="eastAsia"/>
                <w:sz w:val="24"/>
                <w:szCs w:val="24"/>
              </w:rPr>
              <w:t>，</w:t>
            </w:r>
            <w:r>
              <w:rPr>
                <w:rFonts w:ascii="宋体" w:eastAsia="宋体" w:hAnsi="宋体"/>
                <w:sz w:val="24"/>
                <w:szCs w:val="24"/>
              </w:rPr>
              <w:t>感知报酬</w:t>
            </w:r>
            <m:oMath>
              <m:r>
                <m:rPr>
                  <m:sty m:val="p"/>
                </m:rPr>
                <w:rPr>
                  <w:rFonts w:ascii="Cambria Math" w:eastAsia="宋体" w:hAnsi="Cambria Math"/>
                  <w:sz w:val="24"/>
                  <w:szCs w:val="24"/>
                </w:rPr>
                <m:t>C={</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n</m:t>
                  </m:r>
                </m:sub>
              </m:sSub>
              <m:r>
                <m:rPr>
                  <m:sty m:val="p"/>
                </m:rPr>
                <w:rPr>
                  <w:rFonts w:ascii="Cambria Math" w:eastAsia="宋体" w:hAnsi="Cambria Math"/>
                  <w:sz w:val="24"/>
                  <w:szCs w:val="24"/>
                </w:rPr>
                <m:t>}</m:t>
              </m:r>
            </m:oMath>
            <w:r>
              <w:rPr>
                <w:rFonts w:ascii="宋体" w:eastAsia="宋体" w:hAnsi="宋体" w:hint="eastAsia"/>
                <w:sz w:val="24"/>
                <w:szCs w:val="24"/>
              </w:rPr>
              <w:t>,最大感知</w:t>
            </w:r>
            <w:r>
              <w:rPr>
                <w:rFonts w:ascii="宋体" w:eastAsia="宋体" w:hAnsi="宋体"/>
                <w:sz w:val="24"/>
                <w:szCs w:val="24"/>
              </w:rPr>
              <w:t>预算成本</w:t>
            </w:r>
            <m:oMath>
              <m:sSub>
                <m:sSubPr>
                  <m:ctrlPr>
                    <w:rPr>
                      <w:rFonts w:ascii="Cambria Math" w:eastAsia="宋体" w:hAnsi="Cambria Math"/>
                      <w:sz w:val="24"/>
                      <w:szCs w:val="24"/>
                    </w:rPr>
                  </m:ctrlPr>
                </m:sSubPr>
                <m:e>
                  <m:r>
                    <m:rPr>
                      <m:sty m:val="p"/>
                    </m:rPr>
                    <w:rPr>
                      <w:rFonts w:ascii="Cambria Math" w:eastAsia="宋体" w:hAnsi="Cambria Math"/>
                      <w:sz w:val="24"/>
                      <w:szCs w:val="24"/>
                    </w:rPr>
                    <m:t>C</m:t>
                  </m:r>
                </m:e>
                <m:sub>
                  <m:r>
                    <w:rPr>
                      <w:rFonts w:ascii="Cambria Math" w:eastAsia="宋体" w:hAnsi="Cambria Math"/>
                      <w:sz w:val="24"/>
                      <w:szCs w:val="24"/>
                    </w:rPr>
                    <m:t>max</m:t>
                  </m:r>
                </m:sub>
              </m:sSub>
            </m:oMath>
            <w:r>
              <w:rPr>
                <w:rFonts w:ascii="宋体" w:eastAsia="宋体" w:hAnsi="宋体" w:hint="eastAsia"/>
                <w:sz w:val="24"/>
                <w:szCs w:val="24"/>
              </w:rPr>
              <w:t>，初始</w:t>
            </w:r>
            <w:r>
              <w:rPr>
                <w:rFonts w:ascii="宋体" w:eastAsia="宋体" w:hAnsi="宋体"/>
                <w:sz w:val="24"/>
                <w:szCs w:val="24"/>
              </w:rPr>
              <w:t>候选车辆集合</w:t>
            </w:r>
            <m:oMath>
              <m:sSup>
                <m:sSupPr>
                  <m:ctrlPr>
                    <w:rPr>
                      <w:rFonts w:ascii="Cambria Math" w:eastAsia="宋体" w:hAnsi="Cambria Math"/>
                      <w:sz w:val="24"/>
                      <w:szCs w:val="24"/>
                    </w:rPr>
                  </m:ctrlPr>
                </m:sSupPr>
                <m:e>
                  <m:r>
                    <w:rPr>
                      <w:rFonts w:ascii="Cambria Math" w:eastAsia="宋体" w:hAnsi="Cambria Math"/>
                      <w:sz w:val="24"/>
                      <w:szCs w:val="24"/>
                    </w:rPr>
                    <m:t>S</m:t>
                  </m:r>
                </m:e>
                <m:sup>
                  <m:r>
                    <w:rPr>
                      <w:rFonts w:ascii="Cambria Math" w:eastAsia="宋体" w:hAnsi="Cambria Math"/>
                      <w:sz w:val="24"/>
                      <w:szCs w:val="24"/>
                    </w:rPr>
                    <m:t>0</m:t>
                  </m:r>
                </m:sup>
              </m:sSup>
            </m:oMath>
            <w:r>
              <w:rPr>
                <w:rFonts w:ascii="宋体" w:eastAsia="宋体" w:hAnsi="宋体" w:hint="eastAsia"/>
                <w:sz w:val="24"/>
                <w:szCs w:val="24"/>
              </w:rPr>
              <w:t>；</w:t>
            </w:r>
          </w:p>
          <w:p w14:paraId="1985C973" w14:textId="77777777" w:rsidR="00451304" w:rsidRDefault="00451304" w:rsidP="00451304">
            <w:pPr>
              <w:pStyle w:val="a3"/>
              <w:ind w:firstLineChars="0" w:firstLine="0"/>
              <w:rPr>
                <w:rFonts w:ascii="宋体" w:eastAsia="宋体" w:hAnsi="宋体"/>
                <w:sz w:val="24"/>
                <w:szCs w:val="24"/>
              </w:rPr>
            </w:pPr>
            <w:r>
              <w:rPr>
                <w:rFonts w:ascii="宋体" w:eastAsia="宋体" w:hAnsi="宋体" w:hint="eastAsia"/>
                <w:sz w:val="24"/>
                <w:szCs w:val="24"/>
              </w:rPr>
              <w:t>输出</w:t>
            </w:r>
            <w:r>
              <w:rPr>
                <w:rFonts w:ascii="宋体" w:eastAsia="宋体" w:hAnsi="宋体"/>
                <w:sz w:val="24"/>
                <w:szCs w:val="24"/>
              </w:rPr>
              <w:t>：</w:t>
            </w:r>
            <w:r>
              <w:rPr>
                <w:rFonts w:ascii="宋体" w:eastAsia="宋体" w:hAnsi="宋体" w:hint="eastAsia"/>
                <w:sz w:val="24"/>
                <w:szCs w:val="24"/>
              </w:rPr>
              <w:t>最优车辆</w:t>
            </w:r>
            <w:r>
              <w:rPr>
                <w:rFonts w:ascii="宋体" w:eastAsia="宋体" w:hAnsi="宋体"/>
                <w:sz w:val="24"/>
                <w:szCs w:val="24"/>
              </w:rPr>
              <w:t>集合</w:t>
            </w:r>
            <m:oMath>
              <m:r>
                <m:rPr>
                  <m:sty m:val="p"/>
                </m:rPr>
                <w:rPr>
                  <w:rFonts w:ascii="Cambria Math" w:eastAsia="宋体" w:hAnsi="Cambria Math"/>
                  <w:sz w:val="24"/>
                  <w:szCs w:val="24"/>
                </w:rPr>
                <m:t>Ω</m:t>
              </m:r>
            </m:oMath>
            <w:r>
              <w:rPr>
                <w:rFonts w:ascii="宋体" w:eastAsia="宋体" w:hAnsi="宋体" w:hint="eastAsia"/>
                <w:sz w:val="24"/>
                <w:szCs w:val="24"/>
              </w:rPr>
              <w:t>；</w:t>
            </w:r>
          </w:p>
          <w:p w14:paraId="3C8DEFAF" w14:textId="77777777" w:rsidR="00451304" w:rsidRPr="000E0628" w:rsidRDefault="00451304" w:rsidP="00451304">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max</m:t>
                </m:r>
                <m:r>
                  <m:rPr>
                    <m:sty m:val="p"/>
                  </m:rPr>
                  <w:rPr>
                    <w:rFonts w:ascii="Cambria Math" w:eastAsia="宋体" w:hAnsi="Cambria Math" w:cs="Times New Roman"/>
                    <w:sz w:val="24"/>
                    <w:szCs w:val="24"/>
                  </w:rPr>
                  <m:t>⟵0;</m:t>
                </m:r>
              </m:oMath>
            </m:oMathPara>
          </w:p>
          <w:p w14:paraId="2C30DB2D" w14:textId="77777777" w:rsidR="00451304" w:rsidRPr="000E0628" w:rsidRDefault="00451304" w:rsidP="00451304">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Ω⟵ϕ</m:t>
                </m:r>
              </m:oMath>
            </m:oMathPara>
          </w:p>
          <w:p w14:paraId="69551594" w14:textId="77777777" w:rsidR="00451304" w:rsidRPr="000E0628" w:rsidRDefault="00451304" w:rsidP="00451304">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S⟵ϕ</m:t>
                </m:r>
              </m:oMath>
            </m:oMathPara>
          </w:p>
          <w:p w14:paraId="0029AC81" w14:textId="77777777" w:rsidR="00451304" w:rsidRPr="000E0628" w:rsidRDefault="00451304" w:rsidP="00451304">
            <w:pPr>
              <w:pStyle w:val="a3"/>
              <w:ind w:firstLineChars="0" w:firstLine="480"/>
              <w:rPr>
                <w:rFonts w:ascii="Times New Roman" w:eastAsia="宋体" w:hAnsi="Times New Roman" w:cs="Times New Roman"/>
                <w:sz w:val="24"/>
                <w:szCs w:val="24"/>
              </w:rPr>
            </w:pPr>
            <w:r>
              <w:rPr>
                <w:rFonts w:ascii="Times New Roman" w:eastAsia="宋体" w:hAnsi="Times New Roman" w:cs="Times New Roman"/>
                <w:b/>
                <w:sz w:val="24"/>
                <w:szCs w:val="24"/>
              </w:rPr>
              <w:t>f</w:t>
            </w:r>
            <w:r w:rsidRPr="000E0628">
              <w:rPr>
                <w:rFonts w:ascii="Times New Roman" w:eastAsia="宋体" w:hAnsi="Times New Roman" w:cs="Times New Roman"/>
                <w:b/>
                <w:sz w:val="24"/>
                <w:szCs w:val="24"/>
              </w:rPr>
              <w:t>or</w:t>
            </w:r>
            <w:r>
              <w:rPr>
                <w:rFonts w:ascii="Times New Roman" w:eastAsia="宋体" w:hAnsi="Times New Roman" w:cs="Times New Roman"/>
                <w:b/>
                <w:sz w:val="24"/>
                <w:szCs w:val="24"/>
              </w:rPr>
              <w:t xml:space="preserve"> each</w:t>
            </w:r>
            <w:r w:rsidRPr="000E0628">
              <w:rPr>
                <w:rFonts w:ascii="Times New Roman" w:eastAsia="宋体" w:hAnsi="Times New Roman" w:cs="Times New Roman"/>
                <w:sz w:val="24"/>
                <w:szCs w:val="24"/>
              </w:rPr>
              <w:t xml:space="preserve"> </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r>
                <w:rPr>
                  <w:rFonts w:ascii="Cambria Math" w:eastAsia="宋体" w:hAnsi="Cambria Math" w:cs="Times New Roman"/>
                  <w:sz w:val="24"/>
                  <w:szCs w:val="24"/>
                </w:rPr>
                <m:t>⊆V,C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r>
                <w:rPr>
                  <w:rFonts w:ascii="Cambria Math" w:eastAsia="宋体" w:hAnsi="Cambria Math" w:cs="Times New Roman"/>
                  <w:sz w:val="24"/>
                  <w:szCs w:val="24"/>
                </w:rPr>
                <m:t>,</m:t>
              </m:r>
              <m:r>
                <w:rPr>
                  <w:rFonts w:ascii="Cambria Math" w:eastAsia="宋体" w:hAnsi="Cambria Math" w:cs="Times New Roman" w:hint="eastAsia"/>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r>
                <w:rPr>
                  <w:rFonts w:ascii="Cambria Math" w:eastAsia="宋体" w:hAnsi="Cambria Math" w:cs="Times New Roman"/>
                  <w:sz w:val="24"/>
                  <w:szCs w:val="24"/>
                </w:rPr>
                <m:t xml:space="preserve">|=3 </m:t>
              </m:r>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do</w:t>
            </w:r>
          </w:p>
          <w:p w14:paraId="59CB8D41" w14:textId="77777777" w:rsidR="00451304" w:rsidRPr="000E0628" w:rsidRDefault="00451304" w:rsidP="00451304">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S⟵</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oMath>
          </w:p>
          <w:p w14:paraId="70F6DFE3" w14:textId="77777777" w:rsidR="00451304" w:rsidRPr="000E0628" w:rsidRDefault="00451304" w:rsidP="00451304">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 xml:space="preserve"> </w:t>
            </w:r>
            <w:r>
              <w:rPr>
                <w:rFonts w:ascii="Times New Roman" w:eastAsia="宋体" w:hAnsi="Times New Roman" w:cs="Times New Roman"/>
                <w:b/>
                <w:sz w:val="24"/>
                <w:szCs w:val="24"/>
              </w:rPr>
              <w:t>F</w:t>
            </w:r>
            <w:r w:rsidRPr="000E0628">
              <w:rPr>
                <w:rFonts w:ascii="Times New Roman" w:eastAsia="宋体" w:hAnsi="Times New Roman" w:cs="Times New Roman"/>
                <w:b/>
                <w:sz w:val="24"/>
                <w:szCs w:val="24"/>
              </w:rPr>
              <w:t>or</w:t>
            </w:r>
            <w:r>
              <w:rPr>
                <w:rFonts w:ascii="Times New Roman" w:eastAsia="宋体" w:hAnsi="Times New Roman" w:cs="Times New Roman"/>
                <w:b/>
                <w:sz w:val="24"/>
                <w:szCs w:val="24"/>
              </w:rPr>
              <w:t xml:space="preserve"> each </w:t>
            </w:r>
            <w:r w:rsidRPr="000E0628">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∈V-S</m:t>
              </m:r>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do</w:t>
            </w:r>
          </w:p>
          <w:p w14:paraId="49F7F78F" w14:textId="77777777" w:rsidR="00451304" w:rsidRPr="000E0628" w:rsidRDefault="00451304" w:rsidP="00451304">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r>
                <m:rPr>
                  <m:sty m:val="p"/>
                </m:rPr>
                <w:rPr>
                  <w:rFonts w:ascii="Cambria Math" w:eastAsia="宋体" w:hAnsi="Cambria Math" w:cs="Times New Roman"/>
                  <w:sz w:val="24"/>
                  <w:szCs w:val="24"/>
                </w:rPr>
                <m:t>⟵{S∪</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w:br/>
              </m:r>
            </m:oMath>
            <m:oMathPara>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E</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STC</m:t>
                    </m:r>
                    <m:d>
                      <m:dPr>
                        <m:ctrlPr>
                          <w:rPr>
                            <w:rFonts w:ascii="Cambria Math" w:eastAsia="宋体" w:hAnsi="Cambria Math" w:cs="Times New Roman"/>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m:rPr>
                                <m:sty m:val="p"/>
                              </m:rPr>
                              <w:rPr>
                                <w:rFonts w:ascii="Cambria Math" w:eastAsia="宋体" w:hAnsi="Cambria Math" w:cs="Times New Roman"/>
                                <w:sz w:val="24"/>
                                <w:szCs w:val="24"/>
                              </w:rPr>
                              <m:t>'</m:t>
                            </m:r>
                          </m:sup>
                        </m:sSup>
                      </m:e>
                    </m:d>
                    <m:r>
                      <m:rPr>
                        <m:sty m:val="p"/>
                      </m:rPr>
                      <w:rPr>
                        <w:rFonts w:ascii="Cambria Math" w:eastAsia="宋体" w:hAnsi="Cambria Math" w:cs="Times New Roman"/>
                        <w:sz w:val="24"/>
                        <w:szCs w:val="24"/>
                      </w:rPr>
                      <m:t>-</m:t>
                    </m:r>
                    <m:r>
                      <w:rPr>
                        <w:rFonts w:ascii="Cambria Math" w:eastAsia="宋体" w:hAnsi="Cambria Math" w:cs="Times New Roman"/>
                        <w:sz w:val="24"/>
                        <w:szCs w:val="24"/>
                      </w:rPr>
                      <m:t>STC</m:t>
                    </m:r>
                    <m:r>
                      <m:rPr>
                        <m:sty m:val="p"/>
                      </m:rPr>
                      <w:rPr>
                        <w:rFonts w:ascii="Cambria Math" w:eastAsia="宋体" w:hAnsi="Cambria Math" w:cs="Times New Roman"/>
                        <w:sz w:val="24"/>
                        <w:szCs w:val="24"/>
                      </w:rPr>
                      <m:t>(Ω)</m:t>
                    </m:r>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den>
                </m:f>
                <m:r>
                  <w:rPr>
                    <w:rFonts w:ascii="Cambria Math" w:eastAsia="宋体" w:hAnsi="Cambria Math" w:cs="Times New Roman"/>
                    <w:sz w:val="24"/>
                    <w:szCs w:val="24"/>
                  </w:rPr>
                  <m:t xml:space="preserve">             </m:t>
                </m:r>
              </m:oMath>
            </m:oMathPara>
          </w:p>
          <w:p w14:paraId="48E0F899" w14:textId="77777777" w:rsidR="00451304" w:rsidRPr="000E0628" w:rsidRDefault="00451304" w:rsidP="00451304">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if</w:t>
            </w:r>
            <w:r w:rsidRPr="000E0628">
              <w:rPr>
                <w:rFonts w:ascii="Times New Roman" w:eastAsia="宋体" w:hAnsi="Times New Roman" w:cs="Times New Roman"/>
                <w:sz w:val="24"/>
                <w:szCs w:val="24"/>
              </w:rPr>
              <w:t xml:space="preserve"> </w:t>
            </w:r>
            <m:oMath>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E</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&gt;max</m:t>
              </m:r>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and</w:t>
            </w:r>
            <w:r w:rsidRPr="000E0628">
              <w:rPr>
                <w:rFonts w:ascii="Times New Roman" w:eastAsia="宋体" w:hAnsi="Times New Roman" w:cs="Times New Roman"/>
                <w:sz w:val="24"/>
                <w:szCs w:val="24"/>
              </w:rPr>
              <w:t xml:space="preserve"> </w:t>
            </w:r>
            <m:oMath>
              <m:r>
                <w:rPr>
                  <w:rFonts w:ascii="Cambria Math" w:eastAsia="宋体" w:hAnsi="Cambria Math" w:cs="Times New Roman"/>
                  <w:sz w:val="24"/>
                  <w:szCs w:val="24"/>
                </w:rPr>
                <m:t>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e>
              </m:d>
              <m:r>
                <w:rPr>
                  <w:rFonts w:ascii="Cambria Math" w:eastAsia="宋体" w:hAnsi="Cambria Math" w:cs="Times New Roman"/>
                  <w:sz w:val="24"/>
                  <w:szCs w:val="24"/>
                </w:rPr>
                <m:t>&lt;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then</w:t>
            </w:r>
          </w:p>
          <w:p w14:paraId="79ADE2A4" w14:textId="77777777" w:rsidR="00451304" w:rsidRPr="000E0628" w:rsidRDefault="00451304" w:rsidP="00451304">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S⟵</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oMath>
          </w:p>
          <w:p w14:paraId="1EDC9E59" w14:textId="77777777" w:rsidR="00451304" w:rsidRPr="000E0628" w:rsidRDefault="00451304" w:rsidP="00451304">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w:rPr>
                  <w:rFonts w:ascii="Cambria Math" w:eastAsia="宋体" w:hAnsi="Cambria Math" w:cs="Times New Roman"/>
                  <w:sz w:val="24"/>
                  <w:szCs w:val="24"/>
                </w:rPr>
                <m:t>max</m:t>
              </m:r>
              <m:r>
                <m:rPr>
                  <m:sty m:val="p"/>
                </m:rP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E</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oMath>
          </w:p>
          <w:p w14:paraId="10B37E0C" w14:textId="77777777" w:rsidR="00451304" w:rsidRPr="000E0628" w:rsidRDefault="00451304" w:rsidP="00451304">
            <w:pPr>
              <w:pStyle w:val="a3"/>
              <w:ind w:firstLineChars="0" w:firstLine="480"/>
              <w:rPr>
                <w:rFonts w:ascii="Times New Roman" w:eastAsia="宋体" w:hAnsi="Times New Roman" w:cs="Times New Roman"/>
                <w:b/>
                <w:sz w:val="24"/>
                <w:szCs w:val="24"/>
              </w:rPr>
            </w:pPr>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end if</w:t>
            </w:r>
          </w:p>
          <w:p w14:paraId="50F7514C" w14:textId="77777777" w:rsidR="00451304" w:rsidRPr="000E0628" w:rsidRDefault="00451304" w:rsidP="00451304">
            <w:pPr>
              <w:pStyle w:val="a3"/>
              <w:ind w:firstLineChars="500" w:firstLine="1205"/>
              <w:rPr>
                <w:rFonts w:ascii="Times New Roman" w:eastAsia="宋体" w:hAnsi="Times New Roman" w:cs="Times New Roman"/>
                <w:sz w:val="24"/>
                <w:szCs w:val="24"/>
              </w:rPr>
            </w:pPr>
            <w:r w:rsidRPr="000E0628">
              <w:rPr>
                <w:rFonts w:ascii="Times New Roman" w:eastAsia="宋体" w:hAnsi="Times New Roman" w:cs="Times New Roman"/>
                <w:b/>
                <w:sz w:val="24"/>
                <w:szCs w:val="24"/>
              </w:rPr>
              <w:lastRenderedPageBreak/>
              <w:t>if</w:t>
            </w:r>
            <w:r w:rsidRPr="000E0628">
              <w:rPr>
                <w:rFonts w:ascii="Times New Roman" w:eastAsia="宋体" w:hAnsi="Times New Roman" w:cs="Times New Roman"/>
                <w:sz w:val="24"/>
                <w:szCs w:val="24"/>
              </w:rPr>
              <w:t xml:space="preserve"> </w:t>
            </w:r>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r>
                    <w:rPr>
                      <w:rFonts w:ascii="Cambria Math" w:eastAsia="宋体" w:hAnsi="Cambria Math" w:cs="Times New Roman"/>
                      <w:sz w:val="24"/>
                      <w:szCs w:val="24"/>
                    </w:rPr>
                    <m:t>S</m:t>
                  </m:r>
                </m:e>
              </m:d>
              <m:r>
                <w:rPr>
                  <w:rFonts w:ascii="Cambria Math" w:eastAsia="宋体" w:hAnsi="Cambria Math" w:cs="Times New Roman"/>
                  <w:sz w:val="24"/>
                  <w:szCs w:val="24"/>
                </w:rPr>
                <m:t>&gt;STC(</m:t>
              </m:r>
              <m:r>
                <m:rPr>
                  <m:sty m:val="p"/>
                </m:rPr>
                <w:rPr>
                  <w:rFonts w:ascii="Cambria Math" w:eastAsia="宋体" w:hAnsi="Cambria Math" w:cs="Times New Roman"/>
                  <w:sz w:val="24"/>
                  <w:szCs w:val="24"/>
                </w:rPr>
                <m:t>Ω</m:t>
              </m:r>
              <m:r>
                <w:rPr>
                  <w:rFonts w:ascii="Cambria Math" w:eastAsia="宋体" w:hAnsi="Cambria Math" w:cs="Times New Roman"/>
                  <w:sz w:val="24"/>
                  <w:szCs w:val="24"/>
                </w:rPr>
                <m:t>)</m:t>
              </m:r>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then</w:t>
            </w:r>
          </w:p>
          <w:p w14:paraId="3AF6C0A1" w14:textId="77777777" w:rsidR="00451304" w:rsidRPr="000E0628" w:rsidRDefault="00451304" w:rsidP="00451304">
            <w:pPr>
              <w:pStyle w:val="a3"/>
              <w:ind w:firstLineChars="300" w:firstLine="72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 xml:space="preserve">           Ω⟵</m:t>
              </m:r>
              <m:r>
                <w:rPr>
                  <w:rFonts w:ascii="Cambria Math" w:eastAsia="宋体" w:hAnsi="Cambria Math" w:cs="Times New Roman"/>
                  <w:sz w:val="24"/>
                  <w:szCs w:val="24"/>
                </w:rPr>
                <m:t>S</m:t>
              </m:r>
            </m:oMath>
          </w:p>
          <w:p w14:paraId="2748A92C" w14:textId="77777777" w:rsidR="00451304" w:rsidRPr="000E0628" w:rsidRDefault="00451304" w:rsidP="00451304">
            <w:pPr>
              <w:pStyle w:val="a3"/>
              <w:ind w:firstLineChars="500" w:firstLine="1205"/>
              <w:rPr>
                <w:rFonts w:ascii="Times New Roman" w:eastAsia="宋体" w:hAnsi="Times New Roman" w:cs="Times New Roman"/>
                <w:b/>
                <w:sz w:val="24"/>
                <w:szCs w:val="24"/>
              </w:rPr>
            </w:pPr>
            <w:r w:rsidRPr="000E0628">
              <w:rPr>
                <w:rFonts w:ascii="Times New Roman" w:eastAsia="宋体" w:hAnsi="Times New Roman" w:cs="Times New Roman"/>
                <w:b/>
                <w:sz w:val="24"/>
                <w:szCs w:val="24"/>
              </w:rPr>
              <w:t>end if</w:t>
            </w:r>
          </w:p>
          <w:p w14:paraId="298EB7CE" w14:textId="77777777" w:rsidR="00451304" w:rsidRPr="0033004B" w:rsidRDefault="00451304" w:rsidP="00451304">
            <w:pPr>
              <w:ind w:firstLineChars="374" w:firstLine="901"/>
              <w:rPr>
                <w:rFonts w:ascii="Times New Roman" w:eastAsia="宋体" w:hAnsi="Times New Roman" w:cs="Times New Roman"/>
                <w:b/>
                <w:sz w:val="24"/>
                <w:szCs w:val="24"/>
              </w:rPr>
            </w:pPr>
            <w:r w:rsidRPr="0033004B">
              <w:rPr>
                <w:rFonts w:ascii="Times New Roman" w:eastAsia="宋体" w:hAnsi="Times New Roman" w:cs="Times New Roman"/>
                <w:b/>
                <w:sz w:val="24"/>
                <w:szCs w:val="24"/>
              </w:rPr>
              <w:t>end for</w:t>
            </w:r>
          </w:p>
          <w:p w14:paraId="632E23DD" w14:textId="77777777" w:rsidR="00451304" w:rsidRDefault="00451304" w:rsidP="00451304">
            <w:pPr>
              <w:ind w:firstLineChars="175" w:firstLine="422"/>
              <w:rPr>
                <w:rFonts w:ascii="Times New Roman" w:eastAsia="宋体" w:hAnsi="Times New Roman" w:cs="Times New Roman"/>
                <w:b/>
                <w:sz w:val="24"/>
                <w:szCs w:val="24"/>
              </w:rPr>
            </w:pPr>
            <w:r w:rsidRPr="000E0628">
              <w:rPr>
                <w:rFonts w:ascii="Times New Roman" w:eastAsia="宋体" w:hAnsi="Times New Roman" w:cs="Times New Roman"/>
                <w:b/>
                <w:sz w:val="24"/>
                <w:szCs w:val="24"/>
              </w:rPr>
              <w:t>end for</w:t>
            </w:r>
          </w:p>
          <w:p w14:paraId="7C22C0CE" w14:textId="77777777" w:rsidR="00451304" w:rsidRPr="000E0628" w:rsidRDefault="00451304" w:rsidP="00451304">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S⟵ϕ</m:t>
                </m:r>
              </m:oMath>
            </m:oMathPara>
          </w:p>
          <w:p w14:paraId="5C4B91C6" w14:textId="77777777" w:rsidR="00451304" w:rsidRDefault="00451304" w:rsidP="00451304">
            <w:pPr>
              <w:ind w:firstLineChars="175" w:firstLine="422"/>
              <w:rPr>
                <w:rFonts w:ascii="Times New Roman" w:eastAsia="宋体" w:hAnsi="Times New Roman" w:cs="Times New Roman"/>
                <w:b/>
                <w:sz w:val="24"/>
                <w:szCs w:val="24"/>
              </w:rPr>
            </w:pPr>
            <w:r>
              <w:rPr>
                <w:rFonts w:ascii="Times New Roman" w:eastAsia="宋体" w:hAnsi="Times New Roman" w:cs="Times New Roman"/>
                <w:b/>
                <w:sz w:val="24"/>
                <w:szCs w:val="24"/>
              </w:rPr>
              <w:t xml:space="preserve">for each </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r>
                <w:rPr>
                  <w:rFonts w:ascii="Cambria Math" w:eastAsia="宋体" w:hAnsi="Cambria Math" w:cs="Times New Roman"/>
                  <w:sz w:val="24"/>
                  <w:szCs w:val="24"/>
                </w:rPr>
                <m:t>⊆V</m:t>
              </m:r>
            </m:oMath>
            <w:r>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r>
                <w:rPr>
                  <w:rFonts w:ascii="Cambria Math" w:eastAsia="宋体" w:hAnsi="Cambria Math" w:cs="Times New Roman" w:hint="eastAsia"/>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r>
                <w:rPr>
                  <w:rFonts w:ascii="Cambria Math" w:eastAsia="宋体" w:hAnsi="Cambria Math" w:cs="Times New Roman"/>
                  <w:sz w:val="24"/>
                  <w:szCs w:val="24"/>
                </w:rPr>
                <m:t>|&lt;3</m:t>
              </m:r>
            </m:oMath>
            <w:r>
              <w:rPr>
                <w:rFonts w:ascii="Times New Roman" w:eastAsia="宋体" w:hAnsi="Times New Roman" w:cs="Times New Roman" w:hint="eastAsia"/>
                <w:sz w:val="24"/>
                <w:szCs w:val="24"/>
              </w:rPr>
              <w:t xml:space="preserve"> </w:t>
            </w:r>
            <w:r w:rsidRPr="00570748">
              <w:rPr>
                <w:rFonts w:ascii="Times New Roman" w:eastAsia="宋体" w:hAnsi="Times New Roman" w:cs="Times New Roman"/>
                <w:b/>
                <w:sz w:val="24"/>
                <w:szCs w:val="24"/>
              </w:rPr>
              <w:t>do</w:t>
            </w:r>
          </w:p>
          <w:p w14:paraId="5A244B58" w14:textId="77777777" w:rsidR="00451304" w:rsidRDefault="00451304" w:rsidP="00451304">
            <w:pPr>
              <w:ind w:firstLineChars="175" w:firstLine="420"/>
              <w:rPr>
                <w:rFonts w:ascii="宋体" w:eastAsia="宋体" w:hAnsi="宋体"/>
                <w:b/>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570748">
              <w:rPr>
                <w:rFonts w:ascii="宋体" w:eastAsia="宋体" w:hAnsi="宋体"/>
                <w:b/>
                <w:sz w:val="24"/>
                <w:szCs w:val="24"/>
              </w:rPr>
              <w:t>if</w:t>
            </w:r>
            <w:r>
              <w:rPr>
                <w:rFonts w:ascii="宋体" w:eastAsia="宋体" w:hAnsi="宋体"/>
                <w:sz w:val="24"/>
                <w:szCs w:val="24"/>
              </w:rPr>
              <w:t xml:space="preserve"> </w:t>
            </w:r>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e>
              </m:d>
              <m:r>
                <w:rPr>
                  <w:rFonts w:ascii="Cambria Math" w:eastAsia="宋体" w:hAnsi="Cambria Math" w:cs="Times New Roman"/>
                  <w:sz w:val="24"/>
                  <w:szCs w:val="24"/>
                </w:rPr>
                <m:t>&gt;STC(</m:t>
              </m:r>
              <m:r>
                <m:rPr>
                  <m:sty m:val="p"/>
                </m:rPr>
                <w:rPr>
                  <w:rFonts w:ascii="Cambria Math" w:eastAsia="宋体" w:hAnsi="Cambria Math" w:cs="Times New Roman"/>
                  <w:sz w:val="24"/>
                  <w:szCs w:val="24"/>
                </w:rPr>
                <m:t>S</m:t>
              </m:r>
              <m:r>
                <w:rPr>
                  <w:rFonts w:ascii="Cambria Math" w:eastAsia="宋体" w:hAnsi="Cambria Math" w:cs="Times New Roman"/>
                  <w:sz w:val="24"/>
                  <w:szCs w:val="24"/>
                </w:rPr>
                <m:t>)</m:t>
              </m:r>
            </m:oMath>
            <w:r>
              <w:rPr>
                <w:rFonts w:ascii="宋体" w:eastAsia="宋体" w:hAnsi="宋体" w:hint="eastAsia"/>
                <w:sz w:val="24"/>
                <w:szCs w:val="24"/>
              </w:rPr>
              <w:t xml:space="preserve"> </w:t>
            </w:r>
            <w:r>
              <w:rPr>
                <w:rFonts w:ascii="宋体" w:eastAsia="宋体" w:hAnsi="宋体"/>
                <w:sz w:val="24"/>
                <w:szCs w:val="24"/>
              </w:rPr>
              <w:t xml:space="preserve"> </w:t>
            </w:r>
            <w:r w:rsidRPr="00570748">
              <w:rPr>
                <w:rFonts w:ascii="宋体" w:eastAsia="宋体" w:hAnsi="宋体"/>
                <w:b/>
                <w:sz w:val="24"/>
                <w:szCs w:val="24"/>
              </w:rPr>
              <w:t>then</w:t>
            </w:r>
          </w:p>
          <w:p w14:paraId="3D6B56D2" w14:textId="77777777" w:rsidR="00451304" w:rsidRDefault="00451304" w:rsidP="00451304">
            <w:pPr>
              <w:ind w:firstLineChars="175" w:firstLine="42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m:oMath>
              <m:r>
                <m:rPr>
                  <m:sty m:val="p"/>
                </m:rPr>
                <w:rPr>
                  <w:rFonts w:ascii="Cambria Math" w:eastAsia="宋体" w:hAnsi="Cambria Math" w:cs="Times New Roman"/>
                  <w:sz w:val="24"/>
                  <w:szCs w:val="24"/>
                </w:rPr>
                <m:t>S⟵</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oMath>
          </w:p>
          <w:p w14:paraId="59EE86B0" w14:textId="77777777" w:rsidR="00451304" w:rsidRDefault="00451304" w:rsidP="00451304">
            <w:pPr>
              <w:ind w:firstLineChars="175" w:firstLine="420"/>
              <w:rPr>
                <w:rFonts w:ascii="宋体" w:eastAsia="宋体" w:hAnsi="宋体"/>
                <w:b/>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b/>
                <w:sz w:val="24"/>
                <w:szCs w:val="24"/>
              </w:rPr>
              <w:t>e</w:t>
            </w:r>
            <w:r w:rsidRPr="00570748">
              <w:rPr>
                <w:rFonts w:ascii="宋体" w:eastAsia="宋体" w:hAnsi="宋体"/>
                <w:b/>
                <w:sz w:val="24"/>
                <w:szCs w:val="24"/>
              </w:rPr>
              <w:t>nd</w:t>
            </w:r>
            <w:r>
              <w:rPr>
                <w:rFonts w:ascii="宋体" w:eastAsia="宋体" w:hAnsi="宋体"/>
                <w:b/>
                <w:sz w:val="24"/>
                <w:szCs w:val="24"/>
              </w:rPr>
              <w:t xml:space="preserve"> if</w:t>
            </w:r>
          </w:p>
          <w:p w14:paraId="2EB1E3F5" w14:textId="77777777" w:rsidR="00451304" w:rsidRDefault="00451304" w:rsidP="00451304">
            <w:pPr>
              <w:ind w:firstLineChars="175" w:firstLine="422"/>
              <w:rPr>
                <w:rFonts w:ascii="宋体" w:eastAsia="宋体" w:hAnsi="宋体"/>
                <w:b/>
                <w:sz w:val="24"/>
                <w:szCs w:val="24"/>
              </w:rPr>
            </w:pPr>
            <w:r>
              <w:rPr>
                <w:rFonts w:ascii="宋体" w:eastAsia="宋体" w:hAnsi="宋体" w:hint="eastAsia"/>
                <w:b/>
                <w:sz w:val="24"/>
                <w:szCs w:val="24"/>
              </w:rPr>
              <w:t>e</w:t>
            </w:r>
            <w:r>
              <w:rPr>
                <w:rFonts w:ascii="宋体" w:eastAsia="宋体" w:hAnsi="宋体"/>
                <w:b/>
                <w:sz w:val="24"/>
                <w:szCs w:val="24"/>
              </w:rPr>
              <w:t>nd for</w:t>
            </w:r>
          </w:p>
          <w:p w14:paraId="7982F58F" w14:textId="77777777" w:rsidR="00451304" w:rsidRDefault="00451304" w:rsidP="00451304">
            <w:pPr>
              <w:ind w:firstLineChars="175" w:firstLine="422"/>
              <w:rPr>
                <w:rFonts w:ascii="宋体" w:eastAsia="宋体" w:hAnsi="宋体"/>
                <w:sz w:val="24"/>
                <w:szCs w:val="24"/>
              </w:rPr>
            </w:pPr>
            <w:r>
              <w:rPr>
                <w:rFonts w:ascii="宋体" w:eastAsia="宋体" w:hAnsi="宋体"/>
                <w:b/>
                <w:sz w:val="24"/>
                <w:szCs w:val="24"/>
              </w:rPr>
              <w:t xml:space="preserve">if </w:t>
            </w:r>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r>
                    <m:rPr>
                      <m:sty m:val="p"/>
                    </m:rPr>
                    <w:rPr>
                      <w:rFonts w:ascii="Cambria Math" w:eastAsia="宋体" w:hAnsi="Cambria Math" w:cs="Times New Roman"/>
                      <w:sz w:val="24"/>
                      <w:szCs w:val="24"/>
                    </w:rPr>
                    <m:t>S</m:t>
                  </m:r>
                </m:e>
              </m:d>
              <m:r>
                <w:rPr>
                  <w:rFonts w:ascii="Cambria Math" w:eastAsia="宋体" w:hAnsi="Cambria Math" w:cs="Times New Roman"/>
                  <w:sz w:val="24"/>
                  <w:szCs w:val="24"/>
                </w:rPr>
                <m:t>&gt;STC(</m:t>
              </m:r>
              <m:r>
                <m:rPr>
                  <m:sty m:val="p"/>
                </m:rPr>
                <w:rPr>
                  <w:rFonts w:ascii="Cambria Math" w:eastAsia="宋体" w:hAnsi="Cambria Math" w:cs="Times New Roman"/>
                  <w:sz w:val="24"/>
                  <w:szCs w:val="24"/>
                </w:rPr>
                <m:t>Ω</m:t>
              </m:r>
              <m:r>
                <w:rPr>
                  <w:rFonts w:ascii="Cambria Math" w:eastAsia="宋体" w:hAnsi="Cambria Math" w:cs="Times New Roman"/>
                  <w:sz w:val="24"/>
                  <w:szCs w:val="24"/>
                </w:rPr>
                <m:t>)</m:t>
              </m:r>
            </m:oMath>
          </w:p>
          <w:p w14:paraId="30135AB3" w14:textId="77777777" w:rsidR="00451304" w:rsidRPr="00570748" w:rsidRDefault="00451304" w:rsidP="00451304">
            <w:pPr>
              <w:ind w:firstLineChars="175" w:firstLine="420"/>
              <w:rPr>
                <w:rFonts w:ascii="宋体" w:eastAsia="宋体" w:hAnsi="宋体"/>
                <w:sz w:val="24"/>
                <w:szCs w:val="24"/>
              </w:rPr>
            </w:pPr>
            <m:oMathPara>
              <m:oMathParaPr>
                <m:jc m:val="left"/>
              </m:oMathParaPr>
              <m:oMath>
                <m:r>
                  <m:rPr>
                    <m:sty m:val="p"/>
                  </m:rPr>
                  <w:rPr>
                    <w:rFonts w:ascii="Cambria Math" w:eastAsia="宋体" w:hAnsi="Cambria Math" w:cs="Times New Roman"/>
                    <w:sz w:val="24"/>
                    <w:szCs w:val="24"/>
                  </w:rPr>
                  <m:t xml:space="preserve">                    Ω⟵ϕ</m:t>
                </m:r>
              </m:oMath>
            </m:oMathPara>
          </w:p>
          <w:p w14:paraId="718B404B" w14:textId="77777777" w:rsidR="00451304" w:rsidRPr="00570748" w:rsidRDefault="00451304" w:rsidP="00451304">
            <w:pPr>
              <w:ind w:firstLineChars="175" w:firstLine="422"/>
              <w:rPr>
                <w:rFonts w:ascii="宋体" w:eastAsia="宋体" w:hAnsi="宋体"/>
                <w:b/>
                <w:sz w:val="24"/>
                <w:szCs w:val="24"/>
              </w:rPr>
            </w:pPr>
            <w:r w:rsidRPr="00570748">
              <w:rPr>
                <w:rFonts w:ascii="宋体" w:eastAsia="宋体" w:hAnsi="宋体"/>
                <w:b/>
                <w:sz w:val="24"/>
                <w:szCs w:val="24"/>
              </w:rPr>
              <w:t>end if</w:t>
            </w:r>
          </w:p>
        </w:tc>
      </w:tr>
    </w:tbl>
    <w:p w14:paraId="3EB52BF0" w14:textId="77777777" w:rsidR="00451304" w:rsidRPr="00C70D7E" w:rsidRDefault="00BF0886" w:rsidP="008F14E4">
      <w:pPr>
        <w:spacing w:beforeLines="50" w:before="156" w:afterLines="50" w:after="156" w:line="400" w:lineRule="atLeast"/>
        <w:outlineLvl w:val="2"/>
        <w:rPr>
          <w:rFonts w:ascii="黑体" w:eastAsia="黑体" w:hAnsi="黑体"/>
          <w:b/>
          <w:sz w:val="24"/>
          <w:szCs w:val="24"/>
        </w:rPr>
      </w:pPr>
      <w:bookmarkStart w:id="63" w:name="_Toc533947071"/>
      <w:bookmarkStart w:id="64" w:name="_Toc2282255"/>
      <w:r>
        <w:rPr>
          <w:rFonts w:ascii="黑体" w:eastAsia="黑体" w:hAnsi="黑体"/>
          <w:b/>
          <w:sz w:val="24"/>
          <w:szCs w:val="24"/>
        </w:rPr>
        <w:lastRenderedPageBreak/>
        <w:t>3.4</w:t>
      </w:r>
      <w:r w:rsidR="00451304">
        <w:rPr>
          <w:rFonts w:ascii="黑体" w:eastAsia="黑体" w:hAnsi="黑体"/>
          <w:b/>
          <w:sz w:val="24"/>
          <w:szCs w:val="24"/>
        </w:rPr>
        <w:t xml:space="preserve">.3 </w:t>
      </w:r>
      <w:r w:rsidR="0087311A">
        <w:rPr>
          <w:rFonts w:ascii="黑体" w:eastAsia="黑体" w:hAnsi="黑体" w:hint="eastAsia"/>
          <w:b/>
          <w:sz w:val="24"/>
          <w:szCs w:val="24"/>
        </w:rPr>
        <w:t>基于</w:t>
      </w:r>
      <w:r w:rsidR="00451304" w:rsidRPr="005E217F">
        <w:rPr>
          <w:rFonts w:ascii="Times New Roman" w:eastAsia="黑体" w:hAnsi="Times New Roman" w:cs="Times New Roman"/>
          <w:b/>
          <w:sz w:val="24"/>
          <w:szCs w:val="24"/>
        </w:rPr>
        <w:t>EGCA</w:t>
      </w:r>
      <w:r w:rsidR="00451304" w:rsidRPr="00C70D7E">
        <w:rPr>
          <w:rFonts w:ascii="黑体" w:eastAsia="黑体" w:hAnsi="黑体" w:hint="eastAsia"/>
          <w:b/>
          <w:sz w:val="24"/>
          <w:szCs w:val="24"/>
        </w:rPr>
        <w:t>启发式</w:t>
      </w:r>
      <w:r w:rsidR="00451304" w:rsidRPr="00C70D7E">
        <w:rPr>
          <w:rFonts w:ascii="黑体" w:eastAsia="黑体" w:hAnsi="黑体"/>
          <w:b/>
          <w:sz w:val="24"/>
          <w:szCs w:val="24"/>
        </w:rPr>
        <w:t>近似算法的</w:t>
      </w:r>
      <w:r w:rsidR="00451304" w:rsidRPr="00C70D7E">
        <w:rPr>
          <w:rFonts w:ascii="黑体" w:eastAsia="黑体" w:hAnsi="黑体" w:hint="eastAsia"/>
          <w:b/>
          <w:sz w:val="24"/>
          <w:szCs w:val="24"/>
        </w:rPr>
        <w:t>性能</w:t>
      </w:r>
      <w:r w:rsidR="00451304" w:rsidRPr="00C70D7E">
        <w:rPr>
          <w:rFonts w:ascii="黑体" w:eastAsia="黑体" w:hAnsi="黑体"/>
          <w:b/>
          <w:sz w:val="24"/>
          <w:szCs w:val="24"/>
        </w:rPr>
        <w:t>保</w:t>
      </w:r>
      <w:r w:rsidR="00451304" w:rsidRPr="00C70D7E">
        <w:rPr>
          <w:rFonts w:ascii="黑体" w:eastAsia="黑体" w:hAnsi="黑体" w:hint="eastAsia"/>
          <w:b/>
          <w:sz w:val="24"/>
          <w:szCs w:val="24"/>
        </w:rPr>
        <w:t>证</w:t>
      </w:r>
      <w:bookmarkEnd w:id="63"/>
      <w:r w:rsidR="0087311A">
        <w:rPr>
          <w:rFonts w:ascii="黑体" w:eastAsia="黑体" w:hAnsi="黑体" w:hint="eastAsia"/>
          <w:b/>
          <w:sz w:val="24"/>
          <w:szCs w:val="24"/>
        </w:rPr>
        <w:t>分析</w:t>
      </w:r>
      <w:bookmarkEnd w:id="64"/>
    </w:p>
    <w:p w14:paraId="476372F3" w14:textId="31B60D94" w:rsidR="00FC0178" w:rsidRDefault="00451304" w:rsidP="00FC0178">
      <w:pPr>
        <w:spacing w:line="400" w:lineRule="exact"/>
        <w:rPr>
          <w:rFonts w:ascii="宋体" w:eastAsia="宋体" w:hAnsi="宋体" w:cs="Times New Roman"/>
          <w:sz w:val="24"/>
          <w:szCs w:val="24"/>
        </w:rPr>
      </w:pPr>
      <w:r>
        <w:rPr>
          <w:rFonts w:ascii="宋体" w:eastAsia="宋体" w:hAnsi="宋体" w:cs="Times New Roman"/>
          <w:sz w:val="24"/>
          <w:szCs w:val="24"/>
        </w:rPr>
        <w:tab/>
      </w:r>
      <w:r w:rsidR="00FC0178">
        <w:rPr>
          <w:rFonts w:ascii="宋体" w:eastAsia="宋体" w:hAnsi="宋体" w:cs="Times New Roman" w:hint="eastAsia"/>
          <w:sz w:val="24"/>
          <w:szCs w:val="24"/>
        </w:rPr>
        <w:t>在</w:t>
      </w:r>
      <w:r w:rsidR="00FC0178">
        <w:rPr>
          <w:rFonts w:ascii="宋体" w:eastAsia="宋体" w:hAnsi="宋体" w:cs="Times New Roman"/>
          <w:sz w:val="24"/>
          <w:szCs w:val="24"/>
        </w:rPr>
        <w:t>3</w:t>
      </w:r>
      <w:r w:rsidR="00FC0178">
        <w:rPr>
          <w:rFonts w:ascii="宋体" w:eastAsia="宋体" w:hAnsi="宋体" w:cs="Times New Roman" w:hint="eastAsia"/>
          <w:sz w:val="24"/>
          <w:szCs w:val="24"/>
        </w:rPr>
        <w:t>.</w:t>
      </w:r>
      <w:r w:rsidR="00FC0178">
        <w:rPr>
          <w:rFonts w:ascii="宋体" w:eastAsia="宋体" w:hAnsi="宋体" w:cs="Times New Roman"/>
          <w:sz w:val="24"/>
          <w:szCs w:val="24"/>
        </w:rPr>
        <w:t>4</w:t>
      </w:r>
      <w:r w:rsidR="00FC0178">
        <w:rPr>
          <w:rFonts w:ascii="宋体" w:eastAsia="宋体" w:hAnsi="宋体" w:cs="Times New Roman" w:hint="eastAsia"/>
          <w:sz w:val="24"/>
          <w:szCs w:val="24"/>
        </w:rPr>
        <w:t>.</w:t>
      </w:r>
      <w:r w:rsidR="00FC0178">
        <w:rPr>
          <w:rFonts w:ascii="宋体" w:eastAsia="宋体" w:hAnsi="宋体" w:cs="Times New Roman"/>
          <w:sz w:val="24"/>
          <w:szCs w:val="24"/>
        </w:rPr>
        <w:t>2</w:t>
      </w:r>
      <w:r w:rsidR="00FC0178">
        <w:rPr>
          <w:rFonts w:ascii="宋体" w:eastAsia="宋体" w:hAnsi="宋体" w:cs="Times New Roman" w:hint="eastAsia"/>
          <w:sz w:val="24"/>
          <w:szCs w:val="24"/>
        </w:rPr>
        <w:t>节</w:t>
      </w:r>
      <w:r w:rsidR="00FC0178">
        <w:rPr>
          <w:rFonts w:ascii="宋体" w:eastAsia="宋体" w:hAnsi="宋体" w:cs="Times New Roman"/>
          <w:sz w:val="24"/>
          <w:szCs w:val="24"/>
        </w:rPr>
        <w:t>中证明了</w:t>
      </w:r>
      <w:r w:rsidR="00FC0178" w:rsidRPr="005E217F">
        <w:rPr>
          <w:rFonts w:ascii="Times New Roman" w:eastAsia="宋体" w:hAnsi="Times New Roman" w:cs="Times New Roman"/>
          <w:sz w:val="24"/>
          <w:szCs w:val="24"/>
        </w:rPr>
        <w:t>SPTs</w:t>
      </w:r>
      <w:r w:rsidR="00FC0178">
        <w:rPr>
          <w:rFonts w:ascii="宋体" w:eastAsia="宋体" w:hAnsi="宋体" w:cs="Times New Roman"/>
          <w:sz w:val="24"/>
          <w:szCs w:val="24"/>
        </w:rPr>
        <w:t>问题的</w:t>
      </w:r>
      <w:r w:rsidR="00FC0178" w:rsidRPr="005E217F">
        <w:rPr>
          <w:rFonts w:ascii="Times New Roman" w:eastAsia="宋体" w:hAnsi="Times New Roman" w:cs="Times New Roman"/>
          <w:sz w:val="24"/>
          <w:szCs w:val="24"/>
        </w:rPr>
        <w:t>N</w:t>
      </w:r>
      <w:r w:rsidR="005E217F">
        <w:rPr>
          <w:rFonts w:ascii="Times New Roman" w:eastAsia="宋体" w:hAnsi="Times New Roman" w:cs="Times New Roman" w:hint="eastAsia"/>
          <w:sz w:val="24"/>
          <w:szCs w:val="24"/>
        </w:rPr>
        <w:t>P</w:t>
      </w:r>
      <w:r w:rsidR="005E217F">
        <w:rPr>
          <w:rFonts w:ascii="Times New Roman" w:eastAsia="宋体" w:hAnsi="Times New Roman" w:cs="Times New Roman"/>
          <w:sz w:val="24"/>
          <w:szCs w:val="24"/>
        </w:rPr>
        <w:t>-hard</w:t>
      </w:r>
      <w:r w:rsidR="00FC0178">
        <w:rPr>
          <w:rFonts w:ascii="宋体" w:eastAsia="宋体" w:hAnsi="宋体" w:cs="Times New Roman"/>
          <w:sz w:val="24"/>
          <w:szCs w:val="24"/>
        </w:rPr>
        <w:t>对于</w:t>
      </w:r>
      <w:r w:rsidR="00387682" w:rsidRPr="005E217F">
        <w:rPr>
          <w:rFonts w:ascii="Times New Roman" w:eastAsia="宋体" w:hAnsi="Times New Roman" w:cs="Times New Roman"/>
          <w:sz w:val="24"/>
          <w:szCs w:val="24"/>
        </w:rPr>
        <w:t>NP</w:t>
      </w:r>
      <w:r w:rsidR="00387682" w:rsidRPr="005E217F">
        <w:rPr>
          <w:rFonts w:ascii="Times New Roman" w:eastAsia="宋体" w:hAnsi="Times New Roman" w:cs="Times New Roman" w:hint="eastAsia"/>
          <w:sz w:val="24"/>
          <w:szCs w:val="24"/>
        </w:rPr>
        <w:t>-hard</w:t>
      </w:r>
      <w:r w:rsidR="00FC0178">
        <w:rPr>
          <w:rFonts w:ascii="宋体" w:eastAsia="宋体" w:hAnsi="宋体" w:cs="Times New Roman"/>
          <w:sz w:val="24"/>
          <w:szCs w:val="24"/>
        </w:rPr>
        <w:t>问题</w:t>
      </w:r>
      <w:r w:rsidR="00FC0178">
        <w:rPr>
          <w:rFonts w:ascii="宋体" w:eastAsia="宋体" w:hAnsi="宋体" w:cs="Times New Roman" w:hint="eastAsia"/>
          <w:sz w:val="24"/>
          <w:szCs w:val="24"/>
        </w:rPr>
        <w:t>，</w:t>
      </w:r>
      <w:r w:rsidR="00FC0178">
        <w:rPr>
          <w:rFonts w:ascii="宋体" w:eastAsia="宋体" w:hAnsi="宋体" w:cs="Times New Roman"/>
          <w:sz w:val="24"/>
          <w:szCs w:val="24"/>
        </w:rPr>
        <w:t>不存在多项式时间的算法找到问题的最优解</w:t>
      </w:r>
      <w:r w:rsidR="00FC0178">
        <w:rPr>
          <w:rFonts w:ascii="宋体" w:eastAsia="宋体" w:hAnsi="宋体" w:cs="Times New Roman" w:hint="eastAsia"/>
          <w:sz w:val="24"/>
          <w:szCs w:val="24"/>
        </w:rPr>
        <w:t>，</w:t>
      </w:r>
      <w:r w:rsidR="00FC0178">
        <w:rPr>
          <w:rFonts w:ascii="宋体" w:eastAsia="宋体" w:hAnsi="宋体" w:cs="Times New Roman"/>
          <w:sz w:val="24"/>
          <w:szCs w:val="24"/>
        </w:rPr>
        <w:t>近似算法是解决这一类问题的有效途径</w:t>
      </w:r>
      <w:r w:rsidR="00FC0178">
        <w:rPr>
          <w:rFonts w:ascii="宋体" w:eastAsia="宋体" w:hAnsi="宋体" w:cs="Times New Roman" w:hint="eastAsia"/>
          <w:sz w:val="24"/>
          <w:szCs w:val="24"/>
        </w:rPr>
        <w:t>。</w:t>
      </w:r>
      <w:r w:rsidR="00FC0178">
        <w:rPr>
          <w:rFonts w:ascii="宋体" w:eastAsia="宋体" w:hAnsi="宋体" w:cs="Times New Roman"/>
          <w:sz w:val="24"/>
          <w:szCs w:val="24"/>
        </w:rPr>
        <w:t>近似算法目的是在多项式时间内找到一个尽可能最接近最优解的近似解</w:t>
      </w:r>
      <w:r w:rsidR="00FC0178">
        <w:rPr>
          <w:rFonts w:ascii="宋体" w:eastAsia="宋体" w:hAnsi="宋体" w:cs="Times New Roman" w:hint="eastAsia"/>
          <w:sz w:val="24"/>
          <w:szCs w:val="24"/>
        </w:rPr>
        <w:t>。</w:t>
      </w:r>
      <w:r w:rsidR="00FC0178">
        <w:rPr>
          <w:rFonts w:ascii="宋体" w:eastAsia="宋体" w:hAnsi="宋体" w:cs="Times New Roman"/>
          <w:sz w:val="24"/>
          <w:szCs w:val="24"/>
        </w:rPr>
        <w:t>通常</w:t>
      </w:r>
      <w:r w:rsidR="00FC0178">
        <w:rPr>
          <w:rFonts w:ascii="宋体" w:eastAsia="宋体" w:hAnsi="宋体" w:cs="Times New Roman" w:hint="eastAsia"/>
          <w:sz w:val="24"/>
          <w:szCs w:val="24"/>
        </w:rPr>
        <w:t>，</w:t>
      </w:r>
      <w:r w:rsidR="00FC0178">
        <w:rPr>
          <w:rFonts w:ascii="宋体" w:eastAsia="宋体" w:hAnsi="宋体" w:cs="Times New Roman"/>
          <w:sz w:val="24"/>
          <w:szCs w:val="24"/>
        </w:rPr>
        <w:t>衡量近似算法优劣的重要指标为算法的复杂度和精确度</w:t>
      </w:r>
      <w:r w:rsidR="00FC0178">
        <w:rPr>
          <w:rFonts w:ascii="宋体" w:eastAsia="宋体" w:hAnsi="宋体" w:cs="Times New Roman" w:hint="eastAsia"/>
          <w:sz w:val="24"/>
          <w:szCs w:val="24"/>
        </w:rPr>
        <w:t>。</w:t>
      </w:r>
      <w:r w:rsidR="00FC0178">
        <w:rPr>
          <w:rFonts w:ascii="宋体" w:eastAsia="宋体" w:hAnsi="宋体" w:cs="Times New Roman"/>
          <w:sz w:val="24"/>
          <w:szCs w:val="24"/>
        </w:rPr>
        <w:t>算法复杂</w:t>
      </w:r>
      <w:proofErr w:type="gramStart"/>
      <w:r w:rsidR="00FC0178">
        <w:rPr>
          <w:rFonts w:ascii="宋体" w:eastAsia="宋体" w:hAnsi="宋体" w:cs="Times New Roman"/>
          <w:sz w:val="24"/>
          <w:szCs w:val="24"/>
        </w:rPr>
        <w:t>度包括</w:t>
      </w:r>
      <w:proofErr w:type="gramEnd"/>
      <w:r w:rsidR="00FC0178">
        <w:rPr>
          <w:rFonts w:ascii="宋体" w:eastAsia="宋体" w:hAnsi="宋体" w:cs="Times New Roman"/>
          <w:sz w:val="24"/>
          <w:szCs w:val="24"/>
        </w:rPr>
        <w:t>时间复杂度和空间复杂度</w:t>
      </w:r>
      <w:r w:rsidR="00FC0178">
        <w:rPr>
          <w:rFonts w:ascii="宋体" w:eastAsia="宋体" w:hAnsi="宋体" w:cs="Times New Roman" w:hint="eastAsia"/>
          <w:sz w:val="24"/>
          <w:szCs w:val="24"/>
        </w:rPr>
        <w:t>。时间复杂度指算法执行所花费的时间，空间复杂度是算法占用的内存空间。算法精确度，用近似比来衡量</w:t>
      </w:r>
      <w:r w:rsidR="004F6CCA" w:rsidRPr="004F6CCA">
        <w:rPr>
          <w:rFonts w:ascii="宋体" w:eastAsia="宋体" w:hAnsi="宋体" w:cs="Times New Roman"/>
          <w:sz w:val="24"/>
          <w:szCs w:val="24"/>
          <w:vertAlign w:val="superscript"/>
        </w:rPr>
        <w:fldChar w:fldCharType="begin"/>
      </w:r>
      <w:r w:rsidR="004F6CCA" w:rsidRPr="004F6CCA">
        <w:rPr>
          <w:rFonts w:ascii="宋体" w:eastAsia="宋体" w:hAnsi="宋体" w:cs="Times New Roman"/>
          <w:sz w:val="24"/>
          <w:szCs w:val="24"/>
          <w:vertAlign w:val="superscript"/>
        </w:rPr>
        <w:instrText xml:space="preserve"> </w:instrText>
      </w:r>
      <w:r w:rsidR="004F6CCA" w:rsidRPr="004F6CCA">
        <w:rPr>
          <w:rFonts w:ascii="宋体" w:eastAsia="宋体" w:hAnsi="宋体" w:cs="Times New Roman" w:hint="eastAsia"/>
          <w:sz w:val="24"/>
          <w:szCs w:val="24"/>
          <w:vertAlign w:val="superscript"/>
        </w:rPr>
        <w:instrText>REF _Ref2021280 \r \h</w:instrText>
      </w:r>
      <w:r w:rsidR="004F6CCA" w:rsidRPr="004F6CCA">
        <w:rPr>
          <w:rFonts w:ascii="宋体" w:eastAsia="宋体" w:hAnsi="宋体" w:cs="Times New Roman"/>
          <w:sz w:val="24"/>
          <w:szCs w:val="24"/>
          <w:vertAlign w:val="superscript"/>
        </w:rPr>
        <w:instrText xml:space="preserve"> </w:instrText>
      </w:r>
      <w:r w:rsidR="004F6CCA">
        <w:rPr>
          <w:rFonts w:ascii="宋体" w:eastAsia="宋体" w:hAnsi="宋体" w:cs="Times New Roman"/>
          <w:sz w:val="24"/>
          <w:szCs w:val="24"/>
          <w:vertAlign w:val="superscript"/>
        </w:rPr>
        <w:instrText xml:space="preserve"> \* MERGEFORMAT </w:instrText>
      </w:r>
      <w:r w:rsidR="004F6CCA" w:rsidRPr="004F6CCA">
        <w:rPr>
          <w:rFonts w:ascii="宋体" w:eastAsia="宋体" w:hAnsi="宋体" w:cs="Times New Roman"/>
          <w:sz w:val="24"/>
          <w:szCs w:val="24"/>
          <w:vertAlign w:val="superscript"/>
        </w:rPr>
      </w:r>
      <w:r w:rsidR="004F6CCA" w:rsidRPr="004F6CCA">
        <w:rPr>
          <w:rFonts w:ascii="宋体" w:eastAsia="宋体" w:hAnsi="宋体" w:cs="Times New Roman"/>
          <w:sz w:val="24"/>
          <w:szCs w:val="24"/>
          <w:vertAlign w:val="superscript"/>
        </w:rPr>
        <w:fldChar w:fldCharType="separate"/>
      </w:r>
      <w:r w:rsidR="003E165B">
        <w:rPr>
          <w:rFonts w:ascii="宋体" w:eastAsia="宋体" w:hAnsi="宋体" w:cs="Times New Roman"/>
          <w:sz w:val="24"/>
          <w:szCs w:val="24"/>
          <w:vertAlign w:val="superscript"/>
        </w:rPr>
        <w:t>[49]</w:t>
      </w:r>
      <w:r w:rsidR="004F6CCA" w:rsidRPr="004F6CCA">
        <w:rPr>
          <w:rFonts w:ascii="宋体" w:eastAsia="宋体" w:hAnsi="宋体" w:cs="Times New Roman"/>
          <w:sz w:val="24"/>
          <w:szCs w:val="24"/>
          <w:vertAlign w:val="superscript"/>
        </w:rPr>
        <w:fldChar w:fldCharType="end"/>
      </w:r>
      <w:r w:rsidR="00FC0178">
        <w:rPr>
          <w:rFonts w:ascii="宋体" w:eastAsia="宋体" w:hAnsi="宋体" w:cs="Times New Roman" w:hint="eastAsia"/>
          <w:sz w:val="24"/>
          <w:szCs w:val="24"/>
        </w:rPr>
        <w:t>，本文称为性能保证。近似比可以的定义如下描述：对于一个</w:t>
      </w:r>
      <w:r w:rsidR="00FC0178" w:rsidRPr="005E217F">
        <w:rPr>
          <w:rFonts w:ascii="Times New Roman" w:eastAsia="宋体" w:hAnsi="Times New Roman" w:cs="Times New Roman" w:hint="eastAsia"/>
          <w:sz w:val="24"/>
          <w:szCs w:val="24"/>
        </w:rPr>
        <w:t>NP</w:t>
      </w:r>
      <w:r w:rsidR="00AB5707" w:rsidRPr="005E217F">
        <w:rPr>
          <w:rFonts w:ascii="Times New Roman" w:eastAsia="宋体" w:hAnsi="Times New Roman" w:cs="Times New Roman" w:hint="eastAsia"/>
          <w:sz w:val="24"/>
          <w:szCs w:val="24"/>
        </w:rPr>
        <w:t>-hard</w:t>
      </w:r>
      <w:r w:rsidR="00FC0178">
        <w:rPr>
          <w:rFonts w:ascii="宋体" w:eastAsia="宋体" w:hAnsi="宋体" w:cs="Times New Roman"/>
          <w:sz w:val="24"/>
          <w:szCs w:val="24"/>
        </w:rPr>
        <w:t>问题</w:t>
      </w:r>
      <w:r w:rsidR="005E217F" w:rsidRPr="001C7BD9">
        <w:rPr>
          <w:position w:val="-4"/>
        </w:rPr>
        <w:object w:dxaOrig="240" w:dyaOrig="260" w14:anchorId="532A6997">
          <v:shape id="_x0000_i1234" type="#_x0000_t75" style="width:12pt;height:13pt" o:ole="">
            <v:imagedata r:id="rId410" o:title=""/>
          </v:shape>
          <o:OLEObject Type="Embed" ProgID="Equation.DSMT4" ShapeID="_x0000_i1234" DrawAspect="Content" ObjectID="_1612958295" r:id="rId411"/>
        </w:object>
      </w:r>
      <w:r w:rsidR="00FC0178">
        <w:rPr>
          <w:rFonts w:ascii="宋体" w:eastAsia="宋体" w:hAnsi="宋体" w:cs="Times New Roman"/>
          <w:sz w:val="24"/>
          <w:szCs w:val="24"/>
        </w:rPr>
        <w:t>,</w:t>
      </w:r>
      <w:r w:rsidR="005E217F" w:rsidRPr="005E217F">
        <w:t xml:space="preserve"> </w:t>
      </w:r>
      <w:r w:rsidR="005E217F" w:rsidRPr="001C7BD9">
        <w:rPr>
          <w:position w:val="-14"/>
        </w:rPr>
        <w:object w:dxaOrig="820" w:dyaOrig="400" w14:anchorId="1D21A2B2">
          <v:shape id="_x0000_i1235" type="#_x0000_t75" style="width:41pt;height:20pt" o:ole="">
            <v:imagedata r:id="rId412" o:title=""/>
          </v:shape>
          <o:OLEObject Type="Embed" ProgID="Equation.DSMT4" ShapeID="_x0000_i1235" DrawAspect="Content" ObjectID="_1612958296" r:id="rId413"/>
        </w:object>
      </w:r>
      <w:r w:rsidR="00FC0178">
        <w:rPr>
          <w:rFonts w:ascii="宋体" w:eastAsia="宋体" w:hAnsi="宋体" w:cs="Times New Roman"/>
          <w:sz w:val="24"/>
          <w:szCs w:val="24"/>
        </w:rPr>
        <w:t>表示问题</w:t>
      </w:r>
      <w:r w:rsidR="005E217F" w:rsidRPr="001C7BD9">
        <w:rPr>
          <w:position w:val="-4"/>
        </w:rPr>
        <w:object w:dxaOrig="240" w:dyaOrig="260" w14:anchorId="2E6B3C2A">
          <v:shape id="_x0000_i1236" type="#_x0000_t75" style="width:12pt;height:13pt" o:ole="">
            <v:imagedata r:id="rId414" o:title=""/>
          </v:shape>
          <o:OLEObject Type="Embed" ProgID="Equation.DSMT4" ShapeID="_x0000_i1236" DrawAspect="Content" ObjectID="_1612958297" r:id="rId415"/>
        </w:object>
      </w:r>
      <w:r w:rsidR="00FC0178">
        <w:rPr>
          <w:rFonts w:ascii="宋体" w:eastAsia="宋体" w:hAnsi="宋体" w:cs="Times New Roman"/>
          <w:sz w:val="24"/>
          <w:szCs w:val="24"/>
        </w:rPr>
        <w:t>的最优解所对应的目标函数值</w:t>
      </w:r>
      <w:r w:rsidR="00FC0178">
        <w:rPr>
          <w:rFonts w:ascii="宋体" w:eastAsia="宋体" w:hAnsi="宋体" w:cs="Times New Roman" w:hint="eastAsia"/>
          <w:sz w:val="24"/>
          <w:szCs w:val="24"/>
        </w:rPr>
        <w:t>，如果通过近似算法</w:t>
      </w:r>
      <w:r w:rsidR="005E217F" w:rsidRPr="001C7BD9">
        <w:rPr>
          <w:position w:val="-4"/>
        </w:rPr>
        <w:object w:dxaOrig="240" w:dyaOrig="260" w14:anchorId="62EFE542">
          <v:shape id="_x0000_i1237" type="#_x0000_t75" style="width:12pt;height:13pt" o:ole="">
            <v:imagedata r:id="rId416" o:title=""/>
          </v:shape>
          <o:OLEObject Type="Embed" ProgID="Equation.DSMT4" ShapeID="_x0000_i1237" DrawAspect="Content" ObjectID="_1612958298" r:id="rId417"/>
        </w:object>
      </w:r>
      <w:r w:rsidR="00FC0178">
        <w:rPr>
          <w:rFonts w:ascii="宋体" w:eastAsia="宋体" w:hAnsi="宋体" w:cs="Times New Roman"/>
          <w:sz w:val="24"/>
          <w:szCs w:val="24"/>
        </w:rPr>
        <w:t>,可以找到一个多多项式时间内的解</w:t>
      </w:r>
      <w:r w:rsidR="00FC0178">
        <w:rPr>
          <w:rFonts w:ascii="宋体" w:eastAsia="宋体" w:hAnsi="宋体" w:cs="Times New Roman" w:hint="eastAsia"/>
          <w:sz w:val="24"/>
          <w:szCs w:val="24"/>
        </w:rPr>
        <w:t>，</w:t>
      </w:r>
      <w:r w:rsidR="00FC0178">
        <w:rPr>
          <w:rFonts w:ascii="宋体" w:eastAsia="宋体" w:hAnsi="宋体" w:cs="Times New Roman"/>
          <w:sz w:val="24"/>
          <w:szCs w:val="24"/>
        </w:rPr>
        <w:t>且算法</w:t>
      </w:r>
      <w:r w:rsidR="005E217F" w:rsidRPr="001C7BD9">
        <w:rPr>
          <w:position w:val="-4"/>
        </w:rPr>
        <w:object w:dxaOrig="240" w:dyaOrig="260" w14:anchorId="283AF230">
          <v:shape id="_x0000_i1238" type="#_x0000_t75" style="width:12pt;height:13pt" o:ole="">
            <v:imagedata r:id="rId418" o:title=""/>
          </v:shape>
          <o:OLEObject Type="Embed" ProgID="Equation.DSMT4" ShapeID="_x0000_i1238" DrawAspect="Content" ObjectID="_1612958299" r:id="rId419"/>
        </w:object>
      </w:r>
      <w:r w:rsidR="00FC0178">
        <w:rPr>
          <w:rFonts w:ascii="宋体" w:eastAsia="宋体" w:hAnsi="宋体" w:cs="Times New Roman"/>
          <w:sz w:val="24"/>
          <w:szCs w:val="24"/>
        </w:rPr>
        <w:t>对应目标函数值为</w:t>
      </w:r>
      <w:r w:rsidR="005E217F" w:rsidRPr="001C7BD9">
        <w:rPr>
          <w:position w:val="-14"/>
        </w:rPr>
        <w:object w:dxaOrig="620" w:dyaOrig="400" w14:anchorId="7869F3C6">
          <v:shape id="_x0000_i1239" type="#_x0000_t75" style="width:31pt;height:20pt" o:ole="">
            <v:imagedata r:id="rId420" o:title=""/>
          </v:shape>
          <o:OLEObject Type="Embed" ProgID="Equation.DSMT4" ShapeID="_x0000_i1239" DrawAspect="Content" ObjectID="_1612958300" r:id="rId421"/>
        </w:object>
      </w:r>
      <w:r w:rsidR="00FC0178">
        <w:rPr>
          <w:rFonts w:ascii="宋体" w:eastAsia="宋体" w:hAnsi="宋体" w:cs="Times New Roman"/>
          <w:sz w:val="24"/>
          <w:szCs w:val="24"/>
        </w:rPr>
        <w:t>,因此算法的近似比可以表示为</w:t>
      </w:r>
      <w:r w:rsidR="00FC0178">
        <w:rPr>
          <w:rFonts w:ascii="宋体" w:eastAsia="宋体" w:hAnsi="宋体" w:cs="Times New Roman" w:hint="eastAsia"/>
          <w:sz w:val="24"/>
          <w:szCs w:val="24"/>
        </w:rPr>
        <w:t>：</w:t>
      </w:r>
    </w:p>
    <w:p w14:paraId="4D3DA92C" w14:textId="77777777" w:rsidR="00FC0178" w:rsidRDefault="00FC0178" w:rsidP="00FC0178">
      <w:pPr>
        <w:spacing w:line="360" w:lineRule="auto"/>
        <w:jc w:val="right"/>
        <w:rPr>
          <w:rFonts w:ascii="宋体" w:eastAsia="宋体" w:hAnsi="宋体" w:cs="Times New Roman"/>
          <w:sz w:val="24"/>
          <w:szCs w:val="24"/>
        </w:rPr>
      </w:pPr>
      <w:r w:rsidRPr="003B1A64">
        <w:rPr>
          <w:rFonts w:ascii="宋体" w:eastAsia="宋体" w:hAnsi="宋体" w:cs="Times New Roman"/>
          <w:position w:val="-28"/>
          <w:sz w:val="24"/>
          <w:szCs w:val="24"/>
        </w:rPr>
        <w:object w:dxaOrig="1500" w:dyaOrig="660" w14:anchorId="13B9F90E">
          <v:shape id="_x0000_i1240" type="#_x0000_t75" style="width:74.25pt;height:33pt" o:ole="">
            <v:imagedata r:id="rId422" o:title=""/>
          </v:shape>
          <o:OLEObject Type="Embed" ProgID="Equation.DSMT4" ShapeID="_x0000_i1240" DrawAspect="Content" ObjectID="_1612958301" r:id="rId423"/>
        </w:object>
      </w:r>
      <w:r>
        <w:rPr>
          <w:rFonts w:ascii="宋体" w:eastAsia="宋体" w:hAnsi="宋体" w:cs="Times New Roman"/>
          <w:sz w:val="24"/>
          <w:szCs w:val="24"/>
        </w:rPr>
        <w:t xml:space="preserve">                        (</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16</w:t>
      </w:r>
      <w:r>
        <w:rPr>
          <w:rFonts w:ascii="宋体" w:eastAsia="宋体" w:hAnsi="宋体" w:cs="Times New Roman"/>
          <w:sz w:val="24"/>
          <w:szCs w:val="24"/>
        </w:rPr>
        <w:t>)</w:t>
      </w:r>
    </w:p>
    <w:p w14:paraId="518FCF1B" w14:textId="77777777" w:rsidR="00FC0178" w:rsidRPr="00FC0178" w:rsidRDefault="00FC0178" w:rsidP="00683AFE">
      <w:pPr>
        <w:spacing w:line="400" w:lineRule="exact"/>
        <w:rPr>
          <w:rFonts w:ascii="宋体" w:eastAsia="宋体" w:hAnsi="宋体" w:cs="Times New Roman"/>
          <w:sz w:val="24"/>
          <w:szCs w:val="24"/>
        </w:rPr>
      </w:pPr>
      <w:r>
        <w:rPr>
          <w:rFonts w:ascii="宋体" w:eastAsia="宋体" w:hAnsi="宋体" w:cs="Times New Roman" w:hint="eastAsia"/>
          <w:sz w:val="24"/>
          <w:szCs w:val="24"/>
        </w:rPr>
        <w:t>由表达式可以看出对任意的近似算法，近似比</w:t>
      </w:r>
      <w:r w:rsidRPr="003B1A64">
        <w:rPr>
          <w:rFonts w:ascii="宋体" w:eastAsia="宋体" w:hAnsi="宋体" w:cs="Times New Roman"/>
          <w:position w:val="-10"/>
          <w:sz w:val="24"/>
          <w:szCs w:val="24"/>
        </w:rPr>
        <w:object w:dxaOrig="1200" w:dyaOrig="320" w14:anchorId="609446F4">
          <v:shape id="_x0000_i1241" type="#_x0000_t75" style="width:60pt;height:15.75pt" o:ole="">
            <v:imagedata r:id="rId424" o:title=""/>
          </v:shape>
          <o:OLEObject Type="Embed" ProgID="Equation.DSMT4" ShapeID="_x0000_i1241" DrawAspect="Content" ObjectID="_1612958302" r:id="rId425"/>
        </w:object>
      </w:r>
      <w:r>
        <w:rPr>
          <w:rFonts w:ascii="宋体" w:eastAsia="宋体" w:hAnsi="宋体" w:cs="Times New Roman" w:hint="eastAsia"/>
          <w:sz w:val="24"/>
          <w:szCs w:val="24"/>
        </w:rPr>
        <w:t>，</w:t>
      </w:r>
      <w:r>
        <w:rPr>
          <w:rFonts w:ascii="宋体" w:eastAsia="宋体" w:hAnsi="宋体" w:cs="Times New Roman"/>
          <w:sz w:val="24"/>
          <w:szCs w:val="24"/>
        </w:rPr>
        <w:t>且近似比越大</w:t>
      </w:r>
      <w:r>
        <w:rPr>
          <w:rFonts w:ascii="宋体" w:eastAsia="宋体" w:hAnsi="宋体" w:cs="Times New Roman" w:hint="eastAsia"/>
          <w:sz w:val="24"/>
          <w:szCs w:val="24"/>
        </w:rPr>
        <w:t>，</w:t>
      </w:r>
      <w:r>
        <w:rPr>
          <w:rFonts w:ascii="宋体" w:eastAsia="宋体" w:hAnsi="宋体" w:cs="Times New Roman"/>
          <w:sz w:val="24"/>
          <w:szCs w:val="24"/>
        </w:rPr>
        <w:t>算法的精确度越接近最优解</w:t>
      </w:r>
      <w:r>
        <w:rPr>
          <w:rFonts w:ascii="宋体" w:eastAsia="宋体" w:hAnsi="宋体" w:cs="Times New Roman" w:hint="eastAsia"/>
          <w:sz w:val="24"/>
          <w:szCs w:val="24"/>
        </w:rPr>
        <w:t>。</w:t>
      </w:r>
    </w:p>
    <w:p w14:paraId="15091BA6" w14:textId="77777777" w:rsidR="00451304" w:rsidRDefault="00FC0178" w:rsidP="00AB5707">
      <w:pPr>
        <w:pStyle w:val="a3"/>
        <w:spacing w:line="400" w:lineRule="exact"/>
        <w:ind w:firstLineChars="0"/>
        <w:rPr>
          <w:rFonts w:ascii="宋体" w:eastAsia="宋体" w:hAnsi="宋体" w:cs="Times New Roman"/>
          <w:sz w:val="24"/>
          <w:szCs w:val="24"/>
        </w:rPr>
      </w:pPr>
      <w:r>
        <w:rPr>
          <w:rFonts w:ascii="宋体" w:eastAsia="宋体" w:hAnsi="宋体" w:cs="Times New Roman" w:hint="eastAsia"/>
          <w:sz w:val="24"/>
          <w:szCs w:val="24"/>
        </w:rPr>
        <w:t>上一章节提出的</w:t>
      </w:r>
      <w:r w:rsidR="00451304">
        <w:rPr>
          <w:rFonts w:ascii="宋体" w:eastAsia="宋体" w:hAnsi="宋体" w:cs="Times New Roman"/>
          <w:sz w:val="24"/>
          <w:szCs w:val="24"/>
        </w:rPr>
        <w:t>启发式近似算法</w:t>
      </w:r>
      <w:r w:rsidR="00451304" w:rsidRPr="008F14E4">
        <w:rPr>
          <w:rFonts w:ascii="Times New Roman" w:eastAsia="宋体" w:hAnsi="Times New Roman" w:cs="Times New Roman"/>
          <w:sz w:val="24"/>
          <w:szCs w:val="24"/>
        </w:rPr>
        <w:t>EGCA</w:t>
      </w:r>
      <w:r w:rsidR="00E15D91">
        <w:rPr>
          <w:rFonts w:ascii="宋体" w:eastAsia="宋体" w:hAnsi="宋体" w:cs="Times New Roman" w:hint="eastAsia"/>
          <w:sz w:val="24"/>
          <w:szCs w:val="24"/>
        </w:rPr>
        <w:t>，</w:t>
      </w:r>
      <w:r w:rsidR="00451304">
        <w:rPr>
          <w:rFonts w:ascii="宋体" w:eastAsia="宋体" w:hAnsi="宋体" w:cs="Times New Roman"/>
          <w:sz w:val="24"/>
          <w:szCs w:val="24"/>
        </w:rPr>
        <w:t>一方面能在多项式时间内获得近似最优解</w:t>
      </w:r>
      <w:r w:rsidR="00451304">
        <w:rPr>
          <w:rFonts w:ascii="宋体" w:eastAsia="宋体" w:hAnsi="宋体" w:cs="Times New Roman" w:hint="eastAsia"/>
          <w:sz w:val="24"/>
          <w:szCs w:val="24"/>
        </w:rPr>
        <w:t>，</w:t>
      </w:r>
      <w:r w:rsidR="00451304">
        <w:rPr>
          <w:rFonts w:ascii="宋体" w:eastAsia="宋体" w:hAnsi="宋体" w:cs="Times New Roman"/>
          <w:sz w:val="24"/>
          <w:szCs w:val="24"/>
        </w:rPr>
        <w:t>另一方面该近似最优解在初始集合</w:t>
      </w:r>
      <w:r w:rsidR="00451304" w:rsidRPr="007F7AF0">
        <w:rPr>
          <w:rFonts w:ascii="宋体" w:eastAsia="宋体" w:hAnsi="宋体" w:cs="Times New Roman"/>
          <w:position w:val="-4"/>
          <w:sz w:val="24"/>
          <w:szCs w:val="24"/>
        </w:rPr>
        <w:object w:dxaOrig="340" w:dyaOrig="300" w14:anchorId="3372F9AD">
          <v:shape id="_x0000_i1242" type="#_x0000_t75" style="width:16.5pt;height:15pt" o:ole="">
            <v:imagedata r:id="rId426" o:title=""/>
          </v:shape>
          <o:OLEObject Type="Embed" ProgID="Equation.DSMT4" ShapeID="_x0000_i1242" DrawAspect="Content" ObjectID="_1612958303" r:id="rId427"/>
        </w:object>
      </w:r>
      <w:r w:rsidR="00451304">
        <w:rPr>
          <w:rFonts w:ascii="宋体" w:eastAsia="宋体" w:hAnsi="宋体" w:cs="Times New Roman"/>
          <w:sz w:val="24"/>
          <w:szCs w:val="24"/>
        </w:rPr>
        <w:t>的基数</w:t>
      </w:r>
      <w:r w:rsidR="00451304" w:rsidRPr="007F7AF0">
        <w:rPr>
          <w:rFonts w:ascii="宋体" w:eastAsia="宋体" w:hAnsi="宋体" w:cs="Times New Roman"/>
          <w:position w:val="-10"/>
          <w:sz w:val="24"/>
          <w:szCs w:val="24"/>
        </w:rPr>
        <w:object w:dxaOrig="840" w:dyaOrig="360" w14:anchorId="5CE11F10">
          <v:shape id="_x0000_i1243" type="#_x0000_t75" style="width:42pt;height:18pt" o:ole="">
            <v:imagedata r:id="rId428" o:title=""/>
          </v:shape>
          <o:OLEObject Type="Embed" ProgID="Equation.DSMT4" ShapeID="_x0000_i1243" DrawAspect="Content" ObjectID="_1612958304" r:id="rId429"/>
        </w:object>
      </w:r>
      <w:r w:rsidR="00451304">
        <w:rPr>
          <w:rFonts w:ascii="宋体" w:eastAsia="宋体" w:hAnsi="宋体" w:cs="Times New Roman"/>
          <w:sz w:val="24"/>
          <w:szCs w:val="24"/>
        </w:rPr>
        <w:t>时有一个最差性能</w:t>
      </w:r>
      <w:bookmarkStart w:id="65" w:name="_Hlk534720628"/>
      <w:r w:rsidR="00AB5707" w:rsidRPr="00AB5707">
        <w:rPr>
          <w:rFonts w:ascii="宋体" w:eastAsia="宋体" w:hAnsi="宋体" w:cs="Times New Roman"/>
          <w:position w:val="-16"/>
          <w:sz w:val="24"/>
          <w:szCs w:val="24"/>
        </w:rPr>
        <w:object w:dxaOrig="820" w:dyaOrig="440" w14:anchorId="43719203">
          <v:shape id="_x0000_i1244" type="#_x0000_t75" style="width:40.45pt;height:22.35pt" o:ole="">
            <v:imagedata r:id="rId430" o:title=""/>
          </v:shape>
          <o:OLEObject Type="Embed" ProgID="Equation.DSMT4" ShapeID="_x0000_i1244" DrawAspect="Content" ObjectID="_1612958305" r:id="rId431"/>
        </w:object>
      </w:r>
      <w:bookmarkEnd w:id="65"/>
      <w:r w:rsidR="00451304">
        <w:rPr>
          <w:rFonts w:ascii="宋体" w:eastAsia="宋体" w:hAnsi="宋体" w:cs="Times New Roman"/>
          <w:sz w:val="24"/>
          <w:szCs w:val="24"/>
        </w:rPr>
        <w:t>保证</w:t>
      </w:r>
      <w:r w:rsidR="00451304">
        <w:rPr>
          <w:rFonts w:ascii="宋体" w:eastAsia="宋体" w:hAnsi="宋体" w:cs="Times New Roman" w:hint="eastAsia"/>
          <w:sz w:val="24"/>
          <w:szCs w:val="24"/>
        </w:rPr>
        <w:t>，用</w:t>
      </w:r>
      <w:r w:rsidR="00451304">
        <w:rPr>
          <w:rFonts w:ascii="宋体" w:eastAsia="宋体" w:hAnsi="宋体" w:cs="Times New Roman"/>
          <w:sz w:val="24"/>
          <w:szCs w:val="24"/>
        </w:rPr>
        <w:t>数学表达式可以描述为</w:t>
      </w:r>
      <w:r w:rsidR="00451304">
        <w:rPr>
          <w:rFonts w:ascii="宋体" w:eastAsia="宋体" w:hAnsi="宋体" w:cs="Times New Roman" w:hint="eastAsia"/>
          <w:sz w:val="24"/>
          <w:szCs w:val="24"/>
        </w:rPr>
        <w:t>：</w:t>
      </w:r>
    </w:p>
    <w:p w14:paraId="197664CE" w14:textId="77777777" w:rsidR="00451304" w:rsidRPr="00C70D7E" w:rsidRDefault="00451304" w:rsidP="00451304">
      <w:pPr>
        <w:pStyle w:val="a3"/>
        <w:spacing w:line="360" w:lineRule="auto"/>
        <w:ind w:firstLineChars="0" w:firstLine="0"/>
        <w:jc w:val="right"/>
        <w:rPr>
          <w:rFonts w:ascii="宋体" w:eastAsia="宋体" w:hAnsi="宋体" w:cs="Times New Roman"/>
          <w:sz w:val="24"/>
          <w:szCs w:val="24"/>
        </w:rPr>
      </w:pPr>
      <w:r w:rsidRPr="007F7AF0">
        <w:rPr>
          <w:rFonts w:ascii="宋体" w:eastAsia="宋体" w:hAnsi="宋体" w:cs="Times New Roman"/>
          <w:position w:val="-30"/>
          <w:sz w:val="24"/>
          <w:szCs w:val="24"/>
        </w:rPr>
        <w:object w:dxaOrig="3280" w:dyaOrig="720" w14:anchorId="76FB57D3">
          <v:shape id="_x0000_i1245" type="#_x0000_t75" style="width:164.35pt;height:36pt" o:ole="">
            <v:imagedata r:id="rId432" o:title=""/>
          </v:shape>
          <o:OLEObject Type="Embed" ProgID="Equation.DSMT4" ShapeID="_x0000_i1245" DrawAspect="Content" ObjectID="_1612958306" r:id="rId433"/>
        </w:object>
      </w: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6B6293">
        <w:rPr>
          <w:rFonts w:ascii="宋体" w:eastAsia="宋体" w:hAnsi="宋体" w:cs="Times New Roman"/>
          <w:sz w:val="24"/>
          <w:szCs w:val="24"/>
        </w:rPr>
        <w:t xml:space="preserve">    </w:t>
      </w:r>
      <w:r>
        <w:rPr>
          <w:rFonts w:ascii="宋体" w:eastAsia="宋体" w:hAnsi="宋体" w:cs="Times New Roman"/>
          <w:sz w:val="24"/>
          <w:szCs w:val="24"/>
        </w:rPr>
        <w:t xml:space="preserve">     </w:t>
      </w:r>
      <w:r>
        <w:rPr>
          <w:rFonts w:ascii="宋体" w:eastAsia="宋体" w:hAnsi="宋体" w:cs="Times New Roman" w:hint="eastAsia"/>
          <w:sz w:val="24"/>
          <w:szCs w:val="24"/>
        </w:rPr>
        <w:t>(</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17</w:t>
      </w:r>
      <w:r>
        <w:rPr>
          <w:rFonts w:ascii="宋体" w:eastAsia="宋体" w:hAnsi="宋体" w:cs="Times New Roman"/>
          <w:sz w:val="24"/>
          <w:szCs w:val="24"/>
        </w:rPr>
        <w:t>)</w:t>
      </w:r>
    </w:p>
    <w:p w14:paraId="6E0600D5" w14:textId="77777777" w:rsidR="00451304" w:rsidRDefault="00451304" w:rsidP="00522BB4">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其中</w:t>
      </w:r>
      <w:r w:rsidR="00E15D91">
        <w:rPr>
          <w:rFonts w:ascii="宋体" w:eastAsia="宋体" w:hAnsi="宋体" w:cs="Times New Roman" w:hint="eastAsia"/>
          <w:sz w:val="24"/>
          <w:szCs w:val="24"/>
        </w:rPr>
        <w:t>，</w:t>
      </w:r>
      <w:r w:rsidR="005E217F" w:rsidRPr="001C7BD9">
        <w:rPr>
          <w:position w:val="-4"/>
        </w:rPr>
        <w:object w:dxaOrig="260" w:dyaOrig="260" w14:anchorId="23653895">
          <v:shape id="_x0000_i1246" type="#_x0000_t75" style="width:13pt;height:13pt" o:ole="">
            <v:imagedata r:id="rId395" o:title=""/>
          </v:shape>
          <o:OLEObject Type="Embed" ProgID="Equation.DSMT4" ShapeID="_x0000_i1246" DrawAspect="Content" ObjectID="_1612958307" r:id="rId434"/>
        </w:object>
      </w:r>
      <w:r>
        <w:rPr>
          <w:rFonts w:ascii="宋体" w:eastAsia="宋体" w:hAnsi="宋体" w:cs="Times New Roman"/>
          <w:sz w:val="24"/>
          <w:szCs w:val="24"/>
        </w:rPr>
        <w:t>是通过</w:t>
      </w:r>
      <w:r w:rsidRPr="008F14E4">
        <w:rPr>
          <w:rFonts w:ascii="Times New Roman" w:eastAsia="宋体" w:hAnsi="Times New Roman" w:cs="Times New Roman"/>
          <w:sz w:val="24"/>
          <w:szCs w:val="24"/>
        </w:rPr>
        <w:t>EGCA</w:t>
      </w:r>
      <w:r>
        <w:rPr>
          <w:rFonts w:ascii="宋体" w:eastAsia="宋体" w:hAnsi="宋体" w:cs="Times New Roman"/>
          <w:sz w:val="24"/>
          <w:szCs w:val="24"/>
        </w:rPr>
        <w:t>多次迭代获取到的近似最优解</w:t>
      </w:r>
      <w:r>
        <w:rPr>
          <w:rFonts w:ascii="宋体" w:eastAsia="宋体" w:hAnsi="宋体" w:cs="Times New Roman" w:hint="eastAsia"/>
          <w:sz w:val="24"/>
          <w:szCs w:val="24"/>
        </w:rPr>
        <w:t>，</w:t>
      </w:r>
      <w:r w:rsidR="00522BB4" w:rsidRPr="00522BB4">
        <w:rPr>
          <w:rFonts w:ascii="宋体" w:eastAsia="宋体" w:hAnsi="宋体" w:cs="Times New Roman"/>
          <w:position w:val="-10"/>
          <w:sz w:val="24"/>
          <w:szCs w:val="24"/>
        </w:rPr>
        <w:object w:dxaOrig="440" w:dyaOrig="320" w14:anchorId="7D387A93">
          <v:shape id="_x0000_i1247" type="#_x0000_t75" style="width:22.5pt;height:15.75pt" o:ole="">
            <v:imagedata r:id="rId435" o:title=""/>
          </v:shape>
          <o:OLEObject Type="Embed" ProgID="Equation.DSMT4" ShapeID="_x0000_i1247" DrawAspect="Content" ObjectID="_1612958308" r:id="rId436"/>
        </w:object>
      </w:r>
      <w:r>
        <w:rPr>
          <w:rFonts w:ascii="宋体" w:eastAsia="宋体" w:hAnsi="宋体" w:cs="Times New Roman"/>
          <w:sz w:val="24"/>
          <w:szCs w:val="24"/>
        </w:rPr>
        <w:t>是理想情况下的最优解</w:t>
      </w:r>
      <w:r>
        <w:rPr>
          <w:rFonts w:ascii="宋体" w:eastAsia="宋体" w:hAnsi="宋体" w:cs="Times New Roman" w:hint="eastAsia"/>
          <w:sz w:val="24"/>
          <w:szCs w:val="24"/>
        </w:rPr>
        <w:t>。</w:t>
      </w:r>
    </w:p>
    <w:p w14:paraId="775AEEF3" w14:textId="77777777" w:rsidR="00451304" w:rsidRPr="005D548C" w:rsidRDefault="00451304" w:rsidP="00522BB4">
      <w:pPr>
        <w:pStyle w:val="a3"/>
        <w:ind w:firstLineChars="0" w:firstLine="0"/>
        <w:rPr>
          <w:rFonts w:ascii="宋体" w:eastAsia="宋体" w:hAnsi="宋体" w:cs="Times New Roman"/>
          <w:sz w:val="24"/>
          <w:szCs w:val="24"/>
        </w:rPr>
      </w:pPr>
      <w:r>
        <w:rPr>
          <w:rFonts w:ascii="宋体" w:eastAsia="宋体" w:hAnsi="宋体" w:cs="Times New Roman"/>
          <w:sz w:val="24"/>
          <w:szCs w:val="24"/>
        </w:rPr>
        <w:tab/>
        <w:t>本小节接下来的部分将详细证明公式</w:t>
      </w:r>
      <w:r>
        <w:rPr>
          <w:rFonts w:ascii="宋体" w:eastAsia="宋体" w:hAnsi="宋体" w:cs="Times New Roman" w:hint="eastAsia"/>
          <w:sz w:val="24"/>
          <w:szCs w:val="24"/>
        </w:rPr>
        <w:t>(</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17</w:t>
      </w:r>
      <w:r>
        <w:rPr>
          <w:rFonts w:ascii="宋体" w:eastAsia="宋体" w:hAnsi="宋体" w:cs="Times New Roman"/>
          <w:sz w:val="24"/>
          <w:szCs w:val="24"/>
        </w:rPr>
        <w:t>)</w:t>
      </w:r>
      <w:r>
        <w:rPr>
          <w:rFonts w:ascii="宋体" w:eastAsia="宋体" w:hAnsi="宋体" w:cs="Times New Roman" w:hint="eastAsia"/>
          <w:sz w:val="24"/>
          <w:szCs w:val="24"/>
        </w:rPr>
        <w:t>。首先重新定义车辆集合</w:t>
      </w:r>
      <w:r w:rsidR="00522BB4" w:rsidRPr="001C7BD9">
        <w:rPr>
          <w:position w:val="-14"/>
        </w:rPr>
        <w:object w:dxaOrig="2760" w:dyaOrig="400" w14:anchorId="7AC3606B">
          <v:shape id="_x0000_i1248" type="#_x0000_t75" style="width:138pt;height:20pt" o:ole="">
            <v:imagedata r:id="rId437" o:title=""/>
          </v:shape>
          <o:OLEObject Type="Embed" ProgID="Equation.DSMT4" ShapeID="_x0000_i1248" DrawAspect="Content" ObjectID="_1612958309" r:id="rId438"/>
        </w:object>
      </w:r>
      <w:r>
        <w:rPr>
          <w:rFonts w:ascii="宋体" w:eastAsia="宋体" w:hAnsi="宋体" w:cs="Times New Roman" w:hint="eastAsia"/>
          <w:sz w:val="24"/>
          <w:szCs w:val="24"/>
        </w:rPr>
        <w:t>的含义，</w:t>
      </w:r>
      <w:r w:rsidR="00522BB4" w:rsidRPr="001C7BD9">
        <w:rPr>
          <w:position w:val="-12"/>
        </w:rPr>
        <w:object w:dxaOrig="220" w:dyaOrig="360" w14:anchorId="3456F55D">
          <v:shape id="_x0000_i1249" type="#_x0000_t75" style="width:11pt;height:18pt" o:ole="">
            <v:imagedata r:id="rId439" o:title=""/>
          </v:shape>
          <o:OLEObject Type="Embed" ProgID="Equation.DSMT4" ShapeID="_x0000_i1249" DrawAspect="Content" ObjectID="_1612958310" r:id="rId440"/>
        </w:object>
      </w:r>
      <w:r>
        <w:rPr>
          <w:rFonts w:ascii="宋体" w:eastAsia="宋体" w:hAnsi="宋体" w:cs="Times New Roman"/>
          <w:sz w:val="24"/>
          <w:szCs w:val="24"/>
        </w:rPr>
        <w:t>表示通过</w:t>
      </w:r>
      <w:r w:rsidRPr="00522BB4">
        <w:rPr>
          <w:rFonts w:ascii="Times New Roman" w:eastAsia="宋体" w:hAnsi="Times New Roman" w:cs="Times New Roman"/>
          <w:sz w:val="24"/>
          <w:szCs w:val="24"/>
        </w:rPr>
        <w:t>ECQA</w:t>
      </w:r>
      <w:r>
        <w:rPr>
          <w:rFonts w:ascii="宋体" w:eastAsia="宋体" w:hAnsi="宋体" w:cs="Times New Roman"/>
          <w:sz w:val="24"/>
          <w:szCs w:val="24"/>
        </w:rPr>
        <w:t>策略在第</w:t>
      </w:r>
      <w:r w:rsidR="005E217F" w:rsidRPr="001C7BD9">
        <w:rPr>
          <w:position w:val="-6"/>
        </w:rPr>
        <w:object w:dxaOrig="139" w:dyaOrig="260" w14:anchorId="070FBA72">
          <v:shape id="_x0000_i1250" type="#_x0000_t75" style="width:6.95pt;height:13pt" o:ole="">
            <v:imagedata r:id="rId441" o:title=""/>
          </v:shape>
          <o:OLEObject Type="Embed" ProgID="Equation.DSMT4" ShapeID="_x0000_i1250" DrawAspect="Content" ObjectID="_1612958311" r:id="rId442"/>
        </w:object>
      </w:r>
      <w:r>
        <w:rPr>
          <w:rFonts w:ascii="宋体" w:eastAsia="宋体" w:hAnsi="宋体" w:cs="Times New Roman" w:hint="eastAsia"/>
          <w:sz w:val="24"/>
          <w:szCs w:val="24"/>
        </w:rPr>
        <w:t>次迭代获取到的最优车辆，并且加入</w:t>
      </w:r>
      <w:r w:rsidR="00522BB4" w:rsidRPr="001C7BD9">
        <w:rPr>
          <w:position w:val="-4"/>
        </w:rPr>
        <w:object w:dxaOrig="260" w:dyaOrig="260" w14:anchorId="017049BC">
          <v:shape id="_x0000_i1251" type="#_x0000_t75" style="width:13pt;height:13pt" o:ole="">
            <v:imagedata r:id="rId443" o:title=""/>
          </v:shape>
          <o:OLEObject Type="Embed" ProgID="Equation.DSMT4" ShapeID="_x0000_i1251" DrawAspect="Content" ObjectID="_1612958312" r:id="rId444"/>
        </w:object>
      </w:r>
      <w:r>
        <w:rPr>
          <w:rFonts w:ascii="宋体" w:eastAsia="宋体" w:hAnsi="宋体" w:cs="Times New Roman" w:hint="eastAsia"/>
          <w:sz w:val="24"/>
          <w:szCs w:val="24"/>
        </w:rPr>
        <w:t>。通过</w:t>
      </w:r>
      <w:r w:rsidR="00522BB4" w:rsidRPr="001C7BD9">
        <w:rPr>
          <w:position w:val="-6"/>
        </w:rPr>
        <w:object w:dxaOrig="200" w:dyaOrig="279" w14:anchorId="4BC96C1D">
          <v:shape id="_x0000_i1252" type="#_x0000_t75" style="width:10pt;height:13.95pt" o:ole="">
            <v:imagedata r:id="rId445" o:title=""/>
          </v:shape>
          <o:OLEObject Type="Embed" ProgID="Equation.DSMT4" ShapeID="_x0000_i1252" DrawAspect="Content" ObjectID="_1612958313" r:id="rId446"/>
        </w:object>
      </w:r>
      <w:r>
        <w:rPr>
          <w:rFonts w:ascii="宋体" w:eastAsia="宋体" w:hAnsi="宋体" w:cs="Times New Roman" w:hint="eastAsia"/>
          <w:sz w:val="24"/>
          <w:szCs w:val="24"/>
        </w:rPr>
        <w:t>次迭代，获取到的车辆集合可以表示为</w:t>
      </w:r>
      <w:r w:rsidRPr="007177EF">
        <w:rPr>
          <w:position w:val="-28"/>
        </w:rPr>
        <w:object w:dxaOrig="1060" w:dyaOrig="680" w14:anchorId="094584EF">
          <v:shape id="_x0000_i1253" type="#_x0000_t75" style="width:54pt;height:33.75pt" o:ole="">
            <v:imagedata r:id="rId447" o:title=""/>
          </v:shape>
          <o:OLEObject Type="Embed" ProgID="Equation.DSMT4" ShapeID="_x0000_i1253" DrawAspect="Content" ObjectID="_1612958314" r:id="rId448"/>
        </w:object>
      </w:r>
      <w:r w:rsidR="005E217F">
        <w:rPr>
          <w:rFonts w:hint="eastAsia"/>
        </w:rPr>
        <w:t>。</w:t>
      </w:r>
    </w:p>
    <w:p w14:paraId="768DDEFA" w14:textId="77777777" w:rsidR="00451304" w:rsidRDefault="00451304" w:rsidP="005E217F">
      <w:pPr>
        <w:pStyle w:val="a3"/>
        <w:spacing w:line="400" w:lineRule="exact"/>
        <w:ind w:firstLineChars="0"/>
        <w:rPr>
          <w:rFonts w:ascii="宋体" w:eastAsia="宋体" w:hAnsi="宋体" w:cs="Times New Roman"/>
          <w:sz w:val="24"/>
          <w:szCs w:val="24"/>
        </w:rPr>
      </w:pPr>
      <w:r>
        <w:rPr>
          <w:rFonts w:ascii="宋体" w:eastAsia="宋体" w:hAnsi="宋体" w:cs="Times New Roman"/>
          <w:sz w:val="24"/>
          <w:szCs w:val="24"/>
        </w:rPr>
        <w:t>为了证明不等式</w:t>
      </w:r>
      <w:r>
        <w:rPr>
          <w:rFonts w:ascii="宋体" w:eastAsia="宋体" w:hAnsi="宋体" w:cs="Times New Roman" w:hint="eastAsia"/>
          <w:sz w:val="24"/>
          <w:szCs w:val="24"/>
        </w:rPr>
        <w:t>(</w:t>
      </w:r>
      <w:r w:rsidR="00683AFE">
        <w:rPr>
          <w:rFonts w:ascii="宋体" w:eastAsia="宋体" w:hAnsi="宋体" w:cs="Times New Roman"/>
          <w:sz w:val="24"/>
          <w:szCs w:val="24"/>
        </w:rPr>
        <w:t>3</w:t>
      </w:r>
      <w:r w:rsidR="007E5885">
        <w:noBreakHyphen/>
      </w:r>
      <w:r w:rsidR="0069220F">
        <w:rPr>
          <w:rFonts w:ascii="宋体" w:eastAsia="宋体" w:hAnsi="宋体" w:cs="Times New Roman"/>
          <w:sz w:val="24"/>
          <w:szCs w:val="24"/>
        </w:rPr>
        <w:t>17</w:t>
      </w:r>
      <w:r>
        <w:rPr>
          <w:rFonts w:ascii="宋体" w:eastAsia="宋体" w:hAnsi="宋体" w:cs="Times New Roman"/>
          <w:sz w:val="24"/>
          <w:szCs w:val="24"/>
        </w:rPr>
        <w:t>)</w:t>
      </w:r>
      <w:r>
        <w:rPr>
          <w:rFonts w:ascii="宋体" w:eastAsia="宋体" w:hAnsi="宋体" w:cs="Times New Roman" w:hint="eastAsia"/>
          <w:sz w:val="24"/>
          <w:szCs w:val="24"/>
        </w:rPr>
        <w:t>，首先需要证明在</w:t>
      </w:r>
      <w:r w:rsidRPr="000F4B0C">
        <w:rPr>
          <w:rFonts w:ascii="宋体" w:eastAsia="宋体" w:hAnsi="宋体" w:cs="Times New Roman"/>
          <w:position w:val="-10"/>
          <w:sz w:val="24"/>
          <w:szCs w:val="24"/>
        </w:rPr>
        <w:object w:dxaOrig="859" w:dyaOrig="360" w14:anchorId="4B096F15">
          <v:shape id="_x0000_i1254" type="#_x0000_t75" style="width:43.5pt;height:18pt" o:ole="">
            <v:imagedata r:id="rId449" o:title=""/>
          </v:shape>
          <o:OLEObject Type="Embed" ProgID="Equation.DSMT4" ShapeID="_x0000_i1254" DrawAspect="Content" ObjectID="_1612958315" r:id="rId450"/>
        </w:object>
      </w:r>
      <w:r>
        <w:rPr>
          <w:rFonts w:ascii="宋体" w:eastAsia="宋体" w:hAnsi="宋体" w:cs="Times New Roman"/>
          <w:sz w:val="24"/>
          <w:szCs w:val="24"/>
        </w:rPr>
        <w:t>时</w:t>
      </w:r>
      <w:r>
        <w:rPr>
          <w:rFonts w:ascii="宋体" w:eastAsia="宋体" w:hAnsi="宋体" w:cs="Times New Roman" w:hint="eastAsia"/>
          <w:sz w:val="24"/>
          <w:szCs w:val="24"/>
        </w:rPr>
        <w:t>，以下两个不等式(</w:t>
      </w:r>
      <w:r w:rsidR="00683AFE">
        <w:rPr>
          <w:rFonts w:ascii="宋体" w:eastAsia="宋体" w:hAnsi="宋体" w:cs="Times New Roman"/>
          <w:sz w:val="24"/>
          <w:szCs w:val="24"/>
        </w:rPr>
        <w:t>3</w:t>
      </w:r>
      <w:r w:rsidR="007E5885">
        <w:noBreakHyphen/>
      </w:r>
      <w:r w:rsidR="0069220F">
        <w:rPr>
          <w:rFonts w:ascii="宋体" w:eastAsia="宋体" w:hAnsi="宋体" w:cs="Times New Roman"/>
          <w:sz w:val="24"/>
          <w:szCs w:val="24"/>
        </w:rPr>
        <w:t>18</w:t>
      </w:r>
      <w:r>
        <w:rPr>
          <w:rFonts w:ascii="宋体" w:eastAsia="宋体" w:hAnsi="宋体" w:cs="Times New Roman"/>
          <w:sz w:val="24"/>
          <w:szCs w:val="24"/>
        </w:rPr>
        <w:t>)</w:t>
      </w:r>
      <w:r>
        <w:rPr>
          <w:rFonts w:ascii="宋体" w:eastAsia="宋体" w:hAnsi="宋体" w:cs="Times New Roman" w:hint="eastAsia"/>
          <w:sz w:val="24"/>
          <w:szCs w:val="24"/>
        </w:rPr>
        <w:t>和(</w:t>
      </w:r>
      <w:r w:rsidR="00683AFE">
        <w:rPr>
          <w:rFonts w:ascii="宋体" w:eastAsia="宋体" w:hAnsi="宋体" w:cs="Times New Roman"/>
          <w:sz w:val="24"/>
          <w:szCs w:val="24"/>
        </w:rPr>
        <w:t>3</w:t>
      </w:r>
      <w:r w:rsidR="007E5885">
        <w:noBreakHyphen/>
      </w:r>
      <w:r w:rsidR="0069220F">
        <w:rPr>
          <w:rFonts w:ascii="宋体" w:eastAsia="宋体" w:hAnsi="宋体" w:cs="Times New Roman"/>
          <w:sz w:val="24"/>
          <w:szCs w:val="24"/>
        </w:rPr>
        <w:t>19</w:t>
      </w:r>
      <w:r>
        <w:rPr>
          <w:rFonts w:ascii="宋体" w:eastAsia="宋体" w:hAnsi="宋体" w:cs="Times New Roman"/>
          <w:sz w:val="24"/>
          <w:szCs w:val="24"/>
        </w:rPr>
        <w:t>)</w:t>
      </w:r>
      <w:r>
        <w:rPr>
          <w:rFonts w:ascii="宋体" w:eastAsia="宋体" w:hAnsi="宋体" w:cs="Times New Roman" w:hint="eastAsia"/>
          <w:sz w:val="24"/>
          <w:szCs w:val="24"/>
        </w:rPr>
        <w:t>成立：</w:t>
      </w:r>
    </w:p>
    <w:p w14:paraId="3BB02304" w14:textId="77777777" w:rsidR="00451304" w:rsidRDefault="00451304" w:rsidP="00451304">
      <w:pPr>
        <w:pStyle w:val="a3"/>
        <w:spacing w:line="360" w:lineRule="auto"/>
        <w:ind w:firstLineChars="0" w:firstLine="0"/>
        <w:jc w:val="right"/>
        <w:rPr>
          <w:rFonts w:ascii="宋体" w:eastAsia="宋体" w:hAnsi="宋体" w:cs="Times New Roman"/>
          <w:sz w:val="24"/>
          <w:szCs w:val="24"/>
        </w:rPr>
      </w:pPr>
      <w:r w:rsidRPr="00AA69DE">
        <w:rPr>
          <w:rFonts w:ascii="宋体" w:eastAsia="宋体" w:hAnsi="宋体" w:cs="Times New Roman"/>
          <w:position w:val="-32"/>
          <w:sz w:val="24"/>
          <w:szCs w:val="24"/>
        </w:rPr>
        <w:object w:dxaOrig="6000" w:dyaOrig="760" w14:anchorId="43F7638D">
          <v:shape id="_x0000_i1255" type="#_x0000_t75" style="width:301.5pt;height:38.25pt" o:ole="">
            <v:imagedata r:id="rId451" o:title=""/>
          </v:shape>
          <o:OLEObject Type="Embed" ProgID="Equation.DSMT4" ShapeID="_x0000_i1255" DrawAspect="Content" ObjectID="_1612958316" r:id="rId452"/>
        </w:object>
      </w:r>
      <w:r>
        <w:rPr>
          <w:rFonts w:ascii="宋体" w:eastAsia="宋体" w:hAnsi="宋体" w:cs="Times New Roman" w:hint="eastAsia"/>
          <w:sz w:val="24"/>
          <w:szCs w:val="24"/>
        </w:rPr>
        <w:t>(</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18</w:t>
      </w:r>
      <w:r>
        <w:rPr>
          <w:rFonts w:ascii="宋体" w:eastAsia="宋体" w:hAnsi="宋体" w:cs="Times New Roman"/>
          <w:sz w:val="24"/>
          <w:szCs w:val="24"/>
        </w:rPr>
        <w:t>)</w:t>
      </w:r>
    </w:p>
    <w:p w14:paraId="6F3C3694" w14:textId="77777777" w:rsidR="00451304" w:rsidRDefault="00451304" w:rsidP="00451304">
      <w:pPr>
        <w:pStyle w:val="a3"/>
        <w:spacing w:line="360" w:lineRule="auto"/>
        <w:ind w:firstLineChars="0" w:firstLine="0"/>
        <w:jc w:val="right"/>
        <w:rPr>
          <w:rFonts w:ascii="宋体" w:eastAsia="宋体" w:hAnsi="宋体" w:cs="Times New Roman"/>
          <w:sz w:val="24"/>
          <w:szCs w:val="24"/>
        </w:rPr>
      </w:pPr>
      <w:r w:rsidRPr="00AA69DE">
        <w:rPr>
          <w:rFonts w:ascii="宋体" w:eastAsia="宋体" w:hAnsi="宋体" w:cs="Times New Roman"/>
          <w:position w:val="-34"/>
          <w:sz w:val="24"/>
          <w:szCs w:val="24"/>
        </w:rPr>
        <w:object w:dxaOrig="4440" w:dyaOrig="800" w14:anchorId="04B2F9C9">
          <v:shape id="_x0000_i1256" type="#_x0000_t75" style="width:221.35pt;height:39.75pt" o:ole="">
            <v:imagedata r:id="rId453" o:title=""/>
          </v:shape>
          <o:OLEObject Type="Embed" ProgID="Equation.DSMT4" ShapeID="_x0000_i1256" DrawAspect="Content" ObjectID="_1612958317" r:id="rId454"/>
        </w:object>
      </w:r>
      <w:r>
        <w:rPr>
          <w:rFonts w:ascii="宋体" w:eastAsia="宋体" w:hAnsi="宋体" w:cs="Times New Roman"/>
          <w:sz w:val="24"/>
          <w:szCs w:val="24"/>
        </w:rPr>
        <w:t xml:space="preserve">             </w:t>
      </w:r>
      <w:r>
        <w:rPr>
          <w:rFonts w:ascii="宋体" w:eastAsia="宋体" w:hAnsi="宋体" w:cs="Times New Roman" w:hint="eastAsia"/>
          <w:sz w:val="24"/>
          <w:szCs w:val="24"/>
        </w:rPr>
        <w:t>(</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19</w:t>
      </w:r>
      <w:r>
        <w:rPr>
          <w:rFonts w:ascii="宋体" w:eastAsia="宋体" w:hAnsi="宋体" w:cs="Times New Roman"/>
          <w:sz w:val="24"/>
          <w:szCs w:val="24"/>
        </w:rPr>
        <w:t>)</w:t>
      </w:r>
    </w:p>
    <w:p w14:paraId="7406BBB5" w14:textId="77777777" w:rsidR="00451304" w:rsidRDefault="00451304" w:rsidP="00451304">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首先证明不等式(</w:t>
      </w:r>
      <w:r w:rsidR="00683AFE">
        <w:rPr>
          <w:rFonts w:ascii="宋体" w:eastAsia="宋体" w:hAnsi="宋体" w:cs="Times New Roman"/>
          <w:sz w:val="24"/>
          <w:szCs w:val="24"/>
        </w:rPr>
        <w:t>3</w:t>
      </w:r>
      <w:r w:rsidR="007E5885">
        <w:noBreakHyphen/>
      </w:r>
      <w:r w:rsidR="0069220F">
        <w:rPr>
          <w:rFonts w:ascii="宋体" w:eastAsia="宋体" w:hAnsi="宋体" w:cs="Times New Roman"/>
          <w:sz w:val="24"/>
          <w:szCs w:val="24"/>
        </w:rPr>
        <w:t>18</w:t>
      </w:r>
      <w:r>
        <w:rPr>
          <w:rFonts w:ascii="宋体" w:eastAsia="宋体" w:hAnsi="宋体" w:cs="Times New Roman"/>
          <w:sz w:val="24"/>
          <w:szCs w:val="24"/>
        </w:rPr>
        <w:t>)</w:t>
      </w:r>
      <w:r>
        <w:rPr>
          <w:rFonts w:ascii="宋体" w:eastAsia="宋体" w:hAnsi="宋体" w:cs="Times New Roman" w:hint="eastAsia"/>
          <w:sz w:val="24"/>
          <w:szCs w:val="24"/>
        </w:rPr>
        <w:t>成立：</w:t>
      </w:r>
    </w:p>
    <w:p w14:paraId="415BF6FB" w14:textId="77777777" w:rsidR="00451304" w:rsidRDefault="00451304" w:rsidP="00B30DD5">
      <w:pPr>
        <w:pStyle w:val="a3"/>
        <w:ind w:firstLine="480"/>
        <w:rPr>
          <w:rFonts w:ascii="宋体" w:eastAsia="宋体" w:hAnsi="宋体" w:cs="Times New Roman"/>
          <w:sz w:val="24"/>
          <w:szCs w:val="24"/>
        </w:rPr>
      </w:pPr>
      <w:r>
        <w:rPr>
          <w:rFonts w:ascii="宋体" w:eastAsia="宋体" w:hAnsi="宋体" w:cs="Times New Roman" w:hint="eastAsia"/>
          <w:sz w:val="24"/>
          <w:szCs w:val="24"/>
        </w:rPr>
        <w:t>由</w:t>
      </w:r>
      <w:r w:rsidRPr="00E9047C">
        <w:rPr>
          <w:rFonts w:ascii="Times New Roman" w:eastAsia="宋体" w:hAnsi="Times New Roman" w:cs="Times New Roman"/>
          <w:sz w:val="24"/>
          <w:szCs w:val="24"/>
        </w:rPr>
        <w:t>EGCA</w:t>
      </w:r>
      <w:r>
        <w:rPr>
          <w:rFonts w:ascii="宋体" w:eastAsia="宋体" w:hAnsi="宋体" w:cs="Times New Roman"/>
          <w:sz w:val="24"/>
          <w:szCs w:val="24"/>
        </w:rPr>
        <w:t>算法执行流程</w:t>
      </w:r>
      <w:r>
        <w:rPr>
          <w:rFonts w:ascii="宋体" w:eastAsia="宋体" w:hAnsi="宋体" w:cs="Times New Roman" w:hint="eastAsia"/>
          <w:sz w:val="24"/>
          <w:szCs w:val="24"/>
        </w:rPr>
        <w:t>可以明确得到，对集合</w:t>
      </w:r>
      <w:r w:rsidRPr="00C848A6">
        <w:rPr>
          <w:rFonts w:ascii="宋体" w:eastAsia="宋体" w:hAnsi="宋体" w:cs="Times New Roman"/>
          <w:position w:val="-28"/>
          <w:sz w:val="24"/>
          <w:szCs w:val="24"/>
        </w:rPr>
        <w:object w:dxaOrig="1100" w:dyaOrig="680" w14:anchorId="61253429">
          <v:shape id="_x0000_i1257" type="#_x0000_t75" style="width:54.7pt;height:33.75pt" o:ole="">
            <v:imagedata r:id="rId455" o:title=""/>
          </v:shape>
          <o:OLEObject Type="Embed" ProgID="Equation.DSMT4" ShapeID="_x0000_i1257" DrawAspect="Content" ObjectID="_1612958318" r:id="rId456"/>
        </w:object>
      </w:r>
      <w:r>
        <w:rPr>
          <w:rFonts w:ascii="宋体" w:eastAsia="宋体" w:hAnsi="宋体" w:cs="Times New Roman"/>
          <w:sz w:val="24"/>
          <w:szCs w:val="24"/>
        </w:rPr>
        <w:t>中的任意车辆</w:t>
      </w:r>
      <w:r>
        <w:rPr>
          <w:rFonts w:ascii="宋体" w:eastAsia="宋体" w:hAnsi="宋体" w:cs="Times New Roman" w:hint="eastAsia"/>
          <w:sz w:val="24"/>
          <w:szCs w:val="24"/>
        </w:rPr>
        <w:t>，</w:t>
      </w:r>
      <w:r>
        <w:rPr>
          <w:rFonts w:ascii="宋体" w:eastAsia="宋体" w:hAnsi="宋体" w:cs="Times New Roman"/>
          <w:sz w:val="24"/>
          <w:szCs w:val="24"/>
        </w:rPr>
        <w:t>它的</w:t>
      </w:r>
      <w:r w:rsidRPr="00BD330C">
        <w:rPr>
          <w:rFonts w:ascii="宋体" w:eastAsia="宋体" w:hAnsi="宋体" w:cs="Times New Roman"/>
          <w:sz w:val="24"/>
          <w:szCs w:val="24"/>
        </w:rPr>
        <w:t>空间</w:t>
      </w:r>
      <w:r w:rsidRPr="00BD330C">
        <w:rPr>
          <w:rFonts w:ascii="宋体" w:eastAsia="宋体" w:hAnsi="宋体" w:cs="Times New Roman" w:hint="eastAsia"/>
          <w:sz w:val="24"/>
          <w:szCs w:val="24"/>
        </w:rPr>
        <w:t>覆盖</w:t>
      </w:r>
      <w:r>
        <w:rPr>
          <w:rFonts w:ascii="宋体" w:eastAsia="宋体" w:hAnsi="宋体" w:cs="Times New Roman"/>
          <w:sz w:val="24"/>
          <w:szCs w:val="24"/>
        </w:rPr>
        <w:t>边际收</w:t>
      </w:r>
      <w:r w:rsidRPr="00BD330C">
        <w:rPr>
          <w:rFonts w:ascii="宋体" w:eastAsia="宋体" w:hAnsi="宋体" w:cs="Times New Roman"/>
          <w:sz w:val="24"/>
          <w:szCs w:val="24"/>
        </w:rPr>
        <w:t>益增加率</w:t>
      </w:r>
      <w:r>
        <w:rPr>
          <w:rFonts w:ascii="宋体" w:eastAsia="宋体" w:hAnsi="宋体" w:cs="Times New Roman"/>
          <w:sz w:val="24"/>
          <w:szCs w:val="24"/>
        </w:rPr>
        <w:t>最大为</w:t>
      </w:r>
      <w:r>
        <w:rPr>
          <w:rFonts w:ascii="宋体" w:eastAsia="宋体" w:hAnsi="宋体" w:cs="Times New Roman" w:hint="eastAsia"/>
          <w:sz w:val="24"/>
          <w:szCs w:val="24"/>
        </w:rPr>
        <w:t>:</w:t>
      </w:r>
    </w:p>
    <w:p w14:paraId="001EC824" w14:textId="77777777" w:rsidR="00451304" w:rsidRDefault="00451304" w:rsidP="00451304">
      <w:pPr>
        <w:pStyle w:val="a3"/>
        <w:spacing w:line="360" w:lineRule="auto"/>
        <w:ind w:firstLineChars="0" w:firstLine="0"/>
        <w:jc w:val="right"/>
        <w:rPr>
          <w:rFonts w:ascii="宋体" w:eastAsia="宋体" w:hAnsi="宋体" w:cs="Times New Roman"/>
          <w:sz w:val="24"/>
          <w:szCs w:val="24"/>
        </w:rPr>
      </w:pPr>
      <w:r w:rsidRPr="00C848A6">
        <w:rPr>
          <w:rFonts w:ascii="宋体" w:eastAsia="宋体" w:hAnsi="宋体" w:cs="Times New Roman"/>
          <w:position w:val="-30"/>
          <w:sz w:val="24"/>
          <w:szCs w:val="24"/>
        </w:rPr>
        <w:object w:dxaOrig="3240" w:dyaOrig="1060" w14:anchorId="6B4F062C">
          <v:shape id="_x0000_i1258" type="#_x0000_t75" style="width:162pt;height:54pt" o:ole="">
            <v:imagedata r:id="rId457" o:title=""/>
          </v:shape>
          <o:OLEObject Type="Embed" ProgID="Equation.DSMT4" ShapeID="_x0000_i1258" DrawAspect="Content" ObjectID="_1612958319" r:id="rId458"/>
        </w:object>
      </w:r>
      <w:r>
        <w:rPr>
          <w:rFonts w:ascii="宋体" w:eastAsia="宋体" w:hAnsi="宋体" w:cs="Times New Roman"/>
          <w:sz w:val="24"/>
          <w:szCs w:val="24"/>
        </w:rPr>
        <w:t xml:space="preserve">               (</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20</w:t>
      </w:r>
      <w:r>
        <w:rPr>
          <w:rFonts w:ascii="宋体" w:eastAsia="宋体" w:hAnsi="宋体" w:cs="Times New Roman"/>
          <w:sz w:val="24"/>
          <w:szCs w:val="24"/>
        </w:rPr>
        <w:t>)</w:t>
      </w:r>
    </w:p>
    <w:p w14:paraId="37F0AF19" w14:textId="77777777" w:rsidR="00451304" w:rsidRDefault="00451304" w:rsidP="00B30DD5">
      <w:pPr>
        <w:pStyle w:val="a3"/>
        <w:ind w:firstLine="480"/>
        <w:rPr>
          <w:rFonts w:ascii="宋体" w:eastAsia="宋体" w:hAnsi="宋体" w:cs="Times New Roman"/>
          <w:sz w:val="24"/>
          <w:szCs w:val="24"/>
        </w:rPr>
      </w:pPr>
      <w:r>
        <w:rPr>
          <w:rFonts w:ascii="宋体" w:eastAsia="宋体" w:hAnsi="宋体" w:cs="Times New Roman"/>
          <w:sz w:val="24"/>
          <w:szCs w:val="24"/>
        </w:rPr>
        <w:t>否则在执行算法的过程中会在第</w:t>
      </w:r>
      <w:r w:rsidR="00E502EB" w:rsidRPr="001C7BD9">
        <w:rPr>
          <w:position w:val="-6"/>
        </w:rPr>
        <w:object w:dxaOrig="200" w:dyaOrig="279" w14:anchorId="51ACBACC">
          <v:shape id="_x0000_i1259" type="#_x0000_t75" style="width:10pt;height:13.95pt" o:ole="">
            <v:imagedata r:id="rId459" o:title=""/>
          </v:shape>
          <o:OLEObject Type="Embed" ProgID="Equation.DSMT4" ShapeID="_x0000_i1259" DrawAspect="Content" ObjectID="_1612958320" r:id="rId460"/>
        </w:object>
      </w:r>
      <w:proofErr w:type="gramStart"/>
      <w:r>
        <w:rPr>
          <w:rFonts w:ascii="宋体" w:eastAsia="宋体" w:hAnsi="宋体" w:cs="Times New Roman"/>
          <w:sz w:val="24"/>
          <w:szCs w:val="24"/>
        </w:rPr>
        <w:t>轮或者</w:t>
      </w:r>
      <w:proofErr w:type="gramEnd"/>
      <w:r>
        <w:rPr>
          <w:rFonts w:ascii="宋体" w:eastAsia="宋体" w:hAnsi="宋体" w:cs="Times New Roman"/>
          <w:sz w:val="24"/>
          <w:szCs w:val="24"/>
        </w:rPr>
        <w:t>第</w:t>
      </w:r>
      <w:r w:rsidR="00E502EB" w:rsidRPr="001C7BD9">
        <w:rPr>
          <w:position w:val="-6"/>
        </w:rPr>
        <w:object w:dxaOrig="200" w:dyaOrig="279" w14:anchorId="6A8704D7">
          <v:shape id="_x0000_i1260" type="#_x0000_t75" style="width:10pt;height:13.95pt" o:ole="">
            <v:imagedata r:id="rId461" o:title=""/>
          </v:shape>
          <o:OLEObject Type="Embed" ProgID="Equation.DSMT4" ShapeID="_x0000_i1260" DrawAspect="Content" ObjectID="_1612958321" r:id="rId462"/>
        </w:object>
      </w:r>
      <w:proofErr w:type="gramStart"/>
      <w:r>
        <w:rPr>
          <w:rFonts w:ascii="宋体" w:eastAsia="宋体" w:hAnsi="宋体" w:cs="Times New Roman"/>
          <w:sz w:val="24"/>
          <w:szCs w:val="24"/>
        </w:rPr>
        <w:t>轮之</w:t>
      </w:r>
      <w:proofErr w:type="gramEnd"/>
      <w:r>
        <w:rPr>
          <w:rFonts w:ascii="宋体" w:eastAsia="宋体" w:hAnsi="宋体" w:cs="Times New Roman"/>
          <w:sz w:val="24"/>
          <w:szCs w:val="24"/>
        </w:rPr>
        <w:t>前被选中</w:t>
      </w:r>
      <w:r>
        <w:rPr>
          <w:rFonts w:ascii="宋体" w:eastAsia="宋体" w:hAnsi="宋体" w:cs="Times New Roman" w:hint="eastAsia"/>
          <w:sz w:val="24"/>
          <w:szCs w:val="24"/>
        </w:rPr>
        <w:t>，</w:t>
      </w:r>
      <w:r>
        <w:rPr>
          <w:rFonts w:ascii="宋体" w:eastAsia="宋体" w:hAnsi="宋体" w:cs="Times New Roman"/>
          <w:sz w:val="24"/>
          <w:szCs w:val="24"/>
        </w:rPr>
        <w:t>又因为感知总代价</w:t>
      </w:r>
      <w:r w:rsidRPr="00AA69DE">
        <w:rPr>
          <w:rFonts w:ascii="宋体" w:eastAsia="宋体" w:hAnsi="宋体" w:cs="Times New Roman"/>
          <w:position w:val="-30"/>
          <w:sz w:val="24"/>
          <w:szCs w:val="24"/>
        </w:rPr>
        <w:object w:dxaOrig="2180" w:dyaOrig="720" w14:anchorId="58D1990D">
          <v:shape id="_x0000_i1261" type="#_x0000_t75" style="width:109.55pt;height:36pt" o:ole="">
            <v:imagedata r:id="rId463" o:title=""/>
          </v:shape>
          <o:OLEObject Type="Embed" ProgID="Equation.DSMT4" ShapeID="_x0000_i1261" DrawAspect="Content" ObjectID="_1612958322" r:id="rId464"/>
        </w:object>
      </w:r>
      <w:r>
        <w:rPr>
          <w:rFonts w:ascii="宋体" w:eastAsia="宋体" w:hAnsi="宋体" w:cs="Times New Roman" w:hint="eastAsia"/>
          <w:sz w:val="24"/>
          <w:szCs w:val="24"/>
        </w:rPr>
        <w:t>，</w:t>
      </w:r>
      <w:r>
        <w:rPr>
          <w:rFonts w:ascii="宋体" w:eastAsia="宋体" w:hAnsi="宋体" w:cs="Times New Roman"/>
          <w:sz w:val="24"/>
          <w:szCs w:val="24"/>
        </w:rPr>
        <w:t>那么集合</w:t>
      </w:r>
      <w:r w:rsidRPr="00C848A6">
        <w:rPr>
          <w:rFonts w:ascii="宋体" w:eastAsia="宋体" w:hAnsi="宋体" w:cs="Times New Roman"/>
          <w:position w:val="-28"/>
          <w:sz w:val="24"/>
          <w:szCs w:val="24"/>
        </w:rPr>
        <w:object w:dxaOrig="1100" w:dyaOrig="680" w14:anchorId="7BE9659B">
          <v:shape id="_x0000_i1262" type="#_x0000_t75" style="width:54.7pt;height:33.75pt" o:ole="">
            <v:imagedata r:id="rId455" o:title=""/>
          </v:shape>
          <o:OLEObject Type="Embed" ProgID="Equation.DSMT4" ShapeID="_x0000_i1262" DrawAspect="Content" ObjectID="_1612958323" r:id="rId465"/>
        </w:object>
      </w:r>
      <w:r>
        <w:rPr>
          <w:rFonts w:ascii="宋体" w:eastAsia="宋体" w:hAnsi="宋体" w:cs="Times New Roman"/>
          <w:sz w:val="24"/>
          <w:szCs w:val="24"/>
        </w:rPr>
        <w:t>的感知空间覆盖度最大为</w:t>
      </w:r>
      <w:r>
        <w:rPr>
          <w:rFonts w:ascii="宋体" w:eastAsia="宋体" w:hAnsi="宋体" w:cs="Times New Roman" w:hint="eastAsia"/>
          <w:sz w:val="24"/>
          <w:szCs w:val="24"/>
        </w:rPr>
        <w:t>:</w:t>
      </w:r>
    </w:p>
    <w:p w14:paraId="277A1765" w14:textId="77777777" w:rsidR="00451304" w:rsidRDefault="00451304" w:rsidP="00451304">
      <w:pPr>
        <w:pStyle w:val="a3"/>
        <w:spacing w:line="360" w:lineRule="auto"/>
        <w:ind w:firstLineChars="0" w:firstLine="0"/>
        <w:jc w:val="right"/>
        <w:rPr>
          <w:rFonts w:ascii="宋体" w:eastAsia="宋体" w:hAnsi="宋体" w:cs="Times New Roman"/>
          <w:sz w:val="24"/>
          <w:szCs w:val="24"/>
        </w:rPr>
      </w:pPr>
      <w:r w:rsidRPr="00935C67">
        <w:rPr>
          <w:rFonts w:ascii="宋体" w:eastAsia="宋体" w:hAnsi="宋体" w:cs="Times New Roman"/>
          <w:position w:val="-32"/>
          <w:sz w:val="24"/>
          <w:szCs w:val="24"/>
        </w:rPr>
        <w:object w:dxaOrig="5740" w:dyaOrig="1080" w14:anchorId="43EBDC00">
          <v:shape id="_x0000_i1263" type="#_x0000_t75" style="width:286.45pt;height:54.75pt" o:ole="">
            <v:imagedata r:id="rId466" o:title=""/>
          </v:shape>
          <o:OLEObject Type="Embed" ProgID="Equation.DSMT4" ShapeID="_x0000_i1263" DrawAspect="Content" ObjectID="_1612958324" r:id="rId467"/>
        </w:object>
      </w:r>
      <w:r>
        <w:rPr>
          <w:rFonts w:ascii="宋体" w:eastAsia="宋体" w:hAnsi="宋体" w:cs="Times New Roman"/>
          <w:sz w:val="24"/>
          <w:szCs w:val="24"/>
        </w:rPr>
        <w:t xml:space="preserve">   (</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21</w:t>
      </w:r>
      <w:r>
        <w:rPr>
          <w:rFonts w:ascii="宋体" w:eastAsia="宋体" w:hAnsi="宋体" w:cs="Times New Roman"/>
          <w:sz w:val="24"/>
          <w:szCs w:val="24"/>
        </w:rPr>
        <w:t>)</w:t>
      </w:r>
    </w:p>
    <w:p w14:paraId="11E0403B" w14:textId="77777777" w:rsidR="00451304" w:rsidRDefault="00451304" w:rsidP="00451304">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即</w:t>
      </w:r>
      <w:r>
        <w:rPr>
          <w:rFonts w:ascii="宋体" w:eastAsia="宋体" w:hAnsi="宋体" w:cs="Times New Roman" w:hint="eastAsia"/>
          <w:sz w:val="24"/>
          <w:szCs w:val="24"/>
        </w:rPr>
        <w:t>：</w:t>
      </w:r>
    </w:p>
    <w:p w14:paraId="630CD64C" w14:textId="77777777" w:rsidR="00451304" w:rsidRDefault="00451304" w:rsidP="00451304">
      <w:pPr>
        <w:pStyle w:val="a3"/>
        <w:spacing w:line="360" w:lineRule="auto"/>
        <w:ind w:firstLineChars="0" w:firstLine="0"/>
        <w:jc w:val="right"/>
        <w:rPr>
          <w:rFonts w:ascii="宋体" w:eastAsia="宋体" w:hAnsi="宋体" w:cs="Times New Roman"/>
          <w:sz w:val="24"/>
          <w:szCs w:val="24"/>
        </w:rPr>
      </w:pPr>
      <w:r w:rsidRPr="00CB4C1D">
        <w:rPr>
          <w:rFonts w:ascii="宋体" w:eastAsia="宋体" w:hAnsi="宋体" w:cs="Times New Roman"/>
          <w:position w:val="-30"/>
          <w:sz w:val="24"/>
          <w:szCs w:val="24"/>
        </w:rPr>
        <w:object w:dxaOrig="5700" w:dyaOrig="1060" w14:anchorId="4A63CD08">
          <v:shape id="_x0000_i1264" type="#_x0000_t75" style="width:285pt;height:54pt" o:ole="">
            <v:imagedata r:id="rId468" o:title=""/>
          </v:shape>
          <o:OLEObject Type="Embed" ProgID="Equation.DSMT4" ShapeID="_x0000_i1264" DrawAspect="Content" ObjectID="_1612958325" r:id="rId469"/>
        </w:object>
      </w:r>
      <w:r>
        <w:rPr>
          <w:rFonts w:ascii="宋体" w:eastAsia="宋体" w:hAnsi="宋体" w:cs="Times New Roman"/>
          <w:sz w:val="24"/>
          <w:szCs w:val="24"/>
        </w:rPr>
        <w:t xml:space="preserve">   (</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22</w:t>
      </w:r>
      <w:r>
        <w:rPr>
          <w:rFonts w:ascii="宋体" w:eastAsia="宋体" w:hAnsi="宋体" w:cs="Times New Roman"/>
          <w:sz w:val="24"/>
          <w:szCs w:val="24"/>
        </w:rPr>
        <w:t>)</w:t>
      </w:r>
    </w:p>
    <w:p w14:paraId="7E860AA8" w14:textId="77777777" w:rsidR="00451304" w:rsidRDefault="00451304" w:rsidP="00272739">
      <w:pPr>
        <w:pStyle w:val="a3"/>
        <w:spacing w:line="400" w:lineRule="exact"/>
        <w:ind w:firstLineChars="0" w:firstLine="0"/>
        <w:rPr>
          <w:rFonts w:ascii="宋体" w:eastAsia="宋体" w:hAnsi="宋体" w:cs="Times New Roman"/>
          <w:sz w:val="24"/>
          <w:szCs w:val="24"/>
        </w:rPr>
      </w:pPr>
      <w:r>
        <w:rPr>
          <w:rFonts w:ascii="宋体" w:eastAsia="宋体" w:hAnsi="宋体" w:cs="Times New Roman" w:hint="eastAsia"/>
          <w:sz w:val="24"/>
          <w:szCs w:val="24"/>
        </w:rPr>
        <w:t>整理可得不等式(</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18</w:t>
      </w:r>
      <w:r>
        <w:rPr>
          <w:rFonts w:ascii="宋体" w:eastAsia="宋体" w:hAnsi="宋体" w:cs="Times New Roman"/>
          <w:sz w:val="24"/>
          <w:szCs w:val="24"/>
        </w:rPr>
        <w:t>)</w:t>
      </w:r>
      <w:r>
        <w:rPr>
          <w:rFonts w:ascii="宋体" w:eastAsia="宋体" w:hAnsi="宋体" w:cs="Times New Roman" w:hint="eastAsia"/>
          <w:sz w:val="24"/>
          <w:szCs w:val="24"/>
        </w:rPr>
        <w:t>成立。</w:t>
      </w:r>
    </w:p>
    <w:p w14:paraId="7753C231" w14:textId="77777777" w:rsidR="00451304" w:rsidRDefault="00451304" w:rsidP="00272739">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接着</w:t>
      </w:r>
      <w:r>
        <w:rPr>
          <w:rFonts w:ascii="宋体" w:eastAsia="宋体" w:hAnsi="宋体" w:cs="Times New Roman" w:hint="eastAsia"/>
          <w:sz w:val="24"/>
          <w:szCs w:val="24"/>
        </w:rPr>
        <w:t>，</w:t>
      </w:r>
      <w:r>
        <w:rPr>
          <w:rFonts w:ascii="宋体" w:eastAsia="宋体" w:hAnsi="宋体" w:cs="Times New Roman"/>
          <w:sz w:val="24"/>
          <w:szCs w:val="24"/>
        </w:rPr>
        <w:t>证明不等式</w:t>
      </w:r>
      <w:r>
        <w:rPr>
          <w:rFonts w:ascii="宋体" w:eastAsia="宋体" w:hAnsi="宋体" w:cs="Times New Roman" w:hint="eastAsia"/>
          <w:sz w:val="24"/>
          <w:szCs w:val="24"/>
        </w:rPr>
        <w:t>(</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19</w:t>
      </w:r>
      <w:r>
        <w:rPr>
          <w:rFonts w:ascii="宋体" w:eastAsia="宋体" w:hAnsi="宋体" w:cs="Times New Roman"/>
          <w:sz w:val="24"/>
          <w:szCs w:val="24"/>
        </w:rPr>
        <w:t>)</w:t>
      </w:r>
      <w:r>
        <w:rPr>
          <w:rFonts w:ascii="宋体" w:eastAsia="宋体" w:hAnsi="宋体" w:cs="Times New Roman" w:hint="eastAsia"/>
          <w:sz w:val="24"/>
          <w:szCs w:val="24"/>
        </w:rPr>
        <w:t>成立，使用数学归纳法证明，过程如下：</w:t>
      </w:r>
    </w:p>
    <w:p w14:paraId="634DD90B" w14:textId="77777777" w:rsidR="00451304" w:rsidRDefault="00451304" w:rsidP="00272739">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当</w:t>
      </w:r>
      <w:r w:rsidR="00B30DD5" w:rsidRPr="001C7BD9">
        <w:rPr>
          <w:position w:val="-6"/>
        </w:rPr>
        <w:object w:dxaOrig="520" w:dyaOrig="279" w14:anchorId="71BD8E5C">
          <v:shape id="_x0000_i1265" type="#_x0000_t75" style="width:26pt;height:13.95pt" o:ole="">
            <v:imagedata r:id="rId470" o:title=""/>
          </v:shape>
          <o:OLEObject Type="Embed" ProgID="Equation.DSMT4" ShapeID="_x0000_i1265" DrawAspect="Content" ObjectID="_1612958326" r:id="rId471"/>
        </w:object>
      </w:r>
      <w:r>
        <w:rPr>
          <w:rFonts w:ascii="宋体" w:eastAsia="宋体" w:hAnsi="宋体" w:cs="Times New Roman"/>
          <w:sz w:val="24"/>
          <w:szCs w:val="24"/>
        </w:rPr>
        <w:t>时</w:t>
      </w:r>
      <w:r>
        <w:rPr>
          <w:rFonts w:ascii="宋体" w:eastAsia="宋体" w:hAnsi="宋体" w:cs="Times New Roman" w:hint="eastAsia"/>
          <w:sz w:val="24"/>
          <w:szCs w:val="24"/>
        </w:rPr>
        <w:t>，</w:t>
      </w:r>
      <w:r>
        <w:rPr>
          <w:rFonts w:ascii="宋体" w:eastAsia="宋体" w:hAnsi="宋体" w:cs="Times New Roman"/>
          <w:sz w:val="24"/>
          <w:szCs w:val="24"/>
        </w:rPr>
        <w:t>需要证明</w:t>
      </w:r>
    </w:p>
    <w:p w14:paraId="3C8C75F4" w14:textId="77777777" w:rsidR="00451304" w:rsidRPr="006F0AE5" w:rsidRDefault="00E9047C" w:rsidP="00B30DD5">
      <w:pPr>
        <w:pStyle w:val="a3"/>
        <w:ind w:firstLineChars="0" w:firstLine="0"/>
        <w:jc w:val="right"/>
        <w:rPr>
          <w:rFonts w:ascii="宋体" w:eastAsia="宋体" w:hAnsi="宋体" w:cs="Times New Roman"/>
          <w:sz w:val="24"/>
          <w:szCs w:val="24"/>
        </w:rPr>
      </w:pPr>
      <w:r w:rsidRPr="006F0AE5">
        <w:rPr>
          <w:rFonts w:ascii="宋体" w:eastAsia="宋体" w:hAnsi="宋体" w:cs="Times New Roman"/>
          <w:position w:val="-30"/>
          <w:sz w:val="24"/>
          <w:szCs w:val="24"/>
        </w:rPr>
        <w:object w:dxaOrig="2920" w:dyaOrig="680" w14:anchorId="100B5330">
          <v:shape id="_x0000_i1266" type="#_x0000_t75" style="width:146pt;height:34.25pt" o:ole="">
            <v:imagedata r:id="rId472" o:title=""/>
          </v:shape>
          <o:OLEObject Type="Embed" ProgID="Equation.DSMT4" ShapeID="_x0000_i1266" DrawAspect="Content" ObjectID="_1612958327" r:id="rId473"/>
        </w:object>
      </w:r>
      <w:r w:rsidR="00451304">
        <w:rPr>
          <w:rFonts w:ascii="宋体" w:eastAsia="宋体" w:hAnsi="宋体" w:cs="Times New Roman"/>
          <w:sz w:val="24"/>
          <w:szCs w:val="24"/>
        </w:rPr>
        <w:t xml:space="preserve">               (</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23</w:t>
      </w:r>
      <w:r w:rsidR="00451304">
        <w:rPr>
          <w:rFonts w:ascii="宋体" w:eastAsia="宋体" w:hAnsi="宋体" w:cs="Times New Roman"/>
          <w:sz w:val="24"/>
          <w:szCs w:val="24"/>
        </w:rPr>
        <w:t>)</w:t>
      </w:r>
    </w:p>
    <w:p w14:paraId="7395EE40" w14:textId="77777777" w:rsidR="00451304" w:rsidRDefault="00451304" w:rsidP="00B30DD5">
      <w:pPr>
        <w:pStyle w:val="a3"/>
        <w:ind w:firstLineChars="0" w:firstLine="0"/>
        <w:rPr>
          <w:rFonts w:ascii="宋体" w:eastAsia="宋体" w:hAnsi="宋体" w:cs="Times New Roman"/>
          <w:sz w:val="24"/>
          <w:szCs w:val="24"/>
        </w:rPr>
      </w:pPr>
      <w:r>
        <w:rPr>
          <w:rFonts w:ascii="宋体" w:eastAsia="宋体" w:hAnsi="宋体" w:cs="Times New Roman" w:hint="eastAsia"/>
          <w:sz w:val="24"/>
          <w:szCs w:val="24"/>
        </w:rPr>
        <w:lastRenderedPageBreak/>
        <w:t>由算法执行过程可以知道</w:t>
      </w:r>
      <w:r w:rsidR="00E9047C" w:rsidRPr="006F0AE5">
        <w:rPr>
          <w:rFonts w:ascii="宋体" w:eastAsia="宋体" w:hAnsi="宋体" w:cs="Times New Roman"/>
          <w:position w:val="-30"/>
          <w:sz w:val="24"/>
          <w:szCs w:val="24"/>
        </w:rPr>
        <w:object w:dxaOrig="1120" w:dyaOrig="760" w14:anchorId="1D832458">
          <v:shape id="_x0000_i1267" type="#_x0000_t75" style="width:55.7pt;height:38.25pt" o:ole="">
            <v:imagedata r:id="rId474" o:title=""/>
          </v:shape>
          <o:OLEObject Type="Embed" ProgID="Equation.DSMT4" ShapeID="_x0000_i1267" DrawAspect="Content" ObjectID="_1612958328" r:id="rId475"/>
        </w:object>
      </w:r>
      <w:r>
        <w:rPr>
          <w:rFonts w:ascii="宋体" w:eastAsia="宋体" w:hAnsi="宋体" w:cs="Times New Roman"/>
          <w:sz w:val="24"/>
          <w:szCs w:val="24"/>
        </w:rPr>
        <w:t>的边际收</w:t>
      </w:r>
      <w:r w:rsidRPr="00BD330C">
        <w:rPr>
          <w:rFonts w:ascii="宋体" w:eastAsia="宋体" w:hAnsi="宋体" w:cs="Times New Roman"/>
          <w:sz w:val="24"/>
          <w:szCs w:val="24"/>
        </w:rPr>
        <w:t>益增加率</w:t>
      </w:r>
      <w:r>
        <w:rPr>
          <w:rFonts w:ascii="宋体" w:eastAsia="宋体" w:hAnsi="宋体" w:cs="Times New Roman"/>
          <w:sz w:val="24"/>
          <w:szCs w:val="24"/>
        </w:rPr>
        <w:t>是最大值</w:t>
      </w:r>
      <w:r>
        <w:rPr>
          <w:rFonts w:ascii="宋体" w:eastAsia="宋体" w:hAnsi="宋体" w:cs="Times New Roman" w:hint="eastAsia"/>
          <w:sz w:val="24"/>
          <w:szCs w:val="24"/>
        </w:rPr>
        <w:t>，且由不等式(</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18</w:t>
      </w:r>
      <w:r>
        <w:rPr>
          <w:rFonts w:ascii="宋体" w:eastAsia="宋体" w:hAnsi="宋体" w:cs="Times New Roman"/>
          <w:sz w:val="24"/>
          <w:szCs w:val="24"/>
        </w:rPr>
        <w:t>)</w:t>
      </w:r>
      <w:r>
        <w:rPr>
          <w:rFonts w:ascii="宋体" w:eastAsia="宋体" w:hAnsi="宋体" w:cs="Times New Roman" w:hint="eastAsia"/>
          <w:sz w:val="24"/>
          <w:szCs w:val="24"/>
        </w:rPr>
        <w:t>可以直接看出</w:t>
      </w:r>
      <w:r>
        <w:rPr>
          <w:rFonts w:ascii="宋体" w:eastAsia="宋体" w:hAnsi="宋体" w:cs="Times New Roman"/>
          <w:sz w:val="24"/>
          <w:szCs w:val="24"/>
        </w:rPr>
        <w:t>不等</w:t>
      </w:r>
      <w:r>
        <w:rPr>
          <w:rFonts w:ascii="宋体" w:eastAsia="宋体" w:hAnsi="宋体" w:cs="Times New Roman" w:hint="eastAsia"/>
          <w:sz w:val="24"/>
          <w:szCs w:val="24"/>
        </w:rPr>
        <w:t>(</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23</w:t>
      </w:r>
      <w:r>
        <w:rPr>
          <w:rFonts w:ascii="宋体" w:eastAsia="宋体" w:hAnsi="宋体" w:cs="Times New Roman"/>
          <w:sz w:val="24"/>
          <w:szCs w:val="24"/>
        </w:rPr>
        <w:t>)成立</w:t>
      </w:r>
      <w:r>
        <w:rPr>
          <w:rFonts w:ascii="宋体" w:eastAsia="宋体" w:hAnsi="宋体" w:cs="Times New Roman" w:hint="eastAsia"/>
          <w:sz w:val="24"/>
          <w:szCs w:val="24"/>
        </w:rPr>
        <w:t>。</w:t>
      </w:r>
    </w:p>
    <w:p w14:paraId="59E1FA92" w14:textId="77777777" w:rsidR="00451304" w:rsidRDefault="00451304" w:rsidP="00451304">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假设不等式:</w:t>
      </w:r>
    </w:p>
    <w:p w14:paraId="4D568D7A" w14:textId="77777777" w:rsidR="00451304" w:rsidRDefault="00E9047C" w:rsidP="00B30DD5">
      <w:pPr>
        <w:pStyle w:val="a3"/>
        <w:ind w:firstLineChars="0" w:firstLine="0"/>
        <w:jc w:val="right"/>
        <w:rPr>
          <w:rFonts w:ascii="宋体" w:eastAsia="宋体" w:hAnsi="宋体" w:cs="Times New Roman"/>
          <w:sz w:val="24"/>
          <w:szCs w:val="24"/>
        </w:rPr>
      </w:pPr>
      <w:r w:rsidRPr="00E9047C">
        <w:rPr>
          <w:rFonts w:ascii="宋体" w:eastAsia="宋体" w:hAnsi="宋体" w:cs="Times New Roman"/>
          <w:position w:val="-34"/>
          <w:sz w:val="24"/>
          <w:szCs w:val="24"/>
        </w:rPr>
        <w:object w:dxaOrig="4380" w:dyaOrig="800" w14:anchorId="4B15F785">
          <v:shape id="_x0000_i1268" type="#_x0000_t75" style="width:219.45pt;height:40.3pt" o:ole="">
            <v:imagedata r:id="rId476" o:title=""/>
          </v:shape>
          <o:OLEObject Type="Embed" ProgID="Equation.DSMT4" ShapeID="_x0000_i1268" DrawAspect="Content" ObjectID="_1612958329" r:id="rId477"/>
        </w:object>
      </w:r>
      <w:r w:rsidR="00451304">
        <w:rPr>
          <w:rFonts w:ascii="宋体" w:eastAsia="宋体" w:hAnsi="宋体" w:cs="Times New Roman"/>
          <w:sz w:val="24"/>
          <w:szCs w:val="24"/>
        </w:rPr>
        <w:t xml:space="preserve">       (</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24</w:t>
      </w:r>
      <w:r w:rsidR="00451304">
        <w:rPr>
          <w:rFonts w:ascii="宋体" w:eastAsia="宋体" w:hAnsi="宋体" w:cs="Times New Roman"/>
          <w:sz w:val="24"/>
          <w:szCs w:val="24"/>
        </w:rPr>
        <w:t>)</w:t>
      </w:r>
    </w:p>
    <w:p w14:paraId="0C7E6461" w14:textId="77777777" w:rsidR="00451304" w:rsidRDefault="00451304" w:rsidP="00451304">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成立</w:t>
      </w:r>
      <w:r>
        <w:rPr>
          <w:rFonts w:ascii="宋体" w:eastAsia="宋体" w:hAnsi="宋体" w:cs="Times New Roman" w:hint="eastAsia"/>
          <w:sz w:val="24"/>
          <w:szCs w:val="24"/>
        </w:rPr>
        <w:t>。</w:t>
      </w:r>
      <w:r>
        <w:rPr>
          <w:rFonts w:ascii="宋体" w:eastAsia="宋体" w:hAnsi="宋体" w:cs="Times New Roman"/>
          <w:sz w:val="24"/>
          <w:szCs w:val="24"/>
        </w:rPr>
        <w:t>那么</w:t>
      </w:r>
      <w:r>
        <w:rPr>
          <w:rFonts w:ascii="宋体" w:eastAsia="宋体" w:hAnsi="宋体" w:cs="Times New Roman" w:hint="eastAsia"/>
          <w:sz w:val="24"/>
          <w:szCs w:val="24"/>
        </w:rPr>
        <w:t>：</w:t>
      </w:r>
    </w:p>
    <w:p w14:paraId="67DD95A8" w14:textId="77777777" w:rsidR="00451304" w:rsidRDefault="00451304" w:rsidP="00683AFE">
      <w:pPr>
        <w:pStyle w:val="a3"/>
        <w:spacing w:line="360" w:lineRule="auto"/>
        <w:ind w:firstLineChars="0" w:firstLine="0"/>
        <w:jc w:val="right"/>
        <w:rPr>
          <w:rFonts w:ascii="宋体" w:eastAsia="宋体" w:hAnsi="宋体" w:cs="Times New Roman"/>
          <w:sz w:val="24"/>
          <w:szCs w:val="24"/>
        </w:rPr>
      </w:pPr>
      <w:r w:rsidRPr="00E71F33">
        <w:rPr>
          <w:rFonts w:ascii="宋体" w:eastAsia="宋体" w:hAnsi="宋体" w:cs="Times New Roman"/>
          <w:position w:val="-196"/>
          <w:sz w:val="24"/>
          <w:szCs w:val="24"/>
        </w:rPr>
        <w:object w:dxaOrig="7380" w:dyaOrig="3960" w14:anchorId="24C581F5">
          <v:shape id="_x0000_i1269" type="#_x0000_t75" style="width:368.25pt;height:198.8pt" o:ole="">
            <v:imagedata r:id="rId478" o:title=""/>
          </v:shape>
          <o:OLEObject Type="Embed" ProgID="Equation.DSMT4" ShapeID="_x0000_i1269" DrawAspect="Content" ObjectID="_1612958330" r:id="rId479"/>
        </w:object>
      </w:r>
      <w:r>
        <w:rPr>
          <w:rFonts w:ascii="宋体" w:eastAsia="宋体" w:hAnsi="宋体" w:cs="Times New Roman"/>
          <w:sz w:val="24"/>
          <w:szCs w:val="24"/>
        </w:rPr>
        <w:t>(</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25</w:t>
      </w:r>
      <w:r>
        <w:rPr>
          <w:rFonts w:ascii="宋体" w:eastAsia="宋体" w:hAnsi="宋体" w:cs="Times New Roman"/>
          <w:sz w:val="24"/>
          <w:szCs w:val="24"/>
        </w:rPr>
        <w:t>)</w:t>
      </w:r>
    </w:p>
    <w:p w14:paraId="3AC3459E" w14:textId="77777777" w:rsidR="00451304" w:rsidRDefault="00451304" w:rsidP="00272739">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公式</w:t>
      </w:r>
      <w:r>
        <w:rPr>
          <w:rFonts w:ascii="宋体" w:eastAsia="宋体" w:hAnsi="宋体" w:cs="Times New Roman" w:hint="eastAsia"/>
          <w:sz w:val="24"/>
          <w:szCs w:val="24"/>
        </w:rPr>
        <w:t>(</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19</w:t>
      </w:r>
      <w:r>
        <w:rPr>
          <w:rFonts w:ascii="宋体" w:eastAsia="宋体" w:hAnsi="宋体" w:cs="Times New Roman"/>
          <w:sz w:val="24"/>
          <w:szCs w:val="24"/>
        </w:rPr>
        <w:t>)</w:t>
      </w:r>
      <w:r>
        <w:rPr>
          <w:rFonts w:ascii="宋体" w:eastAsia="宋体" w:hAnsi="宋体" w:cs="Times New Roman" w:hint="eastAsia"/>
          <w:sz w:val="24"/>
          <w:szCs w:val="24"/>
        </w:rPr>
        <w:t>证明完毕。</w:t>
      </w:r>
    </w:p>
    <w:p w14:paraId="70529457" w14:textId="77777777" w:rsidR="00451304" w:rsidRDefault="00451304" w:rsidP="00272739">
      <w:pPr>
        <w:pStyle w:val="a3"/>
        <w:spacing w:line="400" w:lineRule="exact"/>
        <w:ind w:firstLineChars="0" w:firstLine="0"/>
        <w:rPr>
          <w:rFonts w:ascii="宋体" w:eastAsia="宋体" w:hAnsi="宋体" w:cs="Times New Roman"/>
          <w:sz w:val="24"/>
          <w:szCs w:val="24"/>
        </w:rPr>
      </w:pPr>
      <w:r>
        <w:rPr>
          <w:rFonts w:ascii="宋体" w:eastAsia="宋体" w:hAnsi="宋体" w:cs="Times New Roman" w:hint="eastAsia"/>
          <w:sz w:val="24"/>
          <w:szCs w:val="24"/>
        </w:rPr>
        <w:t>第</w:t>
      </w:r>
      <w:r w:rsidR="00E502EB" w:rsidRPr="001C7BD9">
        <w:rPr>
          <w:position w:val="-6"/>
        </w:rPr>
        <w:object w:dxaOrig="499" w:dyaOrig="279" w14:anchorId="48176946">
          <v:shape id="_x0000_i1270" type="#_x0000_t75" style="width:24.95pt;height:13.95pt" o:ole="">
            <v:imagedata r:id="rId480" o:title=""/>
          </v:shape>
          <o:OLEObject Type="Embed" ProgID="Equation.DSMT4" ShapeID="_x0000_i1270" DrawAspect="Content" ObjectID="_1612958331" r:id="rId481"/>
        </w:object>
      </w:r>
      <w:r>
        <w:rPr>
          <w:rFonts w:ascii="宋体" w:eastAsia="宋体" w:hAnsi="宋体" w:cs="Times New Roman"/>
          <w:sz w:val="24"/>
          <w:szCs w:val="24"/>
        </w:rPr>
        <w:t>次迭代通过</w:t>
      </w:r>
      <w:r w:rsidRPr="00E9047C">
        <w:rPr>
          <w:rFonts w:ascii="Times New Roman" w:eastAsia="宋体" w:hAnsi="Times New Roman" w:cs="Times New Roman"/>
          <w:sz w:val="24"/>
          <w:szCs w:val="24"/>
        </w:rPr>
        <w:t>EGCA</w:t>
      </w:r>
      <w:r>
        <w:rPr>
          <w:rFonts w:ascii="宋体" w:eastAsia="宋体" w:hAnsi="宋体" w:cs="Times New Roman"/>
          <w:sz w:val="24"/>
          <w:szCs w:val="24"/>
        </w:rPr>
        <w:t>算法</w:t>
      </w:r>
      <w:r>
        <w:rPr>
          <w:rFonts w:ascii="宋体" w:eastAsia="宋体" w:hAnsi="宋体" w:cs="Times New Roman" w:hint="eastAsia"/>
          <w:sz w:val="24"/>
          <w:szCs w:val="24"/>
        </w:rPr>
        <w:t>选择车辆</w:t>
      </w:r>
      <w:r w:rsidRPr="00FF375C">
        <w:rPr>
          <w:rFonts w:ascii="宋体" w:eastAsia="宋体" w:hAnsi="宋体" w:cs="Times New Roman"/>
          <w:position w:val="-12"/>
          <w:sz w:val="24"/>
          <w:szCs w:val="24"/>
        </w:rPr>
        <w:object w:dxaOrig="380" w:dyaOrig="360" w14:anchorId="452E7108">
          <v:shape id="_x0000_i1271" type="#_x0000_t75" style="width:18.75pt;height:18pt" o:ole="">
            <v:imagedata r:id="rId482" o:title=""/>
          </v:shape>
          <o:OLEObject Type="Embed" ProgID="Equation.DSMT4" ShapeID="_x0000_i1271" DrawAspect="Content" ObjectID="_1612958332" r:id="rId483"/>
        </w:object>
      </w:r>
      <w:r>
        <w:rPr>
          <w:rFonts w:ascii="宋体" w:eastAsia="宋体" w:hAnsi="宋体" w:cs="Times New Roman" w:hint="eastAsia"/>
          <w:sz w:val="24"/>
          <w:szCs w:val="24"/>
        </w:rPr>
        <w:t>，此时</w:t>
      </w:r>
      <w:r>
        <w:rPr>
          <w:rFonts w:ascii="宋体" w:eastAsia="宋体" w:hAnsi="宋体" w:cs="Times New Roman"/>
          <w:sz w:val="24"/>
          <w:szCs w:val="24"/>
        </w:rPr>
        <w:t>感知总支出</w:t>
      </w:r>
      <w:r w:rsidRPr="00476736">
        <w:rPr>
          <w:rFonts w:ascii="宋体" w:eastAsia="宋体" w:hAnsi="宋体" w:cs="Times New Roman"/>
          <w:position w:val="-14"/>
          <w:sz w:val="24"/>
          <w:szCs w:val="24"/>
        </w:rPr>
        <w:object w:dxaOrig="2020" w:dyaOrig="400" w14:anchorId="21B30824">
          <v:shape id="_x0000_i1272" type="#_x0000_t75" style="width:100.5pt;height:20.25pt" o:ole="">
            <v:imagedata r:id="rId484" o:title=""/>
          </v:shape>
          <o:OLEObject Type="Embed" ProgID="Equation.DSMT4" ShapeID="_x0000_i1272" DrawAspect="Content" ObjectID="_1612958333" r:id="rId485"/>
        </w:object>
      </w:r>
      <w:r>
        <w:rPr>
          <w:rFonts w:ascii="宋体" w:eastAsia="宋体" w:hAnsi="宋体" w:cs="Times New Roman" w:hint="eastAsia"/>
          <w:sz w:val="24"/>
          <w:szCs w:val="24"/>
        </w:rPr>
        <w:t>，因此</w:t>
      </w:r>
      <w:r w:rsidRPr="00FF375C">
        <w:rPr>
          <w:rFonts w:ascii="宋体" w:eastAsia="宋体" w:hAnsi="宋体" w:cs="Times New Roman"/>
          <w:position w:val="-12"/>
          <w:sz w:val="24"/>
          <w:szCs w:val="24"/>
        </w:rPr>
        <w:object w:dxaOrig="380" w:dyaOrig="360" w14:anchorId="6C4C0473">
          <v:shape id="_x0000_i1273" type="#_x0000_t75" style="width:18.75pt;height:18pt" o:ole="">
            <v:imagedata r:id="rId482" o:title=""/>
          </v:shape>
          <o:OLEObject Type="Embed" ProgID="Equation.DSMT4" ShapeID="_x0000_i1273" DrawAspect="Content" ObjectID="_1612958334" r:id="rId486"/>
        </w:object>
      </w:r>
      <w:r>
        <w:rPr>
          <w:rFonts w:ascii="宋体" w:eastAsia="宋体" w:hAnsi="宋体" w:cs="Times New Roman"/>
          <w:sz w:val="24"/>
          <w:szCs w:val="24"/>
        </w:rPr>
        <w:t>不加入集合</w:t>
      </w:r>
      <w:r w:rsidRPr="00476736">
        <w:rPr>
          <w:rFonts w:ascii="宋体" w:eastAsia="宋体" w:hAnsi="宋体" w:cs="Times New Roman"/>
          <w:position w:val="-4"/>
          <w:sz w:val="24"/>
          <w:szCs w:val="24"/>
        </w:rPr>
        <w:object w:dxaOrig="260" w:dyaOrig="260" w14:anchorId="3B539289">
          <v:shape id="_x0000_i1274" type="#_x0000_t75" style="width:12.75pt;height:12.75pt" o:ole="">
            <v:imagedata r:id="rId487" o:title=""/>
          </v:shape>
          <o:OLEObject Type="Embed" ProgID="Equation.DSMT4" ShapeID="_x0000_i1274" DrawAspect="Content" ObjectID="_1612958335" r:id="rId488"/>
        </w:object>
      </w:r>
      <w:r>
        <w:rPr>
          <w:rFonts w:ascii="宋体" w:eastAsia="宋体" w:hAnsi="宋体" w:cs="Times New Roman"/>
          <w:sz w:val="24"/>
          <w:szCs w:val="24"/>
        </w:rPr>
        <w:t>中</w:t>
      </w:r>
      <w:r>
        <w:rPr>
          <w:rFonts w:ascii="宋体" w:eastAsia="宋体" w:hAnsi="宋体" w:cs="Times New Roman" w:hint="eastAsia"/>
          <w:sz w:val="24"/>
          <w:szCs w:val="24"/>
        </w:rPr>
        <w:t>，</w:t>
      </w:r>
      <w:r>
        <w:rPr>
          <w:rFonts w:ascii="宋体" w:eastAsia="宋体" w:hAnsi="宋体" w:cs="Times New Roman"/>
          <w:sz w:val="24"/>
          <w:szCs w:val="24"/>
        </w:rPr>
        <w:t>由公式</w:t>
      </w:r>
      <w:r>
        <w:rPr>
          <w:rFonts w:ascii="宋体" w:eastAsia="宋体" w:hAnsi="宋体" w:cs="Times New Roman" w:hint="eastAsia"/>
          <w:sz w:val="24"/>
          <w:szCs w:val="24"/>
        </w:rPr>
        <w:t>（</w:t>
      </w:r>
      <w:r w:rsidR="00683AFE">
        <w:rPr>
          <w:rFonts w:ascii="宋体" w:eastAsia="宋体" w:hAnsi="宋体" w:cs="Times New Roman" w:hint="eastAsia"/>
          <w:sz w:val="24"/>
          <w:szCs w:val="24"/>
        </w:rPr>
        <w:t>3</w:t>
      </w:r>
      <w:r w:rsidR="0069220F">
        <w:noBreakHyphen/>
      </w:r>
      <w:r w:rsidR="0069220F">
        <w:rPr>
          <w:rFonts w:ascii="宋体" w:eastAsia="宋体" w:hAnsi="宋体" w:cs="Times New Roman"/>
          <w:sz w:val="24"/>
          <w:szCs w:val="24"/>
        </w:rPr>
        <w:t>25</w:t>
      </w:r>
      <w:r>
        <w:rPr>
          <w:rFonts w:ascii="宋体" w:eastAsia="宋体" w:hAnsi="宋体" w:cs="Times New Roman" w:hint="eastAsia"/>
          <w:sz w:val="24"/>
          <w:szCs w:val="24"/>
        </w:rPr>
        <w:t>）可以</w:t>
      </w:r>
      <w:r>
        <w:rPr>
          <w:rFonts w:ascii="宋体" w:eastAsia="宋体" w:hAnsi="宋体" w:cs="Times New Roman"/>
          <w:sz w:val="24"/>
          <w:szCs w:val="24"/>
        </w:rPr>
        <w:t>得到以下不等式</w:t>
      </w:r>
      <w:r>
        <w:rPr>
          <w:rFonts w:ascii="宋体" w:eastAsia="宋体" w:hAnsi="宋体" w:cs="Times New Roman" w:hint="eastAsia"/>
          <w:sz w:val="24"/>
          <w:szCs w:val="24"/>
        </w:rPr>
        <w:t>：</w:t>
      </w:r>
    </w:p>
    <w:p w14:paraId="2B11B48F" w14:textId="77777777" w:rsidR="00451304" w:rsidRDefault="00451304" w:rsidP="00451304">
      <w:pPr>
        <w:pStyle w:val="a3"/>
        <w:spacing w:line="360" w:lineRule="auto"/>
        <w:ind w:firstLineChars="0" w:firstLine="0"/>
        <w:jc w:val="right"/>
        <w:rPr>
          <w:rFonts w:ascii="宋体" w:eastAsia="宋体" w:hAnsi="宋体" w:cs="Times New Roman"/>
          <w:sz w:val="24"/>
          <w:szCs w:val="24"/>
        </w:rPr>
      </w:pPr>
      <w:r w:rsidRPr="00935C67">
        <w:rPr>
          <w:rFonts w:ascii="宋体" w:eastAsia="宋体" w:hAnsi="宋体" w:cs="Times New Roman"/>
          <w:position w:val="-110"/>
          <w:sz w:val="24"/>
          <w:szCs w:val="24"/>
        </w:rPr>
        <w:object w:dxaOrig="4819" w:dyaOrig="2320" w14:anchorId="102954D5">
          <v:shape id="_x0000_i1275" type="#_x0000_t75" style="width:240.7pt;height:115.55pt" o:ole="">
            <v:imagedata r:id="rId489" o:title=""/>
          </v:shape>
          <o:OLEObject Type="Embed" ProgID="Equation.DSMT4" ShapeID="_x0000_i1275" DrawAspect="Content" ObjectID="_1612958336" r:id="rId490"/>
        </w:object>
      </w:r>
      <w:r>
        <w:rPr>
          <w:rFonts w:ascii="宋体" w:eastAsia="宋体" w:hAnsi="宋体" w:cs="Times New Roman"/>
          <w:sz w:val="24"/>
          <w:szCs w:val="24"/>
        </w:rPr>
        <w:t xml:space="preserve">       (</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26</w:t>
      </w:r>
      <w:r>
        <w:rPr>
          <w:rFonts w:ascii="宋体" w:eastAsia="宋体" w:hAnsi="宋体" w:cs="Times New Roman"/>
          <w:sz w:val="24"/>
          <w:szCs w:val="24"/>
        </w:rPr>
        <w:t>)</w:t>
      </w:r>
    </w:p>
    <w:p w14:paraId="61489B9A" w14:textId="77777777" w:rsidR="00142F7A" w:rsidRDefault="00451304" w:rsidP="005A267E">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要使不等式</w:t>
      </w:r>
    </w:p>
    <w:p w14:paraId="398651FD" w14:textId="77777777" w:rsidR="00C721FE" w:rsidRDefault="00451304" w:rsidP="00683AFE">
      <w:pPr>
        <w:pStyle w:val="a3"/>
        <w:spacing w:line="360" w:lineRule="auto"/>
        <w:ind w:firstLineChars="0" w:firstLine="0"/>
        <w:jc w:val="right"/>
      </w:pPr>
      <w:r w:rsidRPr="007177EF">
        <w:rPr>
          <w:position w:val="-32"/>
        </w:rPr>
        <w:object w:dxaOrig="3019" w:dyaOrig="780" w14:anchorId="1CA838A9">
          <v:shape id="_x0000_i1276" type="#_x0000_t75" style="width:151.55pt;height:39pt" o:ole="">
            <v:imagedata r:id="rId491" o:title=""/>
          </v:shape>
          <o:OLEObject Type="Embed" ProgID="Equation.DSMT4" ShapeID="_x0000_i1276" DrawAspect="Content" ObjectID="_1612958337" r:id="rId492"/>
        </w:object>
      </w:r>
      <w:r w:rsidR="00683AFE">
        <w:t xml:space="preserve">               </w:t>
      </w:r>
      <w:r w:rsidR="00C721FE">
        <w:rPr>
          <w:rFonts w:ascii="宋体" w:eastAsia="宋体" w:hAnsi="宋体" w:cs="Times New Roman"/>
          <w:sz w:val="24"/>
          <w:szCs w:val="24"/>
        </w:rPr>
        <w:t>(</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27</w:t>
      </w:r>
      <w:r w:rsidR="00C721FE">
        <w:rPr>
          <w:rFonts w:ascii="宋体" w:eastAsia="宋体" w:hAnsi="宋体" w:cs="Times New Roman"/>
          <w:sz w:val="24"/>
          <w:szCs w:val="24"/>
        </w:rPr>
        <w:t>)</w:t>
      </w:r>
    </w:p>
    <w:p w14:paraId="71043817" w14:textId="4BA1D54B" w:rsidR="00451304" w:rsidRDefault="00451304" w:rsidP="00C721FE">
      <w:pPr>
        <w:pStyle w:val="a3"/>
        <w:spacing w:line="360" w:lineRule="auto"/>
        <w:ind w:firstLineChars="0" w:firstLine="0"/>
        <w:jc w:val="center"/>
      </w:pPr>
      <w:r>
        <w:t>成立</w:t>
      </w:r>
      <w:r>
        <w:rPr>
          <w:rFonts w:hint="eastAsia"/>
        </w:rPr>
        <w:t>，</w:t>
      </w:r>
      <w:r>
        <w:t>当且仅当</w:t>
      </w:r>
      <w:r w:rsidR="00272739" w:rsidRPr="001C7BD9">
        <w:rPr>
          <w:position w:val="-24"/>
        </w:rPr>
        <w:object w:dxaOrig="2920" w:dyaOrig="620" w14:anchorId="7C927798">
          <v:shape id="_x0000_i1277" type="#_x0000_t75" style="width:146pt;height:31pt" o:ole="">
            <v:imagedata r:id="rId493" o:title=""/>
          </v:shape>
          <o:OLEObject Type="Embed" ProgID="Equation.DSMT4" ShapeID="_x0000_i1277" DrawAspect="Content" ObjectID="_1612958338" r:id="rId494"/>
        </w:object>
      </w:r>
      <w:r>
        <w:rPr>
          <w:rFonts w:hint="eastAsia"/>
        </w:rPr>
        <w:t>，</w:t>
      </w:r>
      <w:r>
        <w:t>且</w:t>
      </w:r>
      <w:r w:rsidRPr="0003222C">
        <w:rPr>
          <w:position w:val="-10"/>
        </w:rPr>
        <w:object w:dxaOrig="1219" w:dyaOrig="320" w14:anchorId="1A02F802">
          <v:shape id="_x0000_i1278" type="#_x0000_t75" style="width:60.75pt;height:15.75pt" o:ole="">
            <v:imagedata r:id="rId495" o:title=""/>
          </v:shape>
          <o:OLEObject Type="Embed" ProgID="Equation.DSMT4" ShapeID="_x0000_i1278" DrawAspect="Content" ObjectID="_1612958339" r:id="rId496"/>
        </w:object>
      </w:r>
      <w:r w:rsidR="004F6CCA" w:rsidRPr="004F6CCA">
        <w:rPr>
          <w:vertAlign w:val="superscript"/>
        </w:rPr>
        <w:fldChar w:fldCharType="begin"/>
      </w:r>
      <w:r w:rsidR="004F6CCA" w:rsidRPr="004F6CCA">
        <w:rPr>
          <w:vertAlign w:val="superscript"/>
        </w:rPr>
        <w:instrText xml:space="preserve"> REF _Ref2021476 \r \h </w:instrText>
      </w:r>
      <w:r w:rsidR="004F6CCA">
        <w:rPr>
          <w:vertAlign w:val="superscript"/>
        </w:rPr>
        <w:instrText xml:space="preserve"> \* MERGEFORMAT </w:instrText>
      </w:r>
      <w:r w:rsidR="004F6CCA" w:rsidRPr="004F6CCA">
        <w:rPr>
          <w:vertAlign w:val="superscript"/>
        </w:rPr>
      </w:r>
      <w:r w:rsidR="004F6CCA" w:rsidRPr="004F6CCA">
        <w:rPr>
          <w:vertAlign w:val="superscript"/>
        </w:rPr>
        <w:fldChar w:fldCharType="separate"/>
      </w:r>
      <w:r w:rsidR="003E165B">
        <w:rPr>
          <w:vertAlign w:val="superscript"/>
        </w:rPr>
        <w:t>[50]</w:t>
      </w:r>
      <w:r w:rsidR="004F6CCA" w:rsidRPr="004F6CCA">
        <w:rPr>
          <w:vertAlign w:val="superscript"/>
        </w:rPr>
        <w:fldChar w:fldCharType="end"/>
      </w:r>
      <w:r>
        <w:rPr>
          <w:rFonts w:hint="eastAsia"/>
        </w:rPr>
        <w:t>，。由此可以得到：</w:t>
      </w:r>
    </w:p>
    <w:p w14:paraId="49E8BABF" w14:textId="77777777" w:rsidR="00451304" w:rsidRDefault="00451304" w:rsidP="00451304">
      <w:pPr>
        <w:pStyle w:val="a3"/>
        <w:spacing w:line="360" w:lineRule="auto"/>
        <w:ind w:firstLineChars="0" w:firstLine="0"/>
        <w:jc w:val="right"/>
        <w:rPr>
          <w:rFonts w:ascii="宋体" w:eastAsia="宋体" w:hAnsi="宋体" w:cs="Times New Roman"/>
          <w:sz w:val="24"/>
          <w:szCs w:val="24"/>
        </w:rPr>
      </w:pPr>
      <w:r w:rsidRPr="00935C67">
        <w:rPr>
          <w:rFonts w:ascii="宋体" w:eastAsia="宋体" w:hAnsi="宋体" w:cs="Times New Roman"/>
          <w:position w:val="-70"/>
          <w:sz w:val="24"/>
          <w:szCs w:val="24"/>
        </w:rPr>
        <w:object w:dxaOrig="4280" w:dyaOrig="1520" w14:anchorId="7EF12CE1">
          <v:shape id="_x0000_i1279" type="#_x0000_t75" style="width:212.95pt;height:75.75pt" o:ole="">
            <v:imagedata r:id="rId497" o:title=""/>
          </v:shape>
          <o:OLEObject Type="Embed" ProgID="Equation.DSMT4" ShapeID="_x0000_i1279" DrawAspect="Content" ObjectID="_1612958340" r:id="rId498"/>
        </w:object>
      </w:r>
      <w:r>
        <w:rPr>
          <w:rFonts w:ascii="宋体" w:eastAsia="宋体" w:hAnsi="宋体" w:cs="Times New Roman"/>
          <w:sz w:val="24"/>
          <w:szCs w:val="24"/>
        </w:rPr>
        <w:t xml:space="preserve">           (</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28</w:t>
      </w:r>
      <w:r>
        <w:rPr>
          <w:rFonts w:ascii="宋体" w:eastAsia="宋体" w:hAnsi="宋体" w:cs="Times New Roman"/>
          <w:sz w:val="24"/>
          <w:szCs w:val="24"/>
        </w:rPr>
        <w:t>)</w:t>
      </w:r>
    </w:p>
    <w:p w14:paraId="00511CEA" w14:textId="77777777" w:rsidR="00451304" w:rsidRDefault="00451304" w:rsidP="009F6808">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由覆盖度的定义可以知道</w:t>
      </w:r>
    </w:p>
    <w:p w14:paraId="42CEE339" w14:textId="77777777" w:rsidR="00451304" w:rsidRDefault="00451304" w:rsidP="00451304">
      <w:pPr>
        <w:pStyle w:val="a3"/>
        <w:spacing w:line="360" w:lineRule="auto"/>
        <w:ind w:firstLineChars="0" w:firstLine="0"/>
        <w:jc w:val="right"/>
        <w:rPr>
          <w:rFonts w:ascii="宋体" w:eastAsia="宋体" w:hAnsi="宋体" w:cs="Times New Roman"/>
          <w:sz w:val="24"/>
          <w:szCs w:val="24"/>
        </w:rPr>
      </w:pPr>
      <w:r w:rsidRPr="00D64727">
        <w:rPr>
          <w:rFonts w:ascii="宋体" w:eastAsia="宋体" w:hAnsi="宋体" w:cs="Times New Roman"/>
          <w:position w:val="-30"/>
          <w:sz w:val="24"/>
          <w:szCs w:val="24"/>
        </w:rPr>
        <w:object w:dxaOrig="3920" w:dyaOrig="720" w14:anchorId="0553B0DF">
          <v:shape id="_x0000_i1280" type="#_x0000_t75" style="width:196.6pt;height:36pt" o:ole="">
            <v:imagedata r:id="rId499" o:title=""/>
          </v:shape>
          <o:OLEObject Type="Embed" ProgID="Equation.DSMT4" ShapeID="_x0000_i1280" DrawAspect="Content" ObjectID="_1612958341" r:id="rId500"/>
        </w:object>
      </w:r>
      <w:r>
        <w:rPr>
          <w:rFonts w:ascii="宋体" w:eastAsia="宋体" w:hAnsi="宋体" w:cs="Times New Roman"/>
          <w:sz w:val="24"/>
          <w:szCs w:val="24"/>
        </w:rPr>
        <w:t xml:space="preserve">             (</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29</w:t>
      </w:r>
      <w:r>
        <w:rPr>
          <w:rFonts w:ascii="宋体" w:eastAsia="宋体" w:hAnsi="宋体" w:cs="Times New Roman"/>
          <w:sz w:val="24"/>
          <w:szCs w:val="24"/>
        </w:rPr>
        <w:t>)</w:t>
      </w:r>
    </w:p>
    <w:p w14:paraId="15EFCD9D" w14:textId="77777777" w:rsidR="00451304" w:rsidRDefault="00451304" w:rsidP="00272739">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故</w:t>
      </w:r>
    </w:p>
    <w:p w14:paraId="2BAFC1F9" w14:textId="77777777" w:rsidR="00451304" w:rsidRPr="00D64727" w:rsidRDefault="00451304" w:rsidP="00451304">
      <w:pPr>
        <w:pStyle w:val="a3"/>
        <w:spacing w:line="360" w:lineRule="auto"/>
        <w:ind w:firstLineChars="0" w:firstLine="0"/>
        <w:jc w:val="right"/>
        <w:rPr>
          <w:rFonts w:ascii="宋体" w:eastAsia="宋体" w:hAnsi="宋体" w:cs="Times New Roman"/>
          <w:sz w:val="24"/>
          <w:szCs w:val="24"/>
        </w:rPr>
      </w:pPr>
      <w:r w:rsidRPr="00D64727">
        <w:rPr>
          <w:rFonts w:ascii="宋体" w:eastAsia="宋体" w:hAnsi="宋体" w:cs="Times New Roman"/>
          <w:position w:val="-30"/>
          <w:sz w:val="24"/>
          <w:szCs w:val="24"/>
        </w:rPr>
        <w:object w:dxaOrig="4700" w:dyaOrig="720" w14:anchorId="76B51BAC">
          <v:shape id="_x0000_i1281" type="#_x0000_t75" style="width:234.75pt;height:36pt" o:ole="">
            <v:imagedata r:id="rId501" o:title=""/>
          </v:shape>
          <o:OLEObject Type="Embed" ProgID="Equation.DSMT4" ShapeID="_x0000_i1281" DrawAspect="Content" ObjectID="_1612958342" r:id="rId502"/>
        </w:object>
      </w:r>
      <w:r>
        <w:rPr>
          <w:rFonts w:ascii="宋体" w:eastAsia="宋体" w:hAnsi="宋体" w:cs="Times New Roman"/>
          <w:sz w:val="24"/>
          <w:szCs w:val="24"/>
        </w:rPr>
        <w:t xml:space="preserve">   </w:t>
      </w:r>
      <w:r>
        <w:rPr>
          <w:rFonts w:ascii="宋体" w:eastAsia="宋体" w:hAnsi="宋体" w:cs="Times New Roman" w:hint="eastAsia"/>
          <w:sz w:val="24"/>
          <w:szCs w:val="24"/>
        </w:rPr>
        <w:t>(</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30</w:t>
      </w:r>
      <w:r>
        <w:rPr>
          <w:rFonts w:ascii="宋体" w:eastAsia="宋体" w:hAnsi="宋体" w:cs="Times New Roman" w:hint="eastAsia"/>
          <w:sz w:val="24"/>
          <w:szCs w:val="24"/>
        </w:rPr>
        <w:t>)</w:t>
      </w:r>
    </w:p>
    <w:p w14:paraId="10B1414E" w14:textId="77777777" w:rsidR="00451304" w:rsidRDefault="00451304" w:rsidP="00272739">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接着考虑</w:t>
      </w:r>
      <w:r w:rsidRPr="000F4B0C">
        <w:rPr>
          <w:rFonts w:ascii="宋体" w:eastAsia="宋体" w:hAnsi="宋体" w:cs="Times New Roman"/>
          <w:position w:val="-10"/>
          <w:sz w:val="24"/>
          <w:szCs w:val="24"/>
        </w:rPr>
        <w:object w:dxaOrig="859" w:dyaOrig="360" w14:anchorId="1CF38C53">
          <v:shape id="_x0000_i1282" type="#_x0000_t75" style="width:43.5pt;height:18pt" o:ole="">
            <v:imagedata r:id="rId503" o:title=""/>
          </v:shape>
          <o:OLEObject Type="Embed" ProgID="Equation.DSMT4" ShapeID="_x0000_i1282" DrawAspect="Content" ObjectID="_1612958343" r:id="rId504"/>
        </w:object>
      </w:r>
      <w:r>
        <w:rPr>
          <w:rFonts w:ascii="宋体" w:eastAsia="宋体" w:hAnsi="宋体" w:cs="Times New Roman"/>
          <w:sz w:val="24"/>
          <w:szCs w:val="24"/>
        </w:rPr>
        <w:t>的情形</w:t>
      </w:r>
      <w:r>
        <w:rPr>
          <w:rFonts w:ascii="宋体" w:eastAsia="宋体" w:hAnsi="宋体" w:cs="Times New Roman" w:hint="eastAsia"/>
          <w:sz w:val="24"/>
          <w:szCs w:val="24"/>
        </w:rPr>
        <w:t>：</w:t>
      </w:r>
    </w:p>
    <w:p w14:paraId="7B230AA0" w14:textId="77777777" w:rsidR="00451304" w:rsidRDefault="00451304" w:rsidP="00A630CF">
      <w:pPr>
        <w:pStyle w:val="a3"/>
        <w:spacing w:line="400" w:lineRule="exact"/>
        <w:ind w:firstLineChars="0"/>
        <w:rPr>
          <w:rFonts w:ascii="宋体" w:eastAsia="宋体" w:hAnsi="宋体" w:cs="Times New Roman"/>
          <w:sz w:val="24"/>
          <w:szCs w:val="24"/>
        </w:rPr>
      </w:pPr>
      <w:r>
        <w:rPr>
          <w:rFonts w:ascii="宋体" w:eastAsia="宋体" w:hAnsi="宋体" w:cs="Times New Roman" w:hint="eastAsia"/>
          <w:sz w:val="24"/>
          <w:szCs w:val="24"/>
        </w:rPr>
        <w:t>执行EGCA算法使集合从</w:t>
      </w:r>
      <w:r w:rsidRPr="00D64727">
        <w:rPr>
          <w:rFonts w:ascii="宋体" w:eastAsia="宋体" w:hAnsi="宋体" w:cs="Times New Roman"/>
          <w:position w:val="-4"/>
          <w:sz w:val="24"/>
          <w:szCs w:val="24"/>
        </w:rPr>
        <w:object w:dxaOrig="340" w:dyaOrig="300" w14:anchorId="465B02ED">
          <v:shape id="_x0000_i1283" type="#_x0000_t75" style="width:17.25pt;height:15pt" o:ole="">
            <v:imagedata r:id="rId505" o:title=""/>
          </v:shape>
          <o:OLEObject Type="Embed" ProgID="Equation.DSMT4" ShapeID="_x0000_i1283" DrawAspect="Content" ObjectID="_1612958344" r:id="rId506"/>
        </w:object>
      </w:r>
      <w:r>
        <w:rPr>
          <w:rFonts w:ascii="宋体" w:eastAsia="宋体" w:hAnsi="宋体" w:cs="Times New Roman"/>
          <w:sz w:val="24"/>
          <w:szCs w:val="24"/>
        </w:rPr>
        <w:t>到</w:t>
      </w:r>
      <w:r w:rsidRPr="00D64727">
        <w:rPr>
          <w:rFonts w:ascii="宋体" w:eastAsia="宋体" w:hAnsi="宋体" w:cs="Times New Roman"/>
          <w:position w:val="-4"/>
          <w:sz w:val="24"/>
          <w:szCs w:val="24"/>
        </w:rPr>
        <w:object w:dxaOrig="260" w:dyaOrig="260" w14:anchorId="2C8C0F79">
          <v:shape id="_x0000_i1284" type="#_x0000_t75" style="width:12.75pt;height:12.75pt" o:ole="">
            <v:imagedata r:id="rId507" o:title=""/>
          </v:shape>
          <o:OLEObject Type="Embed" ProgID="Equation.DSMT4" ShapeID="_x0000_i1284" DrawAspect="Content" ObjectID="_1612958345" r:id="rId508"/>
        </w:object>
      </w:r>
      <w:r>
        <w:rPr>
          <w:rFonts w:ascii="宋体" w:eastAsia="宋体" w:hAnsi="宋体" w:cs="Times New Roman"/>
          <w:sz w:val="24"/>
          <w:szCs w:val="24"/>
        </w:rPr>
        <w:t>的过程</w:t>
      </w:r>
      <w:r>
        <w:rPr>
          <w:rFonts w:ascii="宋体" w:eastAsia="宋体" w:hAnsi="宋体" w:cs="Times New Roman" w:hint="eastAsia"/>
          <w:sz w:val="24"/>
          <w:szCs w:val="24"/>
        </w:rPr>
        <w:t>，</w:t>
      </w:r>
      <w:r>
        <w:rPr>
          <w:rFonts w:ascii="宋体" w:eastAsia="宋体" w:hAnsi="宋体" w:cs="Times New Roman"/>
          <w:sz w:val="24"/>
          <w:szCs w:val="24"/>
        </w:rPr>
        <w:t>不等式</w:t>
      </w:r>
      <w:r>
        <w:rPr>
          <w:rFonts w:ascii="宋体" w:eastAsia="宋体" w:hAnsi="宋体" w:cs="Times New Roman" w:hint="eastAsia"/>
          <w:sz w:val="24"/>
          <w:szCs w:val="24"/>
        </w:rPr>
        <w:t>(</w:t>
      </w:r>
      <w:r w:rsidR="00683AFE">
        <w:rPr>
          <w:rFonts w:ascii="宋体" w:eastAsia="宋体" w:hAnsi="宋体" w:cs="Times New Roman"/>
          <w:sz w:val="24"/>
          <w:szCs w:val="24"/>
        </w:rPr>
        <w:t>3</w:t>
      </w:r>
      <w:r w:rsidR="007E5885">
        <w:noBreakHyphen/>
      </w:r>
      <w:r w:rsidR="007E5885">
        <w:rPr>
          <w:rFonts w:ascii="宋体" w:eastAsia="宋体" w:hAnsi="宋体" w:cs="Times New Roman"/>
          <w:sz w:val="24"/>
          <w:szCs w:val="24"/>
        </w:rPr>
        <w:t>18</w:t>
      </w:r>
      <w:r>
        <w:rPr>
          <w:rFonts w:ascii="宋体" w:eastAsia="宋体" w:hAnsi="宋体" w:cs="Times New Roman"/>
          <w:sz w:val="24"/>
          <w:szCs w:val="24"/>
        </w:rPr>
        <w:t>)</w:t>
      </w:r>
      <w:r>
        <w:rPr>
          <w:rFonts w:ascii="宋体" w:eastAsia="宋体" w:hAnsi="宋体" w:cs="Times New Roman" w:hint="eastAsia"/>
          <w:sz w:val="24"/>
          <w:szCs w:val="24"/>
        </w:rPr>
        <w:t>、(</w:t>
      </w:r>
      <w:r w:rsidR="00683AFE">
        <w:rPr>
          <w:rFonts w:ascii="宋体" w:eastAsia="宋体" w:hAnsi="宋体" w:cs="Times New Roman"/>
          <w:sz w:val="24"/>
          <w:szCs w:val="24"/>
        </w:rPr>
        <w:t>3</w:t>
      </w:r>
      <w:r w:rsidR="007E5885">
        <w:noBreakHyphen/>
      </w:r>
      <w:r w:rsidR="007E5885">
        <w:rPr>
          <w:rFonts w:ascii="宋体" w:eastAsia="宋体" w:hAnsi="宋体" w:cs="Times New Roman"/>
          <w:sz w:val="24"/>
          <w:szCs w:val="24"/>
        </w:rPr>
        <w:t>19</w:t>
      </w:r>
      <w:r>
        <w:rPr>
          <w:rFonts w:ascii="宋体" w:eastAsia="宋体" w:hAnsi="宋体" w:cs="Times New Roman"/>
          <w:sz w:val="24"/>
          <w:szCs w:val="24"/>
        </w:rPr>
        <w:t>)</w:t>
      </w:r>
      <w:r>
        <w:rPr>
          <w:rFonts w:ascii="宋体" w:eastAsia="宋体" w:hAnsi="宋体" w:cs="Times New Roman" w:hint="eastAsia"/>
          <w:sz w:val="24"/>
          <w:szCs w:val="24"/>
        </w:rPr>
        <w:t>、(</w:t>
      </w:r>
      <w:r w:rsidR="00683AFE">
        <w:rPr>
          <w:rFonts w:ascii="宋体" w:eastAsia="宋体" w:hAnsi="宋体" w:cs="Times New Roman"/>
          <w:sz w:val="24"/>
          <w:szCs w:val="24"/>
        </w:rPr>
        <w:t>3</w:t>
      </w:r>
      <w:r w:rsidR="007E5885">
        <w:noBreakHyphen/>
      </w:r>
      <w:r w:rsidR="007E5885">
        <w:rPr>
          <w:rFonts w:ascii="宋体" w:eastAsia="宋体" w:hAnsi="宋体" w:cs="Times New Roman"/>
          <w:sz w:val="24"/>
          <w:szCs w:val="24"/>
        </w:rPr>
        <w:t>30</w:t>
      </w:r>
      <w:r>
        <w:rPr>
          <w:rFonts w:ascii="宋体" w:eastAsia="宋体" w:hAnsi="宋体" w:cs="Times New Roman"/>
          <w:sz w:val="24"/>
          <w:szCs w:val="24"/>
        </w:rPr>
        <w:t>)</w:t>
      </w:r>
      <w:r>
        <w:rPr>
          <w:rFonts w:ascii="宋体" w:eastAsia="宋体" w:hAnsi="宋体" w:cs="Times New Roman" w:hint="eastAsia"/>
          <w:sz w:val="24"/>
          <w:szCs w:val="24"/>
        </w:rPr>
        <w:t>依然成立，由不等式（</w:t>
      </w:r>
      <w:r w:rsidR="00683AFE">
        <w:rPr>
          <w:rFonts w:ascii="宋体" w:eastAsia="宋体" w:hAnsi="宋体" w:cs="Times New Roman" w:hint="eastAsia"/>
          <w:sz w:val="24"/>
          <w:szCs w:val="24"/>
        </w:rPr>
        <w:t>3</w:t>
      </w:r>
      <w:r w:rsidR="007E5885">
        <w:noBreakHyphen/>
      </w:r>
      <w:r w:rsidR="007E5885">
        <w:rPr>
          <w:rFonts w:ascii="宋体" w:eastAsia="宋体" w:hAnsi="宋体" w:cs="Times New Roman"/>
          <w:sz w:val="24"/>
          <w:szCs w:val="24"/>
        </w:rPr>
        <w:t>18</w:t>
      </w:r>
      <w:r>
        <w:rPr>
          <w:rFonts w:ascii="宋体" w:eastAsia="宋体" w:hAnsi="宋体" w:cs="Times New Roman" w:hint="eastAsia"/>
          <w:sz w:val="24"/>
          <w:szCs w:val="24"/>
        </w:rPr>
        <w:t>），可以得到</w:t>
      </w:r>
    </w:p>
    <w:p w14:paraId="0A5B8C4C" w14:textId="77777777" w:rsidR="00451304" w:rsidRDefault="00451304" w:rsidP="00451304">
      <w:pPr>
        <w:pStyle w:val="a3"/>
        <w:spacing w:line="360" w:lineRule="auto"/>
        <w:ind w:firstLineChars="0" w:firstLine="0"/>
        <w:jc w:val="right"/>
        <w:rPr>
          <w:rFonts w:ascii="宋体" w:eastAsia="宋体" w:hAnsi="宋体" w:cs="Times New Roman"/>
          <w:sz w:val="24"/>
          <w:szCs w:val="24"/>
        </w:rPr>
      </w:pPr>
      <w:r w:rsidRPr="00D64727">
        <w:rPr>
          <w:rFonts w:ascii="宋体" w:eastAsia="宋体" w:hAnsi="宋体" w:cs="Times New Roman"/>
          <w:position w:val="-30"/>
          <w:sz w:val="24"/>
          <w:szCs w:val="24"/>
        </w:rPr>
        <w:object w:dxaOrig="5720" w:dyaOrig="720" w14:anchorId="143A527A">
          <v:shape id="_x0000_i1285" type="#_x0000_t75" style="width:285.7pt;height:36pt" o:ole="">
            <v:imagedata r:id="rId509" o:title=""/>
          </v:shape>
          <o:OLEObject Type="Embed" ProgID="Equation.DSMT4" ShapeID="_x0000_i1285" DrawAspect="Content" ObjectID="_1612958346" r:id="rId510"/>
        </w:object>
      </w:r>
      <w:r>
        <w:rPr>
          <w:rFonts w:ascii="宋体" w:eastAsia="宋体" w:hAnsi="宋体" w:cs="Times New Roman"/>
          <w:sz w:val="24"/>
          <w:szCs w:val="24"/>
        </w:rPr>
        <w:t xml:space="preserve"> (</w:t>
      </w:r>
      <w:r w:rsidR="00683AFE">
        <w:rPr>
          <w:rFonts w:ascii="宋体" w:eastAsia="宋体" w:hAnsi="宋体" w:cs="Times New Roman"/>
          <w:sz w:val="24"/>
          <w:szCs w:val="24"/>
        </w:rPr>
        <w:t>3</w:t>
      </w:r>
      <w:r w:rsidR="0069220F">
        <w:noBreakHyphen/>
      </w:r>
      <w:r w:rsidR="0069220F">
        <w:rPr>
          <w:rFonts w:ascii="宋体" w:eastAsia="宋体" w:hAnsi="宋体" w:cs="Times New Roman"/>
          <w:sz w:val="24"/>
          <w:szCs w:val="24"/>
        </w:rPr>
        <w:t>31</w:t>
      </w:r>
      <w:r>
        <w:rPr>
          <w:rFonts w:ascii="宋体" w:eastAsia="宋体" w:hAnsi="宋体" w:cs="Times New Roman"/>
          <w:sz w:val="24"/>
          <w:szCs w:val="24"/>
        </w:rPr>
        <w:t>)</w:t>
      </w:r>
    </w:p>
    <w:p w14:paraId="7521EFEF" w14:textId="77777777" w:rsidR="00451304" w:rsidRDefault="00451304" w:rsidP="00272739">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ab/>
        <w:t>假设</w:t>
      </w:r>
      <w:r w:rsidRPr="000A7784">
        <w:rPr>
          <w:rFonts w:ascii="宋体" w:eastAsia="宋体" w:hAnsi="宋体" w:cs="Times New Roman"/>
          <w:position w:val="-14"/>
          <w:sz w:val="24"/>
          <w:szCs w:val="24"/>
        </w:rPr>
        <w:object w:dxaOrig="4020" w:dyaOrig="400" w14:anchorId="1C7ACAAB">
          <v:shape id="_x0000_i1286" type="#_x0000_t75" style="width:201.8pt;height:20.25pt" o:ole="">
            <v:imagedata r:id="rId511" o:title=""/>
          </v:shape>
          <o:OLEObject Type="Embed" ProgID="Equation.DSMT4" ShapeID="_x0000_i1286" DrawAspect="Content" ObjectID="_1612958347" r:id="rId512"/>
        </w:object>
      </w:r>
      <w:r>
        <w:rPr>
          <w:rFonts w:ascii="宋体" w:eastAsia="宋体" w:hAnsi="宋体" w:cs="Times New Roman"/>
          <w:sz w:val="24"/>
          <w:szCs w:val="24"/>
        </w:rPr>
        <w:t>成立</w:t>
      </w:r>
      <w:r>
        <w:rPr>
          <w:rFonts w:ascii="宋体" w:eastAsia="宋体" w:hAnsi="宋体" w:cs="Times New Roman" w:hint="eastAsia"/>
          <w:sz w:val="24"/>
          <w:szCs w:val="24"/>
        </w:rPr>
        <w:t>，根据EGCA的迭代过程可以推断出，如果上述成立，那么</w:t>
      </w:r>
      <w:r w:rsidRPr="000A7784">
        <w:rPr>
          <w:rFonts w:ascii="宋体" w:eastAsia="宋体" w:hAnsi="宋体" w:cs="Times New Roman"/>
          <w:position w:val="-12"/>
          <w:sz w:val="24"/>
          <w:szCs w:val="24"/>
        </w:rPr>
        <w:object w:dxaOrig="380" w:dyaOrig="360" w14:anchorId="2DBDCC60">
          <v:shape id="_x0000_i1287" type="#_x0000_t75" style="width:18.75pt;height:18pt" o:ole="">
            <v:imagedata r:id="rId513" o:title=""/>
          </v:shape>
          <o:OLEObject Type="Embed" ProgID="Equation.DSMT4" ShapeID="_x0000_i1287" DrawAspect="Content" ObjectID="_1612958348" r:id="rId514"/>
        </w:object>
      </w:r>
      <w:r>
        <w:rPr>
          <w:rFonts w:ascii="宋体" w:eastAsia="宋体" w:hAnsi="宋体" w:cs="Times New Roman"/>
          <w:sz w:val="24"/>
          <w:szCs w:val="24"/>
        </w:rPr>
        <w:t>将在</w:t>
      </w:r>
      <w:r w:rsidRPr="000A7784">
        <w:rPr>
          <w:rFonts w:ascii="宋体" w:eastAsia="宋体" w:hAnsi="宋体" w:cs="Times New Roman"/>
          <w:position w:val="-12"/>
          <w:sz w:val="24"/>
          <w:szCs w:val="24"/>
        </w:rPr>
        <w:object w:dxaOrig="220" w:dyaOrig="360" w14:anchorId="655658F0">
          <v:shape id="_x0000_i1288" type="#_x0000_t75" style="width:11.25pt;height:18pt" o:ole="">
            <v:imagedata r:id="rId515" o:title=""/>
          </v:shape>
          <o:OLEObject Type="Embed" ProgID="Equation.DSMT4" ShapeID="_x0000_i1288" DrawAspect="Content" ObjectID="_1612958349" r:id="rId516"/>
        </w:object>
      </w:r>
      <w:r>
        <w:rPr>
          <w:rFonts w:ascii="宋体" w:eastAsia="宋体" w:hAnsi="宋体" w:cs="Times New Roman"/>
          <w:sz w:val="24"/>
          <w:szCs w:val="24"/>
        </w:rPr>
        <w:t>之前被加入近似最优解集合</w:t>
      </w:r>
      <w:r w:rsidRPr="000A7784">
        <w:rPr>
          <w:rFonts w:ascii="宋体" w:eastAsia="宋体" w:hAnsi="宋体" w:cs="Times New Roman"/>
          <w:position w:val="-4"/>
          <w:sz w:val="24"/>
          <w:szCs w:val="24"/>
        </w:rPr>
        <w:object w:dxaOrig="260" w:dyaOrig="260" w14:anchorId="3C9ED5C4">
          <v:shape id="_x0000_i1289" type="#_x0000_t75" style="width:12.75pt;height:12.75pt" o:ole="">
            <v:imagedata r:id="rId517" o:title=""/>
          </v:shape>
          <o:OLEObject Type="Embed" ProgID="Equation.DSMT4" ShapeID="_x0000_i1289" DrawAspect="Content" ObjectID="_1612958350" r:id="rId518"/>
        </w:object>
      </w:r>
      <w:r>
        <w:rPr>
          <w:rFonts w:ascii="宋体" w:eastAsia="宋体" w:hAnsi="宋体" w:cs="Times New Roman"/>
          <w:sz w:val="24"/>
          <w:szCs w:val="24"/>
        </w:rPr>
        <w:t>中</w:t>
      </w:r>
      <w:r>
        <w:rPr>
          <w:rFonts w:ascii="宋体" w:eastAsia="宋体" w:hAnsi="宋体" w:cs="Times New Roman" w:hint="eastAsia"/>
          <w:sz w:val="24"/>
          <w:szCs w:val="24"/>
        </w:rPr>
        <w:t>。</w:t>
      </w:r>
      <w:r>
        <w:rPr>
          <w:rFonts w:ascii="宋体" w:eastAsia="宋体" w:hAnsi="宋体" w:cs="Times New Roman"/>
          <w:sz w:val="24"/>
          <w:szCs w:val="24"/>
        </w:rPr>
        <w:t>显然上述不等式不成立</w:t>
      </w:r>
      <w:r>
        <w:rPr>
          <w:rFonts w:ascii="宋体" w:eastAsia="宋体" w:hAnsi="宋体" w:cs="Times New Roman" w:hint="eastAsia"/>
          <w:sz w:val="24"/>
          <w:szCs w:val="24"/>
        </w:rPr>
        <w:t>，即</w:t>
      </w:r>
      <w:r w:rsidRPr="000A7784">
        <w:rPr>
          <w:rFonts w:ascii="宋体" w:eastAsia="宋体" w:hAnsi="宋体" w:cs="Times New Roman"/>
          <w:position w:val="-14"/>
          <w:sz w:val="24"/>
          <w:szCs w:val="24"/>
        </w:rPr>
        <w:object w:dxaOrig="2520" w:dyaOrig="400" w14:anchorId="347B8D3B">
          <v:shape id="_x0000_i1290" type="#_x0000_t75" style="width:126.75pt;height:20.25pt" o:ole="">
            <v:imagedata r:id="rId519" o:title=""/>
          </v:shape>
          <o:OLEObject Type="Embed" ProgID="Equation.DSMT4" ShapeID="_x0000_i1290" DrawAspect="Content" ObjectID="_1612958351" r:id="rId520"/>
        </w:object>
      </w:r>
      <w:r>
        <w:rPr>
          <w:rFonts w:ascii="宋体" w:eastAsia="宋体" w:hAnsi="宋体" w:cs="Times New Roman" w:hint="eastAsia"/>
          <w:sz w:val="24"/>
          <w:szCs w:val="24"/>
        </w:rPr>
        <w:t>。</w:t>
      </w:r>
      <w:r>
        <w:rPr>
          <w:rFonts w:ascii="宋体" w:eastAsia="宋体" w:hAnsi="宋体" w:cs="Times New Roman"/>
          <w:sz w:val="24"/>
          <w:szCs w:val="24"/>
        </w:rPr>
        <w:t>因此</w:t>
      </w:r>
      <w:r>
        <w:rPr>
          <w:rFonts w:ascii="宋体" w:eastAsia="宋体" w:hAnsi="宋体" w:cs="Times New Roman" w:hint="eastAsia"/>
          <w:sz w:val="24"/>
          <w:szCs w:val="24"/>
        </w:rPr>
        <w:t>，</w:t>
      </w:r>
      <w:r>
        <w:rPr>
          <w:rFonts w:ascii="宋体" w:eastAsia="宋体" w:hAnsi="宋体" w:cs="Times New Roman"/>
          <w:sz w:val="24"/>
          <w:szCs w:val="24"/>
        </w:rPr>
        <w:t>根据均值理论</w:t>
      </w:r>
      <w:r>
        <w:rPr>
          <w:rFonts w:ascii="宋体" w:eastAsia="宋体" w:hAnsi="宋体" w:cs="Times New Roman" w:hint="eastAsia"/>
          <w:sz w:val="24"/>
          <w:szCs w:val="24"/>
        </w:rPr>
        <w:t>(</w:t>
      </w:r>
      <w:r>
        <w:rPr>
          <w:rFonts w:ascii="宋体" w:eastAsia="宋体" w:hAnsi="宋体" w:cs="Times New Roman"/>
          <w:sz w:val="24"/>
          <w:szCs w:val="24"/>
        </w:rPr>
        <w:t>鸽笼原理)可以得到</w:t>
      </w:r>
      <w:r>
        <w:rPr>
          <w:rFonts w:ascii="宋体" w:eastAsia="宋体" w:hAnsi="宋体" w:cs="Times New Roman" w:hint="eastAsia"/>
          <w:sz w:val="24"/>
          <w:szCs w:val="24"/>
        </w:rPr>
        <w:t>：</w:t>
      </w:r>
    </w:p>
    <w:p w14:paraId="31FEAA19" w14:textId="77777777" w:rsidR="00451304" w:rsidRPr="00776713" w:rsidRDefault="00451304" w:rsidP="00451304">
      <w:pPr>
        <w:pStyle w:val="a3"/>
        <w:spacing w:line="360" w:lineRule="auto"/>
        <w:ind w:firstLineChars="0" w:firstLine="0"/>
        <w:jc w:val="right"/>
        <w:rPr>
          <w:rFonts w:ascii="宋体" w:eastAsia="宋体" w:hAnsi="宋体" w:cs="Times New Roman"/>
          <w:sz w:val="24"/>
          <w:szCs w:val="24"/>
        </w:rPr>
      </w:pPr>
      <w:r w:rsidRPr="00776713">
        <w:rPr>
          <w:rFonts w:ascii="宋体" w:eastAsia="宋体" w:hAnsi="宋体" w:cs="Times New Roman"/>
          <w:position w:val="-16"/>
          <w:sz w:val="24"/>
          <w:szCs w:val="24"/>
        </w:rPr>
        <w:object w:dxaOrig="2980" w:dyaOrig="440" w14:anchorId="02E5DFC9">
          <v:shape id="_x0000_i1291" type="#_x0000_t75" style="width:149.3pt;height:22.5pt" o:ole="">
            <v:imagedata r:id="rId521" o:title=""/>
          </v:shape>
          <o:OLEObject Type="Embed" ProgID="Equation.DSMT4" ShapeID="_x0000_i1291" DrawAspect="Content" ObjectID="_1612958352" r:id="rId522"/>
        </w:object>
      </w:r>
      <w:r>
        <w:rPr>
          <w:rFonts w:ascii="宋体" w:eastAsia="宋体" w:hAnsi="宋体" w:cs="Times New Roman"/>
          <w:sz w:val="24"/>
          <w:szCs w:val="24"/>
        </w:rPr>
        <w:t xml:space="preserve">               </w:t>
      </w:r>
      <w:r>
        <w:rPr>
          <w:rFonts w:ascii="宋体" w:eastAsia="宋体" w:hAnsi="宋体" w:cs="Times New Roman" w:hint="eastAsia"/>
          <w:sz w:val="24"/>
          <w:szCs w:val="24"/>
        </w:rPr>
        <w:t>(</w:t>
      </w:r>
      <w:r w:rsidR="00683AFE">
        <w:rPr>
          <w:rFonts w:ascii="宋体" w:eastAsia="宋体" w:hAnsi="宋体" w:cs="Times New Roman"/>
          <w:sz w:val="24"/>
          <w:szCs w:val="24"/>
        </w:rPr>
        <w:t>3</w:t>
      </w:r>
      <w:r w:rsidR="007E5885">
        <w:noBreakHyphen/>
      </w:r>
      <w:r w:rsidR="007E5885">
        <w:rPr>
          <w:rFonts w:ascii="宋体" w:eastAsia="宋体" w:hAnsi="宋体" w:cs="Times New Roman"/>
          <w:sz w:val="24"/>
          <w:szCs w:val="24"/>
        </w:rPr>
        <w:t>32</w:t>
      </w:r>
      <w:r>
        <w:rPr>
          <w:rFonts w:ascii="宋体" w:eastAsia="宋体" w:hAnsi="宋体" w:cs="Times New Roman"/>
          <w:sz w:val="24"/>
          <w:szCs w:val="24"/>
        </w:rPr>
        <w:t>)</w:t>
      </w:r>
    </w:p>
    <w:p w14:paraId="11D047BE" w14:textId="77777777" w:rsidR="00451304" w:rsidRPr="00776713" w:rsidRDefault="00451304" w:rsidP="00272739">
      <w:pPr>
        <w:pStyle w:val="a3"/>
        <w:spacing w:line="400" w:lineRule="exact"/>
        <w:ind w:firstLineChars="0" w:firstLine="0"/>
        <w:rPr>
          <w:rFonts w:ascii="宋体" w:eastAsia="宋体" w:hAnsi="宋体" w:cs="Times New Roman"/>
          <w:sz w:val="24"/>
          <w:szCs w:val="24"/>
        </w:rPr>
      </w:pPr>
      <w:r>
        <w:rPr>
          <w:rFonts w:ascii="宋体" w:eastAsia="宋体" w:hAnsi="宋体" w:cs="Times New Roman" w:hint="eastAsia"/>
          <w:sz w:val="24"/>
          <w:szCs w:val="24"/>
        </w:rPr>
        <w:t>那么由不等式(</w:t>
      </w:r>
      <w:r w:rsidR="00683AFE">
        <w:rPr>
          <w:rFonts w:ascii="宋体" w:eastAsia="宋体" w:hAnsi="宋体" w:cs="Times New Roman"/>
          <w:sz w:val="24"/>
          <w:szCs w:val="24"/>
        </w:rPr>
        <w:t>3</w:t>
      </w:r>
      <w:r w:rsidR="007E5885">
        <w:noBreakHyphen/>
      </w:r>
      <w:r w:rsidR="007E5885">
        <w:rPr>
          <w:rFonts w:ascii="宋体" w:eastAsia="宋体" w:hAnsi="宋体" w:cs="Times New Roman"/>
          <w:sz w:val="24"/>
          <w:szCs w:val="24"/>
        </w:rPr>
        <w:t>31</w:t>
      </w:r>
      <w:r>
        <w:rPr>
          <w:rFonts w:ascii="宋体" w:eastAsia="宋体" w:hAnsi="宋体" w:cs="Times New Roman"/>
          <w:sz w:val="24"/>
          <w:szCs w:val="24"/>
        </w:rPr>
        <w:t>)</w:t>
      </w:r>
      <w:r>
        <w:rPr>
          <w:rFonts w:ascii="宋体" w:eastAsia="宋体" w:hAnsi="宋体" w:cs="Times New Roman" w:hint="eastAsia"/>
          <w:sz w:val="24"/>
          <w:szCs w:val="24"/>
        </w:rPr>
        <w:t>和(</w:t>
      </w:r>
      <w:r w:rsidR="00683AFE">
        <w:rPr>
          <w:rFonts w:ascii="宋体" w:eastAsia="宋体" w:hAnsi="宋体" w:cs="Times New Roman"/>
          <w:sz w:val="24"/>
          <w:szCs w:val="24"/>
        </w:rPr>
        <w:t>3</w:t>
      </w:r>
      <w:r w:rsidR="007E5885">
        <w:noBreakHyphen/>
      </w:r>
      <w:r w:rsidR="007E5885">
        <w:rPr>
          <w:rFonts w:ascii="宋体" w:eastAsia="宋体" w:hAnsi="宋体" w:cs="Times New Roman"/>
          <w:sz w:val="24"/>
          <w:szCs w:val="24"/>
        </w:rPr>
        <w:t>32</w:t>
      </w:r>
      <w:r>
        <w:rPr>
          <w:rFonts w:ascii="宋体" w:eastAsia="宋体" w:hAnsi="宋体" w:cs="Times New Roman"/>
          <w:sz w:val="24"/>
          <w:szCs w:val="24"/>
        </w:rPr>
        <w:t>)</w:t>
      </w:r>
      <w:r>
        <w:rPr>
          <w:rFonts w:ascii="宋体" w:eastAsia="宋体" w:hAnsi="宋体" w:cs="Times New Roman" w:hint="eastAsia"/>
          <w:sz w:val="24"/>
          <w:szCs w:val="24"/>
        </w:rPr>
        <w:t>可以得到：</w:t>
      </w:r>
    </w:p>
    <w:p w14:paraId="7E5D0283" w14:textId="77777777" w:rsidR="00451304" w:rsidRPr="00776713" w:rsidRDefault="00451304" w:rsidP="00451304">
      <w:pPr>
        <w:pStyle w:val="a3"/>
        <w:spacing w:line="360" w:lineRule="auto"/>
        <w:ind w:firstLineChars="0" w:firstLine="0"/>
        <w:jc w:val="right"/>
        <w:rPr>
          <w:rFonts w:ascii="宋体" w:eastAsia="宋体" w:hAnsi="宋体" w:cs="Times New Roman"/>
          <w:sz w:val="24"/>
          <w:szCs w:val="24"/>
        </w:rPr>
      </w:pPr>
      <w:r w:rsidRPr="00776713">
        <w:rPr>
          <w:rFonts w:ascii="宋体" w:eastAsia="宋体" w:hAnsi="宋体" w:cs="Times New Roman"/>
          <w:position w:val="-30"/>
          <w:sz w:val="24"/>
          <w:szCs w:val="24"/>
        </w:rPr>
        <w:object w:dxaOrig="6140" w:dyaOrig="720" w14:anchorId="47C6E335">
          <v:shape id="_x0000_i1292" type="#_x0000_t75" style="width:306.7pt;height:36pt" o:ole="">
            <v:imagedata r:id="rId523" o:title=""/>
          </v:shape>
          <o:OLEObject Type="Embed" ProgID="Equation.DSMT4" ShapeID="_x0000_i1292" DrawAspect="Content" ObjectID="_1612958353" r:id="rId524"/>
        </w:object>
      </w:r>
      <w:r>
        <w:rPr>
          <w:rFonts w:ascii="宋体" w:eastAsia="宋体" w:hAnsi="宋体" w:cs="Times New Roman"/>
          <w:sz w:val="24"/>
          <w:szCs w:val="24"/>
        </w:rPr>
        <w:t xml:space="preserve"> (</w:t>
      </w:r>
      <w:r w:rsidR="00683AFE">
        <w:rPr>
          <w:rFonts w:ascii="宋体" w:eastAsia="宋体" w:hAnsi="宋体" w:cs="Times New Roman"/>
          <w:sz w:val="24"/>
          <w:szCs w:val="24"/>
        </w:rPr>
        <w:t>3</w:t>
      </w:r>
      <w:r w:rsidR="007E5885">
        <w:noBreakHyphen/>
      </w:r>
      <w:r w:rsidR="007E5885">
        <w:rPr>
          <w:rFonts w:ascii="宋体" w:eastAsia="宋体" w:hAnsi="宋体" w:cs="Times New Roman"/>
          <w:sz w:val="24"/>
          <w:szCs w:val="24"/>
        </w:rPr>
        <w:t>33</w:t>
      </w:r>
      <w:r>
        <w:rPr>
          <w:rFonts w:ascii="宋体" w:eastAsia="宋体" w:hAnsi="宋体" w:cs="Times New Roman"/>
          <w:sz w:val="24"/>
          <w:szCs w:val="24"/>
        </w:rPr>
        <w:t>)</w:t>
      </w:r>
    </w:p>
    <w:p w14:paraId="51364829" w14:textId="77777777" w:rsidR="00451304" w:rsidRPr="00776713" w:rsidRDefault="00451304" w:rsidP="00272739">
      <w:pPr>
        <w:pStyle w:val="a3"/>
        <w:spacing w:line="400" w:lineRule="exact"/>
        <w:ind w:firstLineChars="0" w:firstLine="0"/>
        <w:rPr>
          <w:rFonts w:ascii="宋体" w:eastAsia="宋体" w:hAnsi="宋体" w:cs="Times New Roman"/>
          <w:sz w:val="24"/>
          <w:szCs w:val="24"/>
        </w:rPr>
      </w:pPr>
      <w:r>
        <w:rPr>
          <w:rFonts w:ascii="宋体" w:eastAsia="宋体" w:hAnsi="宋体" w:cs="Times New Roman" w:hint="eastAsia"/>
          <w:sz w:val="24"/>
          <w:szCs w:val="24"/>
        </w:rPr>
        <w:t>而指数</w:t>
      </w:r>
      <m:oMath>
        <m:r>
          <m:rPr>
            <m:sty m:val="p"/>
          </m:rPr>
          <w:rPr>
            <w:rFonts w:ascii="Cambria Math" w:eastAsia="宋体" w:hAnsi="Cambria Math" w:cs="Times New Roman" w:hint="eastAsia"/>
            <w:sz w:val="24"/>
            <w:szCs w:val="24"/>
          </w:rPr>
          <m:t>e</m:t>
        </m:r>
        <m:r>
          <m:rPr>
            <m:sty m:val="p"/>
          </m:rPr>
          <w:rPr>
            <w:rFonts w:ascii="Cambria Math" w:eastAsia="宋体" w:hAnsi="Cambria Math" w:cs="Times New Roman"/>
            <w:sz w:val="24"/>
            <w:szCs w:val="24"/>
          </w:rPr>
          <m:t>&lt;3</m:t>
        </m:r>
        <m:r>
          <m:rPr>
            <m:sty m:val="p"/>
          </m:rPr>
          <w:rPr>
            <w:rFonts w:ascii="Cambria Math" w:eastAsia="宋体" w:hAnsi="Cambria Math" w:cs="Times New Roman" w:hint="eastAsia"/>
            <w:sz w:val="24"/>
            <w:szCs w:val="24"/>
          </w:rPr>
          <m:t>，</m:t>
        </m:r>
      </m:oMath>
      <w:r>
        <w:rPr>
          <w:rFonts w:ascii="宋体" w:eastAsia="宋体" w:hAnsi="宋体" w:cs="Times New Roman" w:hint="eastAsia"/>
          <w:sz w:val="24"/>
          <w:szCs w:val="24"/>
        </w:rPr>
        <w:t>则有：</w:t>
      </w:r>
    </w:p>
    <w:p w14:paraId="2A7B2E61" w14:textId="77777777" w:rsidR="00451304" w:rsidRDefault="00451304" w:rsidP="00451304">
      <w:pPr>
        <w:pStyle w:val="a3"/>
        <w:spacing w:line="360" w:lineRule="auto"/>
        <w:ind w:firstLineChars="0" w:firstLine="0"/>
        <w:jc w:val="right"/>
        <w:rPr>
          <w:rFonts w:ascii="宋体" w:eastAsia="宋体" w:hAnsi="宋体" w:cs="Times New Roman"/>
          <w:sz w:val="24"/>
          <w:szCs w:val="24"/>
        </w:rPr>
      </w:pPr>
      <w:r w:rsidRPr="00776713">
        <w:rPr>
          <w:rFonts w:ascii="宋体" w:eastAsia="宋体" w:hAnsi="宋体" w:cs="Times New Roman"/>
          <w:position w:val="-30"/>
          <w:sz w:val="24"/>
          <w:szCs w:val="24"/>
        </w:rPr>
        <w:object w:dxaOrig="5179" w:dyaOrig="720" w14:anchorId="34074325">
          <v:shape id="_x0000_i1293" type="#_x0000_t75" style="width:259.45pt;height:36pt" o:ole="">
            <v:imagedata r:id="rId525" o:title=""/>
          </v:shape>
          <o:OLEObject Type="Embed" ProgID="Equation.DSMT4" ShapeID="_x0000_i1293" DrawAspect="Content" ObjectID="_1612958354" r:id="rId526"/>
        </w:object>
      </w:r>
      <w:r>
        <w:rPr>
          <w:rFonts w:ascii="宋体" w:eastAsia="宋体" w:hAnsi="宋体" w:cs="Times New Roman"/>
          <w:sz w:val="24"/>
          <w:szCs w:val="24"/>
        </w:rPr>
        <w:t xml:space="preserve">     (</w:t>
      </w:r>
      <w:r w:rsidR="00683AFE">
        <w:rPr>
          <w:rFonts w:ascii="宋体" w:eastAsia="宋体" w:hAnsi="宋体" w:cs="Times New Roman"/>
          <w:sz w:val="24"/>
          <w:szCs w:val="24"/>
        </w:rPr>
        <w:t>3</w:t>
      </w:r>
      <w:r w:rsidR="007E5885">
        <w:noBreakHyphen/>
      </w:r>
      <w:r w:rsidR="007E5885">
        <w:rPr>
          <w:rFonts w:ascii="宋体" w:eastAsia="宋体" w:hAnsi="宋体" w:cs="Times New Roman"/>
          <w:sz w:val="24"/>
          <w:szCs w:val="24"/>
        </w:rPr>
        <w:t>34</w:t>
      </w:r>
      <w:r>
        <w:rPr>
          <w:rFonts w:ascii="宋体" w:eastAsia="宋体" w:hAnsi="宋体" w:cs="Times New Roman"/>
          <w:sz w:val="24"/>
          <w:szCs w:val="24"/>
        </w:rPr>
        <w:t>)</w:t>
      </w:r>
    </w:p>
    <w:p w14:paraId="52AEFEC7" w14:textId="77777777" w:rsidR="00451304" w:rsidRDefault="00451304" w:rsidP="00272739">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因为</w:t>
      </w:r>
      <w:r w:rsidR="00272739" w:rsidRPr="001C7BD9">
        <w:rPr>
          <w:position w:val="-16"/>
        </w:rPr>
        <w:object w:dxaOrig="3980" w:dyaOrig="440" w14:anchorId="15A7B996">
          <v:shape id="_x0000_i1294" type="#_x0000_t75" style="width:199pt;height:22pt" o:ole="">
            <v:imagedata r:id="rId527" o:title=""/>
          </v:shape>
          <o:OLEObject Type="Embed" ProgID="Equation.DSMT4" ShapeID="_x0000_i1294" DrawAspect="Content" ObjectID="_1612958355" r:id="rId528"/>
        </w:object>
      </w:r>
      <w:r>
        <w:rPr>
          <w:rFonts w:ascii="宋体" w:eastAsia="宋体" w:hAnsi="宋体" w:cs="Times New Roman" w:hint="eastAsia"/>
          <w:sz w:val="24"/>
          <w:szCs w:val="24"/>
        </w:rPr>
        <w:t>，</w:t>
      </w:r>
      <w:r>
        <w:rPr>
          <w:rFonts w:ascii="宋体" w:eastAsia="宋体" w:hAnsi="宋体" w:cs="Times New Roman"/>
          <w:sz w:val="24"/>
          <w:szCs w:val="24"/>
        </w:rPr>
        <w:t>所以</w:t>
      </w:r>
    </w:p>
    <w:p w14:paraId="1E70F355" w14:textId="77777777" w:rsidR="00451304" w:rsidRDefault="00451304" w:rsidP="00451304">
      <w:pPr>
        <w:pStyle w:val="a3"/>
        <w:spacing w:line="360" w:lineRule="auto"/>
        <w:ind w:firstLineChars="0" w:firstLine="0"/>
        <w:jc w:val="center"/>
        <w:rPr>
          <w:rFonts w:ascii="宋体" w:eastAsia="宋体" w:hAnsi="宋体" w:cs="Times New Roman"/>
          <w:sz w:val="24"/>
          <w:szCs w:val="24"/>
        </w:rPr>
      </w:pPr>
      <w:r w:rsidRPr="007F7AF0">
        <w:rPr>
          <w:rFonts w:ascii="宋体" w:eastAsia="宋体" w:hAnsi="宋体" w:cs="Times New Roman"/>
          <w:position w:val="-30"/>
          <w:sz w:val="24"/>
          <w:szCs w:val="24"/>
        </w:rPr>
        <w:object w:dxaOrig="3280" w:dyaOrig="720" w14:anchorId="5E876C7B">
          <v:shape id="_x0000_i1295" type="#_x0000_t75" style="width:163.5pt;height:36pt" o:ole="">
            <v:imagedata r:id="rId432" o:title=""/>
          </v:shape>
          <o:OLEObject Type="Embed" ProgID="Equation.DSMT4" ShapeID="_x0000_i1295" DrawAspect="Content" ObjectID="_1612958356" r:id="rId529"/>
        </w:object>
      </w:r>
    </w:p>
    <w:p w14:paraId="6E33D1F4" w14:textId="77777777" w:rsidR="00451304" w:rsidRPr="007F7AF0" w:rsidRDefault="00451304" w:rsidP="00451304">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当且仅当</w:t>
      </w:r>
      <w:r w:rsidRPr="007F7AF0">
        <w:rPr>
          <w:rFonts w:ascii="宋体" w:eastAsia="宋体" w:hAnsi="宋体" w:cs="Times New Roman"/>
          <w:position w:val="-10"/>
          <w:sz w:val="24"/>
          <w:szCs w:val="24"/>
        </w:rPr>
        <w:object w:dxaOrig="840" w:dyaOrig="360" w14:anchorId="0C59A558">
          <v:shape id="_x0000_i1296" type="#_x0000_t75" style="width:42pt;height:18pt" o:ole="">
            <v:imagedata r:id="rId530" o:title=""/>
          </v:shape>
          <o:OLEObject Type="Embed" ProgID="Equation.DSMT4" ShapeID="_x0000_i1296" DrawAspect="Content" ObjectID="_1612958357" r:id="rId531"/>
        </w:object>
      </w:r>
      <w:r>
        <w:rPr>
          <w:rFonts w:ascii="宋体" w:eastAsia="宋体" w:hAnsi="宋体" w:cs="Times New Roman"/>
          <w:sz w:val="24"/>
          <w:szCs w:val="24"/>
        </w:rPr>
        <w:t>时成立</w:t>
      </w:r>
      <w:r>
        <w:rPr>
          <w:rFonts w:ascii="宋体" w:eastAsia="宋体" w:hAnsi="宋体" w:cs="Times New Roman" w:hint="eastAsia"/>
          <w:sz w:val="24"/>
          <w:szCs w:val="24"/>
        </w:rPr>
        <w:t>。</w:t>
      </w:r>
    </w:p>
    <w:p w14:paraId="550A61D2" w14:textId="77777777" w:rsidR="00451304" w:rsidRPr="00451304" w:rsidRDefault="00451304" w:rsidP="0087000A">
      <w:pPr>
        <w:pStyle w:val="a3"/>
        <w:spacing w:line="400" w:lineRule="exact"/>
        <w:ind w:firstLineChars="0" w:firstLine="0"/>
        <w:rPr>
          <w:rFonts w:ascii="宋体" w:eastAsia="宋体" w:hAnsi="宋体" w:cs="Times New Roman"/>
          <w:sz w:val="24"/>
          <w:szCs w:val="24"/>
        </w:rPr>
      </w:pPr>
      <w:r>
        <w:rPr>
          <w:rFonts w:ascii="宋体" w:eastAsia="宋体" w:hAnsi="宋体" w:cs="Times New Roman" w:hint="eastAsia"/>
          <w:sz w:val="24"/>
          <w:szCs w:val="24"/>
        </w:rPr>
        <w:t>不等式(</w:t>
      </w:r>
      <w:r w:rsidR="00915F1E">
        <w:rPr>
          <w:rFonts w:ascii="宋体" w:eastAsia="宋体" w:hAnsi="宋体" w:cs="Times New Roman"/>
          <w:sz w:val="24"/>
          <w:szCs w:val="24"/>
        </w:rPr>
        <w:t>3</w:t>
      </w:r>
      <w:r w:rsidR="007E5885">
        <w:noBreakHyphen/>
      </w:r>
      <w:r w:rsidR="007E5885">
        <w:rPr>
          <w:rFonts w:ascii="宋体" w:eastAsia="宋体" w:hAnsi="宋体" w:cs="Times New Roman"/>
          <w:sz w:val="24"/>
          <w:szCs w:val="24"/>
        </w:rPr>
        <w:t>17</w:t>
      </w:r>
      <w:r>
        <w:rPr>
          <w:rFonts w:ascii="宋体" w:eastAsia="宋体" w:hAnsi="宋体" w:cs="Times New Roman"/>
          <w:sz w:val="24"/>
          <w:szCs w:val="24"/>
        </w:rPr>
        <w:t>)证明完毕</w:t>
      </w:r>
      <w:r>
        <w:rPr>
          <w:rFonts w:ascii="宋体" w:eastAsia="宋体" w:hAnsi="宋体" w:cs="Times New Roman" w:hint="eastAsia"/>
          <w:sz w:val="24"/>
          <w:szCs w:val="24"/>
        </w:rPr>
        <w:t>。</w:t>
      </w:r>
    </w:p>
    <w:p w14:paraId="0A578996" w14:textId="77777777" w:rsidR="00522352" w:rsidRPr="000A0D13" w:rsidRDefault="003927F5" w:rsidP="00522BB4">
      <w:pPr>
        <w:pStyle w:val="a3"/>
        <w:spacing w:beforeLines="50" w:before="156" w:afterLines="50" w:after="156" w:line="400" w:lineRule="exact"/>
        <w:ind w:firstLineChars="0" w:firstLine="0"/>
        <w:outlineLvl w:val="1"/>
        <w:rPr>
          <w:rFonts w:ascii="黑体" w:eastAsia="黑体" w:hAnsi="黑体"/>
          <w:b/>
          <w:sz w:val="28"/>
          <w:szCs w:val="28"/>
        </w:rPr>
      </w:pPr>
      <w:bookmarkStart w:id="66" w:name="_Toc533947066"/>
      <w:bookmarkStart w:id="67" w:name="_Toc2282256"/>
      <w:r w:rsidRPr="003927F5">
        <w:rPr>
          <w:rFonts w:ascii="黑体" w:eastAsia="黑体" w:hAnsi="黑体" w:hint="eastAsia"/>
          <w:b/>
          <w:sz w:val="28"/>
          <w:szCs w:val="28"/>
        </w:rPr>
        <w:t>3</w:t>
      </w:r>
      <w:r w:rsidRPr="003927F5">
        <w:rPr>
          <w:rFonts w:ascii="黑体" w:eastAsia="黑体" w:hAnsi="黑体"/>
          <w:b/>
          <w:sz w:val="28"/>
          <w:szCs w:val="28"/>
        </w:rPr>
        <w:t>.</w:t>
      </w:r>
      <w:r w:rsidR="00E94583">
        <w:rPr>
          <w:rFonts w:ascii="黑体" w:eastAsia="黑体" w:hAnsi="黑体"/>
          <w:b/>
          <w:sz w:val="28"/>
          <w:szCs w:val="28"/>
        </w:rPr>
        <w:t xml:space="preserve">5 </w:t>
      </w:r>
      <w:r w:rsidRPr="003927F5">
        <w:rPr>
          <w:rFonts w:ascii="黑体" w:eastAsia="黑体" w:hAnsi="黑体"/>
          <w:b/>
          <w:sz w:val="28"/>
          <w:szCs w:val="28"/>
        </w:rPr>
        <w:t>本章小结</w:t>
      </w:r>
      <w:bookmarkEnd w:id="66"/>
      <w:bookmarkEnd w:id="67"/>
    </w:p>
    <w:p w14:paraId="169BEAF0" w14:textId="77777777" w:rsidR="009120C0" w:rsidRDefault="000A0D13" w:rsidP="009120C0">
      <w:pPr>
        <w:pStyle w:val="a3"/>
        <w:spacing w:line="400" w:lineRule="exact"/>
        <w:ind w:firstLineChars="0" w:firstLine="0"/>
        <w:rPr>
          <w:rFonts w:ascii="宋体" w:eastAsia="宋体" w:hAnsi="宋体"/>
          <w:sz w:val="24"/>
          <w:szCs w:val="24"/>
        </w:rPr>
        <w:sectPr w:rsidR="009120C0" w:rsidSect="00700F94">
          <w:pgSz w:w="11906" w:h="16838"/>
          <w:pgMar w:top="1440" w:right="1800" w:bottom="1440" w:left="1800" w:header="851" w:footer="992" w:gutter="0"/>
          <w:pgNumType w:start="36"/>
          <w:cols w:space="425"/>
          <w:docGrid w:type="lines" w:linePitch="312"/>
        </w:sectPr>
      </w:pPr>
      <w:r>
        <w:rPr>
          <w:rFonts w:ascii="宋体" w:eastAsia="宋体" w:hAnsi="宋体"/>
          <w:sz w:val="24"/>
          <w:szCs w:val="24"/>
        </w:rPr>
        <w:lastRenderedPageBreak/>
        <w:tab/>
      </w:r>
      <w:r w:rsidR="00686257">
        <w:rPr>
          <w:rFonts w:ascii="宋体" w:eastAsia="宋体" w:hAnsi="宋体"/>
          <w:sz w:val="24"/>
          <w:szCs w:val="24"/>
        </w:rPr>
        <w:t>本章</w:t>
      </w:r>
      <w:r w:rsidR="009219A8">
        <w:rPr>
          <w:rFonts w:ascii="宋体" w:eastAsia="宋体" w:hAnsi="宋体"/>
          <w:sz w:val="24"/>
          <w:szCs w:val="24"/>
        </w:rPr>
        <w:t>首先</w:t>
      </w:r>
      <w:r w:rsidR="00686257">
        <w:rPr>
          <w:rFonts w:ascii="宋体" w:eastAsia="宋体" w:hAnsi="宋体"/>
          <w:sz w:val="24"/>
          <w:szCs w:val="24"/>
        </w:rPr>
        <w:t>阐述</w:t>
      </w:r>
      <w:r>
        <w:rPr>
          <w:rFonts w:ascii="宋体" w:eastAsia="宋体" w:hAnsi="宋体"/>
          <w:sz w:val="24"/>
          <w:szCs w:val="24"/>
        </w:rPr>
        <w:t>了以人为中心的移动群体感知系统</w:t>
      </w:r>
      <w:r>
        <w:rPr>
          <w:rFonts w:ascii="宋体" w:eastAsia="宋体" w:hAnsi="宋体" w:hint="eastAsia"/>
          <w:sz w:val="24"/>
          <w:szCs w:val="24"/>
        </w:rPr>
        <w:t>在设计感知参与者招募策略时存在的问题</w:t>
      </w:r>
      <w:r w:rsidR="00927670">
        <w:rPr>
          <w:rFonts w:ascii="宋体" w:eastAsia="宋体" w:hAnsi="宋体" w:hint="eastAsia"/>
          <w:sz w:val="24"/>
          <w:szCs w:val="24"/>
        </w:rPr>
        <w:t>，</w:t>
      </w:r>
      <w:r w:rsidR="006E2B75">
        <w:rPr>
          <w:rFonts w:ascii="宋体" w:eastAsia="宋体" w:hAnsi="宋体" w:hint="eastAsia"/>
          <w:sz w:val="24"/>
          <w:szCs w:val="24"/>
        </w:rPr>
        <w:t>建立城市感知模型。在该模型的基础结合对感知参与者选择策略存在的缺陷，</w:t>
      </w:r>
      <w:r w:rsidR="00927670">
        <w:rPr>
          <w:rFonts w:ascii="宋体" w:eastAsia="宋体" w:hAnsi="宋体" w:hint="eastAsia"/>
          <w:sz w:val="24"/>
          <w:szCs w:val="24"/>
        </w:rPr>
        <w:t>通过应用实例分析感知参与者的位置信息对群体感知应用感知性能的影响</w:t>
      </w:r>
      <w:r w:rsidR="009219A8">
        <w:rPr>
          <w:rFonts w:ascii="宋体" w:eastAsia="宋体" w:hAnsi="宋体" w:hint="eastAsia"/>
          <w:sz w:val="24"/>
          <w:szCs w:val="24"/>
        </w:rPr>
        <w:t>，</w:t>
      </w:r>
      <w:r w:rsidR="00686257">
        <w:rPr>
          <w:rFonts w:ascii="宋体" w:eastAsia="宋体" w:hAnsi="宋体" w:hint="eastAsia"/>
          <w:sz w:val="24"/>
          <w:szCs w:val="24"/>
        </w:rPr>
        <w:t>从而推断</w:t>
      </w:r>
      <w:r w:rsidR="009219A8">
        <w:rPr>
          <w:rFonts w:ascii="宋体" w:eastAsia="宋体" w:hAnsi="宋体" w:hint="eastAsia"/>
          <w:sz w:val="24"/>
          <w:szCs w:val="24"/>
        </w:rPr>
        <w:t>出</w:t>
      </w:r>
      <w:r w:rsidR="00686257">
        <w:rPr>
          <w:rFonts w:ascii="宋体" w:eastAsia="宋体" w:hAnsi="宋体" w:hint="eastAsia"/>
          <w:sz w:val="24"/>
          <w:szCs w:val="24"/>
        </w:rPr>
        <w:t>相应的结论</w:t>
      </w:r>
      <w:r w:rsidR="00927670">
        <w:rPr>
          <w:rFonts w:ascii="宋体" w:eastAsia="宋体" w:hAnsi="宋体" w:hint="eastAsia"/>
          <w:sz w:val="24"/>
          <w:szCs w:val="24"/>
        </w:rPr>
        <w:t>。然后综合考虑参与者车辆移动轨迹和任务发起者的成本预算限制等因素，将车载移动群体感知任务雇佣问题建模为非线性规划问题，</w:t>
      </w:r>
      <w:r w:rsidR="001D2DEB">
        <w:rPr>
          <w:rFonts w:ascii="宋体" w:eastAsia="宋体" w:hAnsi="宋体" w:hint="eastAsia"/>
          <w:sz w:val="24"/>
          <w:szCs w:val="24"/>
        </w:rPr>
        <w:t>为了在任务发起者感知成本预算受限的条件下，实现性能优异的感知收益。</w:t>
      </w:r>
      <w:r w:rsidR="0087000A">
        <w:rPr>
          <w:rFonts w:ascii="宋体" w:eastAsia="宋体" w:hAnsi="宋体" w:hint="eastAsia"/>
          <w:sz w:val="24"/>
          <w:szCs w:val="24"/>
        </w:rPr>
        <w:t>最后，证明该非线性规划问题具有</w:t>
      </w:r>
      <w:r w:rsidR="0087000A" w:rsidRPr="00E9047C">
        <w:rPr>
          <w:rFonts w:ascii="Times New Roman" w:eastAsia="宋体" w:hAnsi="Times New Roman" w:cs="Times New Roman"/>
          <w:sz w:val="24"/>
          <w:szCs w:val="24"/>
        </w:rPr>
        <w:t>NP</w:t>
      </w:r>
      <w:r w:rsidR="00E9047C" w:rsidRPr="00E9047C">
        <w:rPr>
          <w:rFonts w:ascii="Times New Roman" w:eastAsia="宋体" w:hAnsi="Times New Roman" w:cs="Times New Roman"/>
          <w:sz w:val="24"/>
          <w:szCs w:val="24"/>
        </w:rPr>
        <w:t>-hard</w:t>
      </w:r>
      <w:r w:rsidR="0087000A">
        <w:rPr>
          <w:rFonts w:ascii="宋体" w:eastAsia="宋体" w:hAnsi="宋体" w:hint="eastAsia"/>
          <w:sz w:val="24"/>
          <w:szCs w:val="24"/>
        </w:rPr>
        <w:t>特性，为了在多项式时间内获得一个近似最优解，提出基于贪心和枚举算法的</w:t>
      </w:r>
      <w:r w:rsidR="0087000A" w:rsidRPr="00E9047C">
        <w:rPr>
          <w:rFonts w:ascii="Times New Roman" w:eastAsia="宋体" w:hAnsi="Times New Roman" w:cs="Times New Roman" w:hint="eastAsia"/>
          <w:sz w:val="24"/>
          <w:szCs w:val="24"/>
        </w:rPr>
        <w:t>EGCA</w:t>
      </w:r>
      <w:r w:rsidR="0087000A">
        <w:rPr>
          <w:rFonts w:ascii="宋体" w:eastAsia="宋体" w:hAnsi="宋体" w:hint="eastAsia"/>
          <w:sz w:val="24"/>
          <w:szCs w:val="24"/>
        </w:rPr>
        <w:t>参与者选择策略，并通过数学理论推导证明了该策略的性能保证。</w:t>
      </w:r>
      <w:r w:rsidR="001D2DEB">
        <w:rPr>
          <w:rFonts w:ascii="宋体" w:eastAsia="宋体" w:hAnsi="宋体" w:hint="eastAsia"/>
          <w:sz w:val="24"/>
          <w:szCs w:val="24"/>
        </w:rPr>
        <w:t>本</w:t>
      </w:r>
      <w:r w:rsidR="00686257">
        <w:rPr>
          <w:rFonts w:ascii="宋体" w:eastAsia="宋体" w:hAnsi="宋体" w:hint="eastAsia"/>
          <w:sz w:val="24"/>
          <w:szCs w:val="24"/>
        </w:rPr>
        <w:t>章内容的主要创新点可以归纳为</w:t>
      </w:r>
      <w:r w:rsidR="001D2DEB">
        <w:rPr>
          <w:rFonts w:ascii="宋体" w:eastAsia="宋体" w:hAnsi="宋体" w:hint="eastAsia"/>
          <w:sz w:val="24"/>
          <w:szCs w:val="24"/>
        </w:rPr>
        <w:t>：</w:t>
      </w:r>
      <w:r w:rsidR="009120C0">
        <w:rPr>
          <w:rFonts w:ascii="宋体" w:eastAsia="宋体" w:hAnsi="宋体"/>
          <w:sz w:val="24"/>
          <w:szCs w:val="24"/>
        </w:rPr>
        <w:t xml:space="preserve">(1) </w:t>
      </w:r>
      <w:r w:rsidR="00A65489">
        <w:rPr>
          <w:rFonts w:ascii="宋体" w:eastAsia="宋体" w:hAnsi="宋体" w:hint="eastAsia"/>
          <w:sz w:val="24"/>
          <w:szCs w:val="24"/>
        </w:rPr>
        <w:t>设计城市感知模型，将其从</w:t>
      </w:r>
      <w:r w:rsidR="00A65489" w:rsidRPr="00E9047C">
        <w:rPr>
          <w:rFonts w:ascii="Times New Roman" w:eastAsia="宋体" w:hAnsi="Times New Roman" w:cs="Times New Roman" w:hint="eastAsia"/>
          <w:sz w:val="24"/>
          <w:szCs w:val="24"/>
        </w:rPr>
        <w:t>IOS</w:t>
      </w:r>
      <w:r w:rsidR="00A65489">
        <w:rPr>
          <w:rFonts w:ascii="宋体" w:eastAsia="宋体" w:hAnsi="宋体" w:hint="eastAsia"/>
          <w:sz w:val="24"/>
          <w:szCs w:val="24"/>
        </w:rPr>
        <w:t>模型的角度划分为感知层、传输层、应用层，并明确指出每一层的职责；</w:t>
      </w:r>
      <w:r w:rsidR="009120C0">
        <w:rPr>
          <w:rFonts w:ascii="宋体" w:eastAsia="宋体" w:hAnsi="宋体" w:hint="eastAsia"/>
          <w:sz w:val="24"/>
          <w:szCs w:val="24"/>
        </w:rPr>
        <w:t>(</w:t>
      </w:r>
      <w:r w:rsidR="009120C0">
        <w:rPr>
          <w:rFonts w:ascii="宋体" w:eastAsia="宋体" w:hAnsi="宋体"/>
          <w:sz w:val="24"/>
          <w:szCs w:val="24"/>
        </w:rPr>
        <w:t>2)</w:t>
      </w:r>
      <w:r w:rsidR="001D2DEB" w:rsidRPr="00686257">
        <w:rPr>
          <w:rFonts w:ascii="宋体" w:eastAsia="宋体" w:hAnsi="宋体" w:hint="eastAsia"/>
          <w:sz w:val="24"/>
          <w:szCs w:val="24"/>
        </w:rPr>
        <w:t>考虑了实际应用场景中车辆的当前轨迹和未来移动轨迹对感知性能的影响</w:t>
      </w:r>
      <w:r w:rsidR="00686257">
        <w:rPr>
          <w:rFonts w:ascii="宋体" w:eastAsia="宋体" w:hAnsi="宋体"/>
          <w:sz w:val="24"/>
          <w:szCs w:val="24"/>
        </w:rPr>
        <w:t>和任务发起者成本受限的问题</w:t>
      </w:r>
      <w:r w:rsidR="00686257">
        <w:rPr>
          <w:rFonts w:ascii="宋体" w:eastAsia="宋体" w:hAnsi="宋体" w:hint="eastAsia"/>
          <w:sz w:val="24"/>
          <w:szCs w:val="24"/>
        </w:rPr>
        <w:t>，</w:t>
      </w:r>
      <w:r w:rsidR="00686257">
        <w:rPr>
          <w:rFonts w:ascii="宋体" w:eastAsia="宋体" w:hAnsi="宋体"/>
          <w:sz w:val="24"/>
          <w:szCs w:val="24"/>
        </w:rPr>
        <w:t>建立了</w:t>
      </w:r>
      <w:r w:rsidR="009219A8">
        <w:rPr>
          <w:rFonts w:ascii="宋体" w:eastAsia="宋体" w:hAnsi="宋体"/>
          <w:sz w:val="24"/>
          <w:szCs w:val="24"/>
        </w:rPr>
        <w:t>车载移动群体感知模型</w:t>
      </w:r>
      <w:r w:rsidR="006E2B75">
        <w:rPr>
          <w:rFonts w:ascii="宋体" w:eastAsia="宋体" w:hAnsi="宋体" w:hint="eastAsia"/>
          <w:sz w:val="24"/>
          <w:szCs w:val="24"/>
        </w:rPr>
        <w:t>，</w:t>
      </w:r>
      <w:r w:rsidR="00A65489">
        <w:rPr>
          <w:rFonts w:ascii="宋体" w:eastAsia="宋体" w:hAnsi="宋体"/>
          <w:sz w:val="24"/>
          <w:szCs w:val="24"/>
        </w:rPr>
        <w:t>最后</w:t>
      </w:r>
      <w:r w:rsidR="006E2B75">
        <w:rPr>
          <w:rFonts w:ascii="宋体" w:eastAsia="宋体" w:hAnsi="宋体"/>
          <w:sz w:val="24"/>
          <w:szCs w:val="24"/>
        </w:rPr>
        <w:t>对车载移动群体感知</w:t>
      </w:r>
      <w:r w:rsidR="00A65489">
        <w:rPr>
          <w:rFonts w:ascii="宋体" w:eastAsia="宋体" w:hAnsi="宋体"/>
          <w:sz w:val="24"/>
          <w:szCs w:val="24"/>
        </w:rPr>
        <w:t>参与者问题进行数学化描述</w:t>
      </w:r>
      <w:r w:rsidR="00364A14">
        <w:rPr>
          <w:rFonts w:ascii="宋体" w:eastAsia="宋体" w:hAnsi="宋体" w:hint="eastAsia"/>
          <w:sz w:val="24"/>
          <w:szCs w:val="24"/>
        </w:rPr>
        <w:t>；</w:t>
      </w:r>
      <w:r w:rsidR="009120C0">
        <w:rPr>
          <w:rFonts w:ascii="宋体" w:eastAsia="宋体" w:hAnsi="宋体"/>
          <w:sz w:val="24"/>
          <w:szCs w:val="24"/>
        </w:rPr>
        <w:t>(3)</w:t>
      </w:r>
      <w:r w:rsidR="0087000A">
        <w:rPr>
          <w:rFonts w:ascii="宋体" w:eastAsia="宋体" w:hAnsi="宋体" w:hint="eastAsia"/>
          <w:sz w:val="24"/>
          <w:szCs w:val="24"/>
        </w:rPr>
        <w:t>提出</w:t>
      </w:r>
      <w:r w:rsidR="0087000A" w:rsidRPr="00E9047C">
        <w:rPr>
          <w:rFonts w:ascii="Times New Roman" w:eastAsia="宋体" w:hAnsi="Times New Roman" w:cs="Times New Roman" w:hint="eastAsia"/>
          <w:sz w:val="24"/>
          <w:szCs w:val="24"/>
        </w:rPr>
        <w:t>EGCA</w:t>
      </w:r>
      <w:r w:rsidR="0087000A">
        <w:rPr>
          <w:rFonts w:ascii="宋体" w:eastAsia="宋体" w:hAnsi="宋体" w:hint="eastAsia"/>
          <w:sz w:val="24"/>
          <w:szCs w:val="24"/>
        </w:rPr>
        <w:t>参与者选择策略，且该策略能确保最低的性能保证</w:t>
      </w:r>
      <w:r w:rsidR="00E9047C" w:rsidRPr="001C7BD9">
        <w:rPr>
          <w:position w:val="-6"/>
        </w:rPr>
        <w:object w:dxaOrig="600" w:dyaOrig="320" w14:anchorId="6628E1B4">
          <v:shape id="_x0000_i1311" type="#_x0000_t75" style="width:30pt;height:16pt" o:ole="">
            <v:imagedata r:id="rId532" o:title=""/>
          </v:shape>
          <o:OLEObject Type="Embed" ProgID="Equation.DSMT4" ShapeID="_x0000_i1311" DrawAspect="Content" ObjectID="_1612958358" r:id="rId533"/>
        </w:object>
      </w:r>
      <w:r w:rsidR="00522BB4">
        <w:rPr>
          <w:rFonts w:ascii="宋体" w:eastAsia="宋体" w:hAnsi="宋体" w:hint="eastAsia"/>
          <w:sz w:val="24"/>
          <w:szCs w:val="24"/>
        </w:rPr>
        <w:t>。</w:t>
      </w:r>
    </w:p>
    <w:p w14:paraId="5B46003B" w14:textId="16000503" w:rsidR="00522BB4" w:rsidRPr="009120C0" w:rsidRDefault="00843633" w:rsidP="009120C0">
      <w:pPr>
        <w:pStyle w:val="1"/>
        <w:spacing w:beforeLines="100" w:before="312" w:afterLines="200" w:after="624" w:line="400" w:lineRule="exact"/>
        <w:jc w:val="center"/>
        <w:rPr>
          <w:rFonts w:eastAsia="黑体"/>
          <w:sz w:val="32"/>
        </w:rPr>
      </w:pPr>
      <w:bookmarkStart w:id="68" w:name="_Toc2282257"/>
      <w:r w:rsidRPr="009120C0">
        <w:rPr>
          <w:rFonts w:eastAsia="黑体" w:hint="eastAsia"/>
          <w:sz w:val="32"/>
        </w:rPr>
        <w:lastRenderedPageBreak/>
        <w:t>第四章</w:t>
      </w:r>
      <w:r w:rsidRPr="009120C0">
        <w:rPr>
          <w:rFonts w:eastAsia="黑体" w:hint="eastAsia"/>
          <w:sz w:val="32"/>
        </w:rPr>
        <w:t xml:space="preserve"> </w:t>
      </w:r>
      <w:r w:rsidRPr="009120C0">
        <w:rPr>
          <w:rFonts w:eastAsia="黑体" w:hint="eastAsia"/>
          <w:sz w:val="32"/>
        </w:rPr>
        <w:t>仿真实验与结果分析</w:t>
      </w:r>
      <w:bookmarkEnd w:id="68"/>
    </w:p>
    <w:p w14:paraId="01D8A03E" w14:textId="77777777" w:rsidR="004F3353" w:rsidRPr="0087000A" w:rsidRDefault="0087000A" w:rsidP="00104AB8">
      <w:pPr>
        <w:pStyle w:val="a3"/>
        <w:spacing w:line="400" w:lineRule="exact"/>
        <w:ind w:firstLineChars="0"/>
        <w:rPr>
          <w:rFonts w:ascii="宋体" w:eastAsia="宋体" w:hAnsi="宋体"/>
          <w:sz w:val="24"/>
          <w:szCs w:val="24"/>
        </w:rPr>
      </w:pPr>
      <w:bookmarkStart w:id="69" w:name="_Toc533947072"/>
      <w:r>
        <w:rPr>
          <w:rFonts w:ascii="宋体" w:eastAsia="宋体" w:hAnsi="宋体" w:hint="eastAsia"/>
          <w:sz w:val="24"/>
          <w:szCs w:val="24"/>
        </w:rPr>
        <w:t>上一章</w:t>
      </w:r>
      <w:r w:rsidR="00473336">
        <w:rPr>
          <w:rFonts w:ascii="宋体" w:eastAsia="宋体" w:hAnsi="宋体" w:hint="eastAsia"/>
          <w:sz w:val="24"/>
          <w:szCs w:val="24"/>
        </w:rPr>
        <w:t>提出</w:t>
      </w:r>
      <w:r>
        <w:rPr>
          <w:rFonts w:ascii="宋体" w:eastAsia="宋体" w:hAnsi="宋体" w:hint="eastAsia"/>
          <w:sz w:val="24"/>
          <w:szCs w:val="24"/>
        </w:rPr>
        <w:t>基于车载移动群体感知网络的应用场景，</w:t>
      </w:r>
      <w:r w:rsidR="00473336">
        <w:rPr>
          <w:rFonts w:ascii="宋体" w:eastAsia="宋体" w:hAnsi="宋体" w:hint="eastAsia"/>
          <w:sz w:val="24"/>
          <w:szCs w:val="24"/>
        </w:rPr>
        <w:t>然后建立空间覆盖模型，</w:t>
      </w:r>
      <w:r w:rsidR="002848D5">
        <w:rPr>
          <w:rFonts w:ascii="宋体" w:eastAsia="宋体" w:hAnsi="宋体" w:hint="eastAsia"/>
          <w:sz w:val="24"/>
          <w:szCs w:val="24"/>
        </w:rPr>
        <w:t>并</w:t>
      </w:r>
      <w:r w:rsidR="00473336">
        <w:rPr>
          <w:rFonts w:ascii="宋体" w:eastAsia="宋体" w:hAnsi="宋体" w:hint="eastAsia"/>
          <w:sz w:val="24"/>
          <w:szCs w:val="24"/>
        </w:rPr>
        <w:t>针对车载移动群体组网参与者选择进行问题构建，最后提出高效的</w:t>
      </w:r>
      <w:r w:rsidR="00473336" w:rsidRPr="0022637D">
        <w:rPr>
          <w:rFonts w:ascii="Times New Roman" w:eastAsia="宋体" w:hAnsi="Times New Roman" w:cs="Times New Roman"/>
          <w:sz w:val="24"/>
          <w:szCs w:val="24"/>
        </w:rPr>
        <w:t>EGCA</w:t>
      </w:r>
      <w:r w:rsidR="00473336">
        <w:rPr>
          <w:rFonts w:ascii="宋体" w:eastAsia="宋体" w:hAnsi="宋体" w:hint="eastAsia"/>
          <w:sz w:val="24"/>
          <w:szCs w:val="24"/>
        </w:rPr>
        <w:t>算法，选择最优感知车辆集合完成感知任务。</w:t>
      </w:r>
      <w:r w:rsidR="004F3353">
        <w:rPr>
          <w:rFonts w:ascii="宋体" w:eastAsia="宋体" w:hAnsi="宋体"/>
          <w:sz w:val="24"/>
          <w:szCs w:val="24"/>
        </w:rPr>
        <w:t>本</w:t>
      </w:r>
      <w:r w:rsidR="00104AB8">
        <w:rPr>
          <w:rFonts w:ascii="宋体" w:eastAsia="宋体" w:hAnsi="宋体" w:hint="eastAsia"/>
          <w:sz w:val="24"/>
          <w:szCs w:val="24"/>
        </w:rPr>
        <w:t>章</w:t>
      </w:r>
      <w:r w:rsidR="00473336">
        <w:rPr>
          <w:rFonts w:ascii="宋体" w:eastAsia="宋体" w:hAnsi="宋体" w:hint="eastAsia"/>
          <w:sz w:val="24"/>
          <w:szCs w:val="24"/>
        </w:rPr>
        <w:t>主要对</w:t>
      </w:r>
      <w:r w:rsidR="00473336" w:rsidRPr="0022637D">
        <w:rPr>
          <w:rFonts w:ascii="Times New Roman" w:eastAsia="宋体" w:hAnsi="Times New Roman" w:cs="Times New Roman" w:hint="eastAsia"/>
          <w:sz w:val="24"/>
          <w:szCs w:val="24"/>
        </w:rPr>
        <w:t>EGCA</w:t>
      </w:r>
      <w:r w:rsidR="00473336">
        <w:rPr>
          <w:rFonts w:ascii="宋体" w:eastAsia="宋体" w:hAnsi="宋体" w:hint="eastAsia"/>
          <w:sz w:val="24"/>
          <w:szCs w:val="24"/>
        </w:rPr>
        <w:t>算法的性能进行验证，并将</w:t>
      </w:r>
      <w:r w:rsidR="004F3353">
        <w:rPr>
          <w:rFonts w:ascii="宋体" w:eastAsia="宋体" w:hAnsi="宋体"/>
          <w:sz w:val="24"/>
          <w:szCs w:val="24"/>
        </w:rPr>
        <w:t>将</w:t>
      </w:r>
      <w:r w:rsidR="00473336" w:rsidRPr="0022637D">
        <w:rPr>
          <w:rFonts w:ascii="Times New Roman" w:eastAsia="宋体" w:hAnsi="Times New Roman" w:cs="Times New Roman" w:hint="eastAsia"/>
          <w:sz w:val="24"/>
          <w:szCs w:val="24"/>
        </w:rPr>
        <w:t>EGCA</w:t>
      </w:r>
      <w:r w:rsidR="004F3353">
        <w:rPr>
          <w:rFonts w:ascii="宋体" w:eastAsia="宋体" w:hAnsi="宋体" w:hint="eastAsia"/>
          <w:sz w:val="24"/>
          <w:szCs w:val="24"/>
        </w:rPr>
        <w:t>与其它三种策略分别从时空覆盖度、执行时间和性能保证三个角度进行仿真、比较并讨论差异性。</w:t>
      </w:r>
    </w:p>
    <w:p w14:paraId="6E882E55" w14:textId="77777777" w:rsidR="00BE6784" w:rsidRPr="004F3353" w:rsidRDefault="00BE6784" w:rsidP="003439A3">
      <w:pPr>
        <w:spacing w:beforeLines="50" w:before="156" w:afterLines="50" w:after="156" w:line="400" w:lineRule="exact"/>
        <w:outlineLvl w:val="1"/>
        <w:rPr>
          <w:rFonts w:ascii="黑体" w:eastAsia="黑体" w:hAnsi="黑体"/>
          <w:b/>
          <w:sz w:val="28"/>
          <w:szCs w:val="28"/>
        </w:rPr>
      </w:pPr>
      <w:bookmarkStart w:id="70" w:name="_Toc533947073"/>
      <w:bookmarkStart w:id="71" w:name="_Toc2282258"/>
      <w:bookmarkEnd w:id="69"/>
      <w:r w:rsidRPr="004F3353">
        <w:rPr>
          <w:rFonts w:ascii="黑体" w:eastAsia="黑体" w:hAnsi="黑体" w:hint="eastAsia"/>
          <w:b/>
          <w:sz w:val="28"/>
          <w:szCs w:val="28"/>
        </w:rPr>
        <w:t>4</w:t>
      </w:r>
      <w:r w:rsidRPr="004F3353">
        <w:rPr>
          <w:rFonts w:ascii="黑体" w:eastAsia="黑体" w:hAnsi="黑体"/>
          <w:b/>
          <w:sz w:val="28"/>
          <w:szCs w:val="28"/>
        </w:rPr>
        <w:t>.</w:t>
      </w:r>
      <w:r w:rsidR="004F3353" w:rsidRPr="004F3353">
        <w:rPr>
          <w:rFonts w:ascii="黑体" w:eastAsia="黑体" w:hAnsi="黑体"/>
          <w:b/>
          <w:sz w:val="28"/>
          <w:szCs w:val="28"/>
        </w:rPr>
        <w:t>1</w:t>
      </w:r>
      <w:r w:rsidRPr="004F3353">
        <w:rPr>
          <w:rFonts w:ascii="黑体" w:eastAsia="黑体" w:hAnsi="黑体"/>
          <w:b/>
          <w:sz w:val="28"/>
          <w:szCs w:val="28"/>
        </w:rPr>
        <w:t>仿真环境</w:t>
      </w:r>
      <w:bookmarkEnd w:id="70"/>
      <w:bookmarkEnd w:id="71"/>
    </w:p>
    <w:p w14:paraId="79665B7A" w14:textId="77777777" w:rsidR="00473336" w:rsidRPr="00505D9A" w:rsidRDefault="00F8375F" w:rsidP="00473336">
      <w:pPr>
        <w:pStyle w:val="a3"/>
        <w:spacing w:line="400" w:lineRule="exact"/>
        <w:ind w:firstLineChars="0" w:firstLine="0"/>
        <w:rPr>
          <w:rFonts w:ascii="宋体" w:eastAsia="宋体" w:hAnsi="宋体"/>
          <w:sz w:val="24"/>
          <w:szCs w:val="24"/>
        </w:rPr>
      </w:pPr>
      <w:r>
        <w:rPr>
          <w:rFonts w:ascii="宋体" w:eastAsia="宋体" w:hAnsi="宋体"/>
          <w:sz w:val="24"/>
          <w:szCs w:val="24"/>
        </w:rPr>
        <w:tab/>
        <w:t>本章提出的</w:t>
      </w:r>
      <w:r w:rsidRPr="0022637D">
        <w:rPr>
          <w:rFonts w:ascii="Times New Roman" w:eastAsia="宋体" w:hAnsi="Times New Roman" w:cs="Times New Roman"/>
          <w:sz w:val="24"/>
          <w:szCs w:val="24"/>
        </w:rPr>
        <w:t>E</w:t>
      </w:r>
      <w:r w:rsidR="0040485D" w:rsidRPr="0022637D">
        <w:rPr>
          <w:rFonts w:ascii="Times New Roman" w:eastAsia="宋体" w:hAnsi="Times New Roman" w:cs="Times New Roman"/>
          <w:sz w:val="24"/>
          <w:szCs w:val="24"/>
        </w:rPr>
        <w:t>GC</w:t>
      </w:r>
      <w:r w:rsidRPr="0022637D">
        <w:rPr>
          <w:rFonts w:ascii="Times New Roman" w:eastAsia="宋体" w:hAnsi="Times New Roman" w:cs="Times New Roman"/>
          <w:sz w:val="24"/>
          <w:szCs w:val="24"/>
        </w:rPr>
        <w:t>A</w:t>
      </w:r>
      <w:r w:rsidRPr="0022637D">
        <w:rPr>
          <w:rFonts w:ascii="Times New Roman" w:eastAsia="宋体" w:hAnsi="Times New Roman" w:cs="Times New Roman"/>
          <w:sz w:val="24"/>
          <w:szCs w:val="24"/>
        </w:rPr>
        <w:t>参与者</w:t>
      </w:r>
      <w:r>
        <w:rPr>
          <w:rFonts w:ascii="宋体" w:eastAsia="宋体" w:hAnsi="宋体"/>
          <w:sz w:val="24"/>
          <w:szCs w:val="24"/>
        </w:rPr>
        <w:t>选择策略应用于基于</w:t>
      </w:r>
      <w:r w:rsidR="002848D5">
        <w:rPr>
          <w:rFonts w:ascii="宋体" w:eastAsia="宋体" w:hAnsi="宋体" w:hint="eastAsia"/>
          <w:sz w:val="24"/>
          <w:szCs w:val="24"/>
        </w:rPr>
        <w:t>公共交通</w:t>
      </w:r>
      <w:r>
        <w:rPr>
          <w:rFonts w:ascii="宋体" w:eastAsia="宋体" w:hAnsi="宋体"/>
          <w:sz w:val="24"/>
          <w:szCs w:val="24"/>
        </w:rPr>
        <w:t>的车载移动群体感知系统中</w:t>
      </w:r>
      <w:r>
        <w:rPr>
          <w:rFonts w:ascii="宋体" w:eastAsia="宋体" w:hAnsi="宋体" w:hint="eastAsia"/>
          <w:sz w:val="24"/>
          <w:szCs w:val="24"/>
        </w:rPr>
        <w:t>，</w:t>
      </w:r>
      <w:r>
        <w:rPr>
          <w:rFonts w:ascii="宋体" w:eastAsia="宋体" w:hAnsi="宋体"/>
          <w:sz w:val="24"/>
          <w:szCs w:val="24"/>
        </w:rPr>
        <w:t>主要针对城市道路交通</w:t>
      </w:r>
      <w:r>
        <w:rPr>
          <w:rFonts w:ascii="宋体" w:eastAsia="宋体" w:hAnsi="宋体" w:hint="eastAsia"/>
          <w:sz w:val="24"/>
          <w:szCs w:val="24"/>
        </w:rPr>
        <w:t>，</w:t>
      </w:r>
      <w:r>
        <w:rPr>
          <w:rFonts w:ascii="宋体" w:eastAsia="宋体" w:hAnsi="宋体"/>
          <w:sz w:val="24"/>
          <w:szCs w:val="24"/>
        </w:rPr>
        <w:t>城市环境监测等感知任务场景</w:t>
      </w:r>
      <w:r>
        <w:rPr>
          <w:rFonts w:ascii="宋体" w:eastAsia="宋体" w:hAnsi="宋体" w:hint="eastAsia"/>
          <w:sz w:val="24"/>
          <w:szCs w:val="24"/>
        </w:rPr>
        <w:t>。在实际中很少有专门针对这种场景下的数据集进行仿真验证车载移动群体感知系统的性能。</w:t>
      </w:r>
      <w:r w:rsidR="0040485D">
        <w:rPr>
          <w:rFonts w:ascii="宋体" w:eastAsia="宋体" w:hAnsi="宋体" w:hint="eastAsia"/>
          <w:sz w:val="24"/>
          <w:szCs w:val="24"/>
        </w:rPr>
        <w:t>为了使仿真更接近真实场景，采用图论的思想构建仿真场景。仿真参数设置如</w:t>
      </w:r>
      <w:r w:rsidR="00D4438D">
        <w:rPr>
          <w:rFonts w:ascii="宋体" w:eastAsia="宋体" w:hAnsi="宋体" w:hint="eastAsia"/>
          <w:sz w:val="24"/>
          <w:szCs w:val="24"/>
        </w:rPr>
        <w:t>表</w:t>
      </w:r>
      <w:r w:rsidR="0040485D">
        <w:rPr>
          <w:rFonts w:ascii="宋体" w:eastAsia="宋体" w:hAnsi="宋体" w:hint="eastAsia"/>
          <w:sz w:val="24"/>
          <w:szCs w:val="24"/>
        </w:rPr>
        <w:t>4</w:t>
      </w:r>
      <w:r w:rsidR="0040485D">
        <w:rPr>
          <w:rFonts w:ascii="宋体" w:eastAsia="宋体" w:hAnsi="宋体"/>
          <w:sz w:val="24"/>
          <w:szCs w:val="24"/>
        </w:rPr>
        <w:t>.</w:t>
      </w:r>
      <w:r w:rsidR="00D4438D">
        <w:rPr>
          <w:rFonts w:ascii="宋体" w:eastAsia="宋体" w:hAnsi="宋体"/>
          <w:sz w:val="24"/>
          <w:szCs w:val="24"/>
        </w:rPr>
        <w:t>1</w:t>
      </w:r>
      <w:r w:rsidR="0040485D">
        <w:rPr>
          <w:rFonts w:ascii="宋体" w:eastAsia="宋体" w:hAnsi="宋体" w:hint="eastAsia"/>
          <w:sz w:val="24"/>
          <w:szCs w:val="24"/>
        </w:rPr>
        <w:t xml:space="preserve">。 </w:t>
      </w:r>
      <w:r w:rsidR="00721E77">
        <w:rPr>
          <w:rFonts w:ascii="宋体" w:eastAsia="宋体" w:hAnsi="宋体" w:hint="eastAsia"/>
          <w:sz w:val="24"/>
          <w:szCs w:val="24"/>
        </w:rPr>
        <w:t>根据统计，每辆公交车辆经过的站点数从5到2</w:t>
      </w:r>
      <w:r w:rsidR="00721E77">
        <w:rPr>
          <w:rFonts w:ascii="宋体" w:eastAsia="宋体" w:hAnsi="宋体"/>
          <w:sz w:val="24"/>
          <w:szCs w:val="24"/>
        </w:rPr>
        <w:t>5</w:t>
      </w:r>
      <w:r w:rsidR="00721E77">
        <w:rPr>
          <w:rFonts w:ascii="宋体" w:eastAsia="宋体" w:hAnsi="宋体" w:hint="eastAsia"/>
          <w:sz w:val="24"/>
          <w:szCs w:val="24"/>
        </w:rPr>
        <w:t>不等，因此仿真实验时，每辆车辆的轨迹站点设置为服从[</w:t>
      </w:r>
      <w:r w:rsidR="00721E77">
        <w:rPr>
          <w:rFonts w:ascii="宋体" w:eastAsia="宋体" w:hAnsi="宋体"/>
          <w:sz w:val="24"/>
          <w:szCs w:val="24"/>
        </w:rPr>
        <w:t>5,25]</w:t>
      </w:r>
      <w:r w:rsidR="00721E77">
        <w:rPr>
          <w:rFonts w:ascii="宋体" w:eastAsia="宋体" w:hAnsi="宋体" w:hint="eastAsia"/>
          <w:sz w:val="24"/>
          <w:szCs w:val="24"/>
        </w:rPr>
        <w:t>的均匀分布，并随机产生。然后，为每辆车辆随机生成一个起点站，根据转移矩阵为每辆车辆形成运行轨迹。车辆的感知报酬服从[</w:t>
      </w:r>
      <w:r w:rsidR="00721E77">
        <w:rPr>
          <w:rFonts w:ascii="宋体" w:eastAsia="宋体" w:hAnsi="宋体"/>
          <w:sz w:val="24"/>
          <w:szCs w:val="24"/>
        </w:rPr>
        <w:t>1,5]</w:t>
      </w:r>
      <w:r w:rsidR="00721E77">
        <w:rPr>
          <w:rFonts w:ascii="宋体" w:eastAsia="宋体" w:hAnsi="宋体" w:hint="eastAsia"/>
          <w:sz w:val="24"/>
          <w:szCs w:val="24"/>
        </w:rPr>
        <w:t>的均匀分布。整个感知区域大小为</w:t>
      </w:r>
      <w:r w:rsidR="00721E77" w:rsidRPr="0022637D">
        <w:rPr>
          <w:rFonts w:ascii="Times New Roman" w:eastAsia="宋体" w:hAnsi="Times New Roman" w:cs="Times New Roman"/>
          <w:sz w:val="24"/>
          <w:szCs w:val="24"/>
        </w:rPr>
        <w:t>8Km*8Km</w:t>
      </w:r>
      <w:r w:rsidR="00721E77">
        <w:rPr>
          <w:rFonts w:ascii="宋体" w:eastAsia="宋体" w:hAnsi="宋体"/>
          <w:sz w:val="24"/>
          <w:szCs w:val="24"/>
        </w:rPr>
        <w:t>,</w:t>
      </w:r>
      <w:r w:rsidR="00721E77">
        <w:rPr>
          <w:rFonts w:ascii="宋体" w:eastAsia="宋体" w:hAnsi="宋体" w:hint="eastAsia"/>
          <w:sz w:val="24"/>
          <w:szCs w:val="24"/>
        </w:rPr>
        <w:t>且划分为1</w:t>
      </w:r>
      <w:r w:rsidR="00721E77">
        <w:rPr>
          <w:rFonts w:ascii="宋体" w:eastAsia="宋体" w:hAnsi="宋体"/>
          <w:sz w:val="24"/>
          <w:szCs w:val="24"/>
        </w:rPr>
        <w:t>0</w:t>
      </w:r>
      <w:r w:rsidR="00721E77">
        <w:rPr>
          <w:rFonts w:ascii="宋体" w:eastAsia="宋体" w:hAnsi="宋体" w:hint="eastAsia"/>
          <w:sz w:val="24"/>
          <w:szCs w:val="24"/>
        </w:rPr>
        <w:t>*</w:t>
      </w:r>
      <w:r w:rsidR="00721E77">
        <w:rPr>
          <w:rFonts w:ascii="宋体" w:eastAsia="宋体" w:hAnsi="宋体"/>
          <w:sz w:val="24"/>
          <w:szCs w:val="24"/>
        </w:rPr>
        <w:t>10</w:t>
      </w:r>
      <w:r w:rsidR="00721E77">
        <w:rPr>
          <w:rFonts w:ascii="宋体" w:eastAsia="宋体" w:hAnsi="宋体" w:hint="eastAsia"/>
          <w:sz w:val="24"/>
          <w:szCs w:val="24"/>
        </w:rPr>
        <w:t>个小的感知区域</w:t>
      </w:r>
      <w:r w:rsidR="00FD7E37">
        <w:rPr>
          <w:rFonts w:ascii="宋体" w:eastAsia="宋体" w:hAnsi="宋体" w:hint="eastAsia"/>
          <w:sz w:val="24"/>
          <w:szCs w:val="24"/>
        </w:rPr>
        <w:t>。</w:t>
      </w:r>
      <w:r w:rsidR="00473336" w:rsidRPr="00957676">
        <w:rPr>
          <w:rFonts w:ascii="宋体" w:eastAsia="宋体" w:hAnsi="宋体" w:hint="eastAsia"/>
          <w:sz w:val="24"/>
          <w:szCs w:val="24"/>
        </w:rPr>
        <w:t>本文采用</w:t>
      </w:r>
      <w:r w:rsidR="00473336" w:rsidRPr="0022637D">
        <w:rPr>
          <w:rFonts w:ascii="Times New Roman" w:eastAsia="宋体" w:hAnsi="Times New Roman" w:cs="Times New Roman" w:hint="eastAsia"/>
          <w:sz w:val="24"/>
          <w:szCs w:val="24"/>
        </w:rPr>
        <w:t>JAVA</w:t>
      </w:r>
      <w:r w:rsidR="00473336" w:rsidRPr="0022637D">
        <w:rPr>
          <w:rFonts w:ascii="Times New Roman" w:eastAsia="宋体" w:hAnsi="Times New Roman" w:cs="Times New Roman" w:hint="eastAsia"/>
          <w:sz w:val="24"/>
          <w:szCs w:val="24"/>
        </w:rPr>
        <w:t>程</w:t>
      </w:r>
      <w:r w:rsidR="00473336" w:rsidRPr="00957676">
        <w:rPr>
          <w:rFonts w:ascii="宋体" w:eastAsia="宋体" w:hAnsi="宋体" w:hint="eastAsia"/>
          <w:sz w:val="24"/>
          <w:szCs w:val="24"/>
        </w:rPr>
        <w:t>序设计语言在</w:t>
      </w:r>
      <w:r w:rsidR="00473336" w:rsidRPr="0022637D">
        <w:rPr>
          <w:rFonts w:ascii="Times New Roman" w:eastAsia="宋体" w:hAnsi="Times New Roman" w:cs="Times New Roman" w:hint="eastAsia"/>
          <w:sz w:val="24"/>
          <w:szCs w:val="24"/>
        </w:rPr>
        <w:t>Intelli</w:t>
      </w:r>
      <w:r w:rsidR="00473336" w:rsidRPr="0022637D">
        <w:rPr>
          <w:rFonts w:ascii="Times New Roman" w:eastAsia="宋体" w:hAnsi="Times New Roman" w:cs="Times New Roman"/>
          <w:sz w:val="24"/>
          <w:szCs w:val="24"/>
        </w:rPr>
        <w:t>J IDEA</w:t>
      </w:r>
      <w:r w:rsidR="00473336" w:rsidRPr="0022637D">
        <w:rPr>
          <w:rFonts w:ascii="Times New Roman" w:eastAsia="宋体" w:hAnsi="Times New Roman" w:cs="Times New Roman" w:hint="eastAsia"/>
          <w:sz w:val="24"/>
          <w:szCs w:val="24"/>
        </w:rPr>
        <w:t>平</w:t>
      </w:r>
      <w:r w:rsidR="00473336" w:rsidRPr="00957676">
        <w:rPr>
          <w:rFonts w:ascii="宋体" w:eastAsia="宋体" w:hAnsi="宋体" w:hint="eastAsia"/>
          <w:sz w:val="24"/>
          <w:szCs w:val="24"/>
        </w:rPr>
        <w:t>台进行仿真实验并获取仿真数据,通过</w:t>
      </w:r>
      <w:proofErr w:type="spellStart"/>
      <w:r w:rsidR="00473336" w:rsidRPr="0022637D">
        <w:rPr>
          <w:rFonts w:ascii="Times New Roman" w:eastAsia="宋体" w:hAnsi="Times New Roman" w:cs="Times New Roman" w:hint="eastAsia"/>
          <w:sz w:val="24"/>
          <w:szCs w:val="24"/>
        </w:rPr>
        <w:t>Matlab</w:t>
      </w:r>
      <w:proofErr w:type="spellEnd"/>
      <w:r w:rsidR="00473336" w:rsidRPr="00957676">
        <w:rPr>
          <w:rFonts w:ascii="宋体" w:eastAsia="宋体" w:hAnsi="宋体" w:hint="eastAsia"/>
          <w:sz w:val="24"/>
          <w:szCs w:val="24"/>
        </w:rPr>
        <w:t>进行数据分析。</w:t>
      </w:r>
    </w:p>
    <w:p w14:paraId="66D05E1D" w14:textId="77777777" w:rsidR="0087311A" w:rsidRDefault="00605D97" w:rsidP="002268D1">
      <w:pPr>
        <w:pStyle w:val="a3"/>
        <w:spacing w:line="400" w:lineRule="exact"/>
        <w:ind w:firstLineChars="0" w:firstLine="0"/>
        <w:rPr>
          <w:rFonts w:ascii="宋体" w:eastAsia="宋体" w:hAnsi="宋体"/>
          <w:sz w:val="24"/>
          <w:szCs w:val="24"/>
        </w:rPr>
      </w:pPr>
      <w:ins w:id="72" w:author="Li CkySon" w:date="2019-01-26T11:19:00Z">
        <w:r>
          <w:rPr>
            <w:rFonts w:ascii="宋体" w:eastAsia="宋体" w:hAnsi="宋体" w:hint="eastAsia"/>
            <w:sz w:val="24"/>
            <w:szCs w:val="24"/>
          </w:rPr>
          <w:t>（场景</w:t>
        </w:r>
        <w:r w:rsidR="00537C0B">
          <w:rPr>
            <w:rFonts w:ascii="宋体" w:eastAsia="宋体" w:hAnsi="宋体" w:hint="eastAsia"/>
            <w:sz w:val="24"/>
            <w:szCs w:val="24"/>
          </w:rPr>
          <w:t>图</w:t>
        </w:r>
        <w:r>
          <w:rPr>
            <w:rFonts w:ascii="宋体" w:eastAsia="宋体" w:hAnsi="宋体" w:hint="eastAsia"/>
            <w:sz w:val="24"/>
            <w:szCs w:val="24"/>
          </w:rPr>
          <w:t>）</w:t>
        </w:r>
      </w:ins>
    </w:p>
    <w:p w14:paraId="62B7760B" w14:textId="77777777" w:rsidR="009F6808" w:rsidRDefault="009F6808" w:rsidP="002268D1">
      <w:pPr>
        <w:pStyle w:val="a3"/>
        <w:spacing w:line="400" w:lineRule="exact"/>
        <w:ind w:firstLineChars="0" w:firstLine="0"/>
        <w:rPr>
          <w:rFonts w:ascii="宋体" w:eastAsia="宋体" w:hAnsi="宋体"/>
          <w:sz w:val="24"/>
          <w:szCs w:val="24"/>
        </w:rPr>
      </w:pPr>
    </w:p>
    <w:p w14:paraId="33387956" w14:textId="664E473C" w:rsidR="00D4438D" w:rsidRPr="00A67760" w:rsidRDefault="00D4438D" w:rsidP="00D4438D">
      <w:pPr>
        <w:pStyle w:val="a4"/>
        <w:keepNext/>
        <w:jc w:val="center"/>
        <w:rPr>
          <w:rFonts w:ascii="楷体" w:eastAsia="楷体" w:hAnsi="楷体"/>
          <w:sz w:val="21"/>
          <w:szCs w:val="21"/>
        </w:rPr>
      </w:pPr>
      <w:r w:rsidRPr="00A67760">
        <w:rPr>
          <w:rFonts w:ascii="楷体" w:eastAsia="楷体" w:hAnsi="楷体" w:hint="eastAsia"/>
          <w:sz w:val="21"/>
          <w:szCs w:val="21"/>
        </w:rPr>
        <w:t xml:space="preserve">表 </w:t>
      </w:r>
      <w:r w:rsidRPr="00A67760">
        <w:rPr>
          <w:rFonts w:ascii="楷体" w:eastAsia="楷体" w:hAnsi="楷体"/>
          <w:sz w:val="21"/>
          <w:szCs w:val="21"/>
        </w:rPr>
        <w:t>4</w:t>
      </w:r>
      <w:r w:rsidR="00A67760">
        <w:noBreakHyphen/>
      </w:r>
      <w:r w:rsidRPr="00A67760">
        <w:rPr>
          <w:rFonts w:ascii="楷体" w:eastAsia="楷体" w:hAnsi="楷体"/>
          <w:sz w:val="21"/>
          <w:szCs w:val="21"/>
        </w:rPr>
        <w:fldChar w:fldCharType="begin"/>
      </w:r>
      <w:r w:rsidRPr="00A67760">
        <w:rPr>
          <w:rFonts w:ascii="楷体" w:eastAsia="楷体" w:hAnsi="楷体"/>
          <w:sz w:val="21"/>
          <w:szCs w:val="21"/>
        </w:rPr>
        <w:instrText xml:space="preserve"> </w:instrText>
      </w:r>
      <w:r w:rsidRPr="00A67760">
        <w:rPr>
          <w:rFonts w:ascii="楷体" w:eastAsia="楷体" w:hAnsi="楷体" w:hint="eastAsia"/>
          <w:sz w:val="21"/>
          <w:szCs w:val="21"/>
        </w:rPr>
        <w:instrText>SEQ 表格 \* ARABIC</w:instrText>
      </w:r>
      <w:r w:rsidRPr="00A67760">
        <w:rPr>
          <w:rFonts w:ascii="楷体" w:eastAsia="楷体" w:hAnsi="楷体"/>
          <w:sz w:val="21"/>
          <w:szCs w:val="21"/>
        </w:rPr>
        <w:instrText xml:space="preserve"> </w:instrText>
      </w:r>
      <w:r w:rsidRPr="00A67760">
        <w:rPr>
          <w:rFonts w:ascii="楷体" w:eastAsia="楷体" w:hAnsi="楷体"/>
          <w:sz w:val="21"/>
          <w:szCs w:val="21"/>
        </w:rPr>
        <w:fldChar w:fldCharType="separate"/>
      </w:r>
      <w:r w:rsidR="003E165B">
        <w:rPr>
          <w:rFonts w:ascii="楷体" w:eastAsia="楷体" w:hAnsi="楷体"/>
          <w:noProof/>
          <w:sz w:val="21"/>
          <w:szCs w:val="21"/>
        </w:rPr>
        <w:t>1</w:t>
      </w:r>
      <w:r w:rsidRPr="00A67760">
        <w:rPr>
          <w:rFonts w:ascii="楷体" w:eastAsia="楷体" w:hAnsi="楷体"/>
          <w:sz w:val="21"/>
          <w:szCs w:val="21"/>
        </w:rPr>
        <w:fldChar w:fldCharType="end"/>
      </w:r>
      <w:r w:rsidRPr="00A67760">
        <w:rPr>
          <w:rFonts w:ascii="楷体" w:eastAsia="楷体" w:hAnsi="楷体" w:hint="eastAsia"/>
          <w:sz w:val="21"/>
          <w:szCs w:val="21"/>
        </w:rPr>
        <w:t>仿真参数及默认值</w:t>
      </w:r>
    </w:p>
    <w:tbl>
      <w:tblPr>
        <w:tblStyle w:val="21"/>
        <w:tblW w:w="0" w:type="auto"/>
        <w:tblLook w:val="04A0" w:firstRow="1" w:lastRow="0" w:firstColumn="1" w:lastColumn="0" w:noHBand="0" w:noVBand="1"/>
      </w:tblPr>
      <w:tblGrid>
        <w:gridCol w:w="2765"/>
        <w:gridCol w:w="2765"/>
        <w:gridCol w:w="2766"/>
      </w:tblGrid>
      <w:tr w:rsidR="00D0138B" w:rsidRPr="00D0138B" w14:paraId="556EC4E7" w14:textId="77777777" w:rsidTr="00D013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18939CF4" w14:textId="77777777" w:rsidR="00D0138B" w:rsidRPr="00D0138B" w:rsidRDefault="00D0138B" w:rsidP="00D0138B">
            <w:pPr>
              <w:pStyle w:val="a3"/>
              <w:spacing w:line="400" w:lineRule="exact"/>
              <w:ind w:firstLineChars="0" w:firstLine="0"/>
              <w:jc w:val="center"/>
              <w:rPr>
                <w:rFonts w:ascii="宋体" w:eastAsia="宋体" w:hAnsi="宋体"/>
                <w:sz w:val="24"/>
                <w:szCs w:val="24"/>
              </w:rPr>
            </w:pPr>
            <w:r w:rsidRPr="00D0138B">
              <w:rPr>
                <w:rFonts w:ascii="宋体" w:eastAsia="宋体" w:hAnsi="宋体" w:hint="eastAsia"/>
                <w:sz w:val="24"/>
                <w:szCs w:val="24"/>
              </w:rPr>
              <w:t>参数符号</w:t>
            </w:r>
          </w:p>
        </w:tc>
        <w:tc>
          <w:tcPr>
            <w:tcW w:w="2765" w:type="dxa"/>
            <w:vAlign w:val="center"/>
          </w:tcPr>
          <w:p w14:paraId="71F905C5" w14:textId="77777777" w:rsidR="00D0138B" w:rsidRPr="00D0138B" w:rsidRDefault="00D0138B" w:rsidP="00D0138B">
            <w:pPr>
              <w:pStyle w:val="a3"/>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D0138B">
              <w:rPr>
                <w:rFonts w:ascii="宋体" w:eastAsia="宋体" w:hAnsi="宋体" w:hint="eastAsia"/>
                <w:sz w:val="24"/>
                <w:szCs w:val="24"/>
              </w:rPr>
              <w:t>参数描述</w:t>
            </w:r>
          </w:p>
        </w:tc>
        <w:tc>
          <w:tcPr>
            <w:tcW w:w="2766" w:type="dxa"/>
            <w:vAlign w:val="center"/>
          </w:tcPr>
          <w:p w14:paraId="795F3B31" w14:textId="77777777" w:rsidR="00D0138B" w:rsidRPr="00D0138B" w:rsidRDefault="00D0138B" w:rsidP="00D0138B">
            <w:pPr>
              <w:pStyle w:val="a3"/>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D0138B">
              <w:rPr>
                <w:rFonts w:ascii="宋体" w:eastAsia="宋体" w:hAnsi="宋体" w:hint="eastAsia"/>
                <w:sz w:val="24"/>
                <w:szCs w:val="24"/>
              </w:rPr>
              <w:t>参数值</w:t>
            </w:r>
          </w:p>
        </w:tc>
      </w:tr>
      <w:tr w:rsidR="00D0138B" w:rsidRPr="00D0138B" w14:paraId="342AEF63" w14:textId="77777777" w:rsidTr="00D01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1584C6BC" w14:textId="77777777" w:rsidR="00D0138B" w:rsidRPr="00CA106B" w:rsidRDefault="00D0138B" w:rsidP="00D0138B">
            <w:pPr>
              <w:pStyle w:val="a3"/>
              <w:spacing w:line="400" w:lineRule="exact"/>
              <w:ind w:firstLineChars="0" w:firstLine="0"/>
              <w:jc w:val="center"/>
              <w:rPr>
                <w:rFonts w:ascii="宋体" w:eastAsia="宋体" w:hAnsi="宋体"/>
                <w:i/>
                <w:sz w:val="24"/>
                <w:szCs w:val="24"/>
              </w:rPr>
            </w:pPr>
            <w:r w:rsidRPr="00CA106B">
              <w:rPr>
                <w:rFonts w:ascii="宋体" w:eastAsia="宋体" w:hAnsi="宋体" w:hint="eastAsia"/>
                <w:i/>
                <w:sz w:val="24"/>
                <w:szCs w:val="24"/>
              </w:rPr>
              <w:t>n</w:t>
            </w:r>
          </w:p>
        </w:tc>
        <w:tc>
          <w:tcPr>
            <w:tcW w:w="2765" w:type="dxa"/>
            <w:vAlign w:val="center"/>
          </w:tcPr>
          <w:p w14:paraId="21C8D498" w14:textId="77777777" w:rsidR="00D0138B" w:rsidRPr="00D0138B" w:rsidRDefault="00D0138B" w:rsidP="00D0138B">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感知参与者数目</w:t>
            </w:r>
          </w:p>
        </w:tc>
        <w:tc>
          <w:tcPr>
            <w:tcW w:w="2766" w:type="dxa"/>
            <w:vAlign w:val="center"/>
          </w:tcPr>
          <w:p w14:paraId="30908AD6" w14:textId="77777777" w:rsidR="00D0138B" w:rsidRPr="00D0138B" w:rsidRDefault="00D0138B" w:rsidP="00D0138B">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5</w:t>
            </w:r>
          </w:p>
        </w:tc>
      </w:tr>
      <w:tr w:rsidR="00D0138B" w:rsidRPr="00D0138B" w14:paraId="0FE40E62" w14:textId="77777777" w:rsidTr="00D0138B">
        <w:tc>
          <w:tcPr>
            <w:cnfStyle w:val="001000000000" w:firstRow="0" w:lastRow="0" w:firstColumn="1" w:lastColumn="0" w:oddVBand="0" w:evenVBand="0" w:oddHBand="0" w:evenHBand="0" w:firstRowFirstColumn="0" w:firstRowLastColumn="0" w:lastRowFirstColumn="0" w:lastRowLastColumn="0"/>
            <w:tcW w:w="2765" w:type="dxa"/>
            <w:vAlign w:val="center"/>
          </w:tcPr>
          <w:p w14:paraId="6E2E72EB" w14:textId="77777777" w:rsidR="00D0138B" w:rsidRPr="00B62192" w:rsidRDefault="00B62192" w:rsidP="00D0138B">
            <w:pPr>
              <w:pStyle w:val="a3"/>
              <w:spacing w:line="400" w:lineRule="exact"/>
              <w:ind w:firstLineChars="0" w:firstLine="0"/>
              <w:jc w:val="center"/>
              <w:rPr>
                <w:rFonts w:ascii="宋体" w:eastAsia="宋体" w:hAnsi="宋体"/>
                <w:b w:val="0"/>
                <w:i/>
                <w:sz w:val="24"/>
                <w:szCs w:val="24"/>
              </w:rPr>
            </w:pPr>
            <m:oMathPara>
              <m:oMath>
                <m:r>
                  <m:rPr>
                    <m:sty m:val="bi"/>
                  </m:rPr>
                  <w:rPr>
                    <w:rFonts w:ascii="Cambria Math" w:eastAsia="宋体" w:hAnsi="Cambria Math" w:hint="eastAsia"/>
                    <w:sz w:val="24"/>
                    <w:szCs w:val="24"/>
                  </w:rPr>
                  <m:t>C</m:t>
                </m:r>
                <m:r>
                  <m:rPr>
                    <m:sty m:val="bi"/>
                  </m:rPr>
                  <w:rPr>
                    <w:rFonts w:ascii="Cambria Math" w:eastAsia="宋体" w:hAnsi="Cambria Math"/>
                    <w:sz w:val="24"/>
                    <w:szCs w:val="24"/>
                  </w:rPr>
                  <m:t>max</m:t>
                </m:r>
              </m:oMath>
            </m:oMathPara>
          </w:p>
        </w:tc>
        <w:tc>
          <w:tcPr>
            <w:tcW w:w="2765" w:type="dxa"/>
            <w:vAlign w:val="center"/>
          </w:tcPr>
          <w:p w14:paraId="06FB85EE" w14:textId="77777777" w:rsidR="00D0138B" w:rsidRDefault="00B62192" w:rsidP="00D0138B">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感知成本预算</w:t>
            </w:r>
          </w:p>
        </w:tc>
        <w:tc>
          <w:tcPr>
            <w:tcW w:w="2766" w:type="dxa"/>
            <w:vAlign w:val="center"/>
          </w:tcPr>
          <w:p w14:paraId="7A4DA5F1" w14:textId="77777777" w:rsidR="00D0138B" w:rsidRDefault="00B62192" w:rsidP="00D0138B">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w:t>
            </w:r>
          </w:p>
        </w:tc>
      </w:tr>
      <w:tr w:rsidR="00B62192" w:rsidRPr="00D0138B" w14:paraId="11886CD4" w14:textId="77777777" w:rsidTr="00D01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3B087495" w14:textId="77777777" w:rsidR="00B62192" w:rsidRPr="00CA106B" w:rsidRDefault="00B62192" w:rsidP="00D0138B">
            <w:pPr>
              <w:pStyle w:val="a3"/>
              <w:spacing w:line="400" w:lineRule="exact"/>
              <w:ind w:firstLineChars="0" w:firstLine="0"/>
              <w:jc w:val="center"/>
              <w:rPr>
                <w:rFonts w:ascii="宋体" w:eastAsia="宋体" w:hAnsi="宋体" w:cs="Times New Roman"/>
                <w:i/>
                <w:sz w:val="24"/>
                <w:szCs w:val="24"/>
              </w:rPr>
            </w:pPr>
            <w:r w:rsidRPr="00CA106B">
              <w:rPr>
                <w:rFonts w:ascii="宋体" w:eastAsia="宋体" w:hAnsi="宋体" w:cs="Times New Roman" w:hint="eastAsia"/>
                <w:i/>
                <w:sz w:val="24"/>
                <w:szCs w:val="24"/>
              </w:rPr>
              <w:t>T</w:t>
            </w:r>
          </w:p>
        </w:tc>
        <w:tc>
          <w:tcPr>
            <w:tcW w:w="2765" w:type="dxa"/>
            <w:vAlign w:val="center"/>
          </w:tcPr>
          <w:p w14:paraId="4E6D4DB2" w14:textId="77777777" w:rsidR="00B62192" w:rsidRDefault="00B62192" w:rsidP="00D0138B">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感知观测时段</w:t>
            </w:r>
          </w:p>
        </w:tc>
        <w:tc>
          <w:tcPr>
            <w:tcW w:w="2766" w:type="dxa"/>
            <w:vAlign w:val="center"/>
          </w:tcPr>
          <w:p w14:paraId="524A9023" w14:textId="77777777" w:rsidR="00B62192" w:rsidRDefault="00D4438D" w:rsidP="00D0138B">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sz w:val="24"/>
                <w:szCs w:val="24"/>
              </w:rPr>
              <w:t>6</w:t>
            </w:r>
          </w:p>
        </w:tc>
      </w:tr>
      <w:tr w:rsidR="00B62192" w:rsidRPr="00D0138B" w14:paraId="7552C0A8" w14:textId="77777777" w:rsidTr="00D0138B">
        <w:tc>
          <w:tcPr>
            <w:cnfStyle w:val="001000000000" w:firstRow="0" w:lastRow="0" w:firstColumn="1" w:lastColumn="0" w:oddVBand="0" w:evenVBand="0" w:oddHBand="0" w:evenHBand="0" w:firstRowFirstColumn="0" w:firstRowLastColumn="0" w:lastRowFirstColumn="0" w:lastRowLastColumn="0"/>
            <w:tcW w:w="2765" w:type="dxa"/>
            <w:vAlign w:val="center"/>
          </w:tcPr>
          <w:p w14:paraId="39C3B9E3" w14:textId="77777777" w:rsidR="00B62192" w:rsidRPr="00B62192" w:rsidRDefault="00BB0E78" w:rsidP="00D0138B">
            <w:pPr>
              <w:pStyle w:val="a3"/>
              <w:spacing w:line="400" w:lineRule="exact"/>
              <w:ind w:firstLineChars="0" w:firstLine="0"/>
              <w:jc w:val="center"/>
              <w:rPr>
                <w:rFonts w:ascii="宋体" w:eastAsia="宋体" w:hAnsi="宋体" w:cs="Times New Roman"/>
                <w:b w:val="0"/>
                <w:sz w:val="24"/>
                <w:szCs w:val="24"/>
              </w:rPr>
            </w:pPr>
            <m:oMathPara>
              <m:oMath>
                <m:sSub>
                  <m:sSubPr>
                    <m:ctrlPr>
                      <w:rPr>
                        <w:rFonts w:ascii="Cambria Math" w:eastAsia="宋体" w:hAnsi="Cambria Math" w:cs="Times New Roman"/>
                        <w:b w:val="0"/>
                        <w:sz w:val="24"/>
                        <w:szCs w:val="24"/>
                      </w:rPr>
                    </m:ctrlPr>
                  </m:sSubPr>
                  <m:e>
                    <m:r>
                      <m:rPr>
                        <m:sty m:val="bi"/>
                      </m:rPr>
                      <w:rPr>
                        <w:rFonts w:ascii="Cambria Math" w:eastAsia="宋体" w:hAnsi="Cambria Math" w:cs="Times New Roman"/>
                        <w:sz w:val="24"/>
                        <w:szCs w:val="24"/>
                      </w:rPr>
                      <m:t>c</m:t>
                    </m:r>
                  </m:e>
                  <m:sub>
                    <m:r>
                      <m:rPr>
                        <m:sty m:val="bi"/>
                      </m:rPr>
                      <w:rPr>
                        <w:rFonts w:ascii="Cambria Math" w:eastAsia="宋体" w:hAnsi="Cambria Math" w:cs="Times New Roman"/>
                        <w:sz w:val="24"/>
                        <w:szCs w:val="24"/>
                      </w:rPr>
                      <m:t>i</m:t>
                    </m:r>
                  </m:sub>
                </m:sSub>
              </m:oMath>
            </m:oMathPara>
          </w:p>
        </w:tc>
        <w:tc>
          <w:tcPr>
            <w:tcW w:w="2765" w:type="dxa"/>
            <w:vAlign w:val="center"/>
          </w:tcPr>
          <w:p w14:paraId="24BF0E23" w14:textId="77777777" w:rsidR="00B62192" w:rsidRPr="00C72D23" w:rsidRDefault="00C72D23" w:rsidP="00D0138B">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车辆</w:t>
            </w:r>
            <m:oMath>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sz w:val="24"/>
                      <w:szCs w:val="24"/>
                    </w:rPr>
                    <m:t>i</m:t>
                  </m:r>
                </m:sub>
              </m:sSub>
            </m:oMath>
            <w:r>
              <w:rPr>
                <w:rFonts w:ascii="宋体" w:eastAsia="宋体" w:hAnsi="宋体" w:hint="eastAsia"/>
                <w:sz w:val="24"/>
                <w:szCs w:val="24"/>
              </w:rPr>
              <w:t>的感知报酬</w:t>
            </w:r>
          </w:p>
        </w:tc>
        <w:tc>
          <w:tcPr>
            <w:tcW w:w="2766" w:type="dxa"/>
            <w:vAlign w:val="center"/>
          </w:tcPr>
          <w:p w14:paraId="508E11EE" w14:textId="77777777" w:rsidR="00B62192" w:rsidRDefault="00C72D23" w:rsidP="00D0138B">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1,5]</w:t>
            </w:r>
            <w:r>
              <w:rPr>
                <w:rFonts w:ascii="宋体" w:eastAsia="宋体" w:hAnsi="宋体" w:hint="eastAsia"/>
                <w:sz w:val="24"/>
                <w:szCs w:val="24"/>
              </w:rPr>
              <w:t>均匀分布</w:t>
            </w:r>
          </w:p>
        </w:tc>
      </w:tr>
      <w:tr w:rsidR="00B62192" w:rsidRPr="00D0138B" w14:paraId="73600119" w14:textId="77777777" w:rsidTr="00D01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02B5EE23" w14:textId="77777777" w:rsidR="00B62192" w:rsidRPr="00CA106B" w:rsidRDefault="00D4438D" w:rsidP="00D0138B">
            <w:pPr>
              <w:pStyle w:val="a3"/>
              <w:spacing w:line="400" w:lineRule="exact"/>
              <w:ind w:firstLineChars="0" w:firstLine="0"/>
              <w:jc w:val="center"/>
              <w:rPr>
                <w:rFonts w:ascii="宋体" w:eastAsia="宋体" w:hAnsi="宋体" w:cs="Times New Roman"/>
                <w:i/>
                <w:sz w:val="24"/>
                <w:szCs w:val="24"/>
              </w:rPr>
            </w:pPr>
            <w:r w:rsidRPr="00CA106B">
              <w:rPr>
                <w:rFonts w:ascii="宋体" w:eastAsia="宋体" w:hAnsi="宋体" w:cs="Times New Roman" w:hint="eastAsia"/>
                <w:i/>
                <w:sz w:val="24"/>
                <w:szCs w:val="24"/>
              </w:rPr>
              <w:t>k</w:t>
            </w:r>
          </w:p>
        </w:tc>
        <w:tc>
          <w:tcPr>
            <w:tcW w:w="2765" w:type="dxa"/>
            <w:vAlign w:val="center"/>
          </w:tcPr>
          <w:p w14:paraId="187D66FF" w14:textId="77777777" w:rsidR="00B62192" w:rsidRDefault="00D4438D" w:rsidP="00D0138B">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目标感知区域划分数目</w:t>
            </w:r>
          </w:p>
        </w:tc>
        <w:tc>
          <w:tcPr>
            <w:tcW w:w="2766" w:type="dxa"/>
            <w:vAlign w:val="center"/>
          </w:tcPr>
          <w:p w14:paraId="1DE4F38C" w14:textId="77777777" w:rsidR="00B62192" w:rsidRDefault="00D4438D" w:rsidP="00D0138B">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w:t>
            </w:r>
            <w:r>
              <w:rPr>
                <w:rFonts w:ascii="宋体" w:eastAsia="宋体" w:hAnsi="宋体" w:hint="eastAsia"/>
                <w:sz w:val="24"/>
                <w:szCs w:val="24"/>
              </w:rPr>
              <w:t>*</w:t>
            </w:r>
            <w:r>
              <w:rPr>
                <w:rFonts w:ascii="宋体" w:eastAsia="宋体" w:hAnsi="宋体"/>
                <w:sz w:val="24"/>
                <w:szCs w:val="24"/>
              </w:rPr>
              <w:t>10</w:t>
            </w:r>
          </w:p>
        </w:tc>
      </w:tr>
      <w:tr w:rsidR="00B62192" w:rsidRPr="00D0138B" w14:paraId="520BB2BB" w14:textId="77777777" w:rsidTr="00D0138B">
        <w:tc>
          <w:tcPr>
            <w:cnfStyle w:val="001000000000" w:firstRow="0" w:lastRow="0" w:firstColumn="1" w:lastColumn="0" w:oddVBand="0" w:evenVBand="0" w:oddHBand="0" w:evenHBand="0" w:firstRowFirstColumn="0" w:firstRowLastColumn="0" w:lastRowFirstColumn="0" w:lastRowLastColumn="0"/>
            <w:tcW w:w="2765" w:type="dxa"/>
            <w:vAlign w:val="center"/>
          </w:tcPr>
          <w:p w14:paraId="4517019C" w14:textId="77777777" w:rsidR="00B62192" w:rsidRPr="00CA106B" w:rsidRDefault="00D4438D" w:rsidP="00D0138B">
            <w:pPr>
              <w:pStyle w:val="a3"/>
              <w:spacing w:line="400" w:lineRule="exact"/>
              <w:ind w:firstLineChars="0" w:firstLine="0"/>
              <w:jc w:val="center"/>
              <w:rPr>
                <w:rFonts w:ascii="宋体" w:eastAsia="宋体" w:hAnsi="宋体" w:cs="Times New Roman"/>
                <w:i/>
                <w:sz w:val="24"/>
                <w:szCs w:val="24"/>
              </w:rPr>
            </w:pPr>
            <w:r w:rsidRPr="00CA106B">
              <w:rPr>
                <w:rFonts w:ascii="宋体" w:eastAsia="宋体" w:hAnsi="宋体" w:cs="Times New Roman" w:hint="eastAsia"/>
                <w:i/>
                <w:sz w:val="24"/>
                <w:szCs w:val="24"/>
              </w:rPr>
              <w:t>ROI</w:t>
            </w:r>
          </w:p>
        </w:tc>
        <w:tc>
          <w:tcPr>
            <w:tcW w:w="2765" w:type="dxa"/>
            <w:vAlign w:val="center"/>
          </w:tcPr>
          <w:p w14:paraId="1EA59C4F" w14:textId="77777777" w:rsidR="00B62192" w:rsidRDefault="00D4438D" w:rsidP="00D0138B">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感兴趣区域数目</w:t>
            </w:r>
          </w:p>
        </w:tc>
        <w:tc>
          <w:tcPr>
            <w:tcW w:w="2766" w:type="dxa"/>
            <w:vAlign w:val="center"/>
          </w:tcPr>
          <w:p w14:paraId="526A45FC" w14:textId="77777777" w:rsidR="00B62192" w:rsidRDefault="00D4438D" w:rsidP="00D0138B">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r>
    </w:tbl>
    <w:p w14:paraId="67908D43" w14:textId="77777777" w:rsidR="00EE76CF" w:rsidRPr="004F3353" w:rsidRDefault="00896D1D" w:rsidP="003439A3">
      <w:pPr>
        <w:spacing w:beforeLines="50" w:before="156" w:afterLines="50" w:after="156" w:line="400" w:lineRule="exact"/>
        <w:outlineLvl w:val="1"/>
        <w:rPr>
          <w:rFonts w:ascii="宋体" w:eastAsia="宋体" w:hAnsi="宋体"/>
          <w:sz w:val="28"/>
          <w:szCs w:val="28"/>
        </w:rPr>
      </w:pPr>
      <w:bookmarkStart w:id="73" w:name="_Toc533947074"/>
      <w:bookmarkStart w:id="74" w:name="_Toc2282259"/>
      <w:r w:rsidRPr="004F3353">
        <w:rPr>
          <w:rFonts w:ascii="黑体" w:eastAsia="黑体" w:hAnsi="黑体"/>
          <w:b/>
          <w:sz w:val="28"/>
          <w:szCs w:val="28"/>
        </w:rPr>
        <w:t>4.</w:t>
      </w:r>
      <w:r w:rsidR="0042242C" w:rsidRPr="004F3353">
        <w:rPr>
          <w:rFonts w:ascii="黑体" w:eastAsia="黑体" w:hAnsi="黑体" w:hint="eastAsia"/>
          <w:b/>
          <w:sz w:val="28"/>
          <w:szCs w:val="28"/>
        </w:rPr>
        <w:t>2</w:t>
      </w:r>
      <w:r w:rsidR="004F3353" w:rsidRPr="004F3353">
        <w:rPr>
          <w:rFonts w:ascii="黑体" w:eastAsia="黑体" w:hAnsi="黑体"/>
          <w:b/>
          <w:sz w:val="28"/>
          <w:szCs w:val="28"/>
        </w:rPr>
        <w:t xml:space="preserve"> </w:t>
      </w:r>
      <w:r w:rsidRPr="004F3353">
        <w:rPr>
          <w:rFonts w:ascii="黑体" w:eastAsia="黑体" w:hAnsi="黑体"/>
          <w:b/>
          <w:sz w:val="28"/>
          <w:szCs w:val="28"/>
        </w:rPr>
        <w:t>算法</w:t>
      </w:r>
      <w:r w:rsidR="00CA106B">
        <w:rPr>
          <w:rFonts w:ascii="黑体" w:eastAsia="黑体" w:hAnsi="黑体"/>
          <w:b/>
          <w:sz w:val="28"/>
          <w:szCs w:val="28"/>
        </w:rPr>
        <w:t>实现</w:t>
      </w:r>
      <w:r w:rsidR="00422906">
        <w:rPr>
          <w:rFonts w:ascii="黑体" w:eastAsia="黑体" w:hAnsi="黑体" w:hint="eastAsia"/>
          <w:b/>
          <w:sz w:val="28"/>
          <w:szCs w:val="28"/>
        </w:rPr>
        <w:t>及</w:t>
      </w:r>
      <w:r w:rsidRPr="004F3353">
        <w:rPr>
          <w:rFonts w:ascii="黑体" w:eastAsia="黑体" w:hAnsi="黑体"/>
          <w:b/>
          <w:sz w:val="28"/>
          <w:szCs w:val="28"/>
        </w:rPr>
        <w:t>比较</w:t>
      </w:r>
      <w:bookmarkEnd w:id="73"/>
      <w:r w:rsidR="00422906">
        <w:rPr>
          <w:rFonts w:ascii="黑体" w:eastAsia="黑体" w:hAnsi="黑体" w:hint="eastAsia"/>
          <w:b/>
          <w:sz w:val="28"/>
          <w:szCs w:val="28"/>
        </w:rPr>
        <w:t>分析</w:t>
      </w:r>
      <w:bookmarkEnd w:id="74"/>
    </w:p>
    <w:p w14:paraId="2F88274C" w14:textId="4AB62CA8" w:rsidR="00BF0886" w:rsidRDefault="00896D1D" w:rsidP="000066A8">
      <w:pPr>
        <w:pStyle w:val="a3"/>
        <w:spacing w:line="400" w:lineRule="exact"/>
        <w:ind w:firstLine="480"/>
        <w:rPr>
          <w:rFonts w:ascii="宋体" w:eastAsia="宋体" w:hAnsi="宋体"/>
          <w:sz w:val="24"/>
          <w:szCs w:val="24"/>
        </w:rPr>
      </w:pPr>
      <w:r>
        <w:rPr>
          <w:rFonts w:ascii="宋体" w:eastAsia="宋体" w:hAnsi="宋体"/>
          <w:sz w:val="24"/>
          <w:szCs w:val="24"/>
        </w:rPr>
        <w:tab/>
        <w:t>本章将设计的参与者选择策略与其他已有的参与者选择算法进行比较</w:t>
      </w:r>
      <w:r>
        <w:rPr>
          <w:rFonts w:ascii="宋体" w:eastAsia="宋体" w:hAnsi="宋体" w:hint="eastAsia"/>
          <w:sz w:val="24"/>
          <w:szCs w:val="24"/>
        </w:rPr>
        <w:t>：</w:t>
      </w:r>
      <w:r>
        <w:rPr>
          <w:rFonts w:ascii="宋体" w:eastAsia="宋体" w:hAnsi="宋体"/>
          <w:sz w:val="24"/>
          <w:szCs w:val="24"/>
        </w:rPr>
        <w:t>随机选择算法</w:t>
      </w:r>
      <w:r>
        <w:rPr>
          <w:rFonts w:ascii="宋体" w:eastAsia="宋体" w:hAnsi="宋体" w:hint="eastAsia"/>
          <w:sz w:val="24"/>
          <w:szCs w:val="24"/>
        </w:rPr>
        <w:t>（轨迹不可预测时）（</w:t>
      </w:r>
      <w:r w:rsidRPr="0022637D">
        <w:rPr>
          <w:rFonts w:ascii="Times New Roman" w:eastAsia="宋体" w:hAnsi="Times New Roman" w:cs="Times New Roman" w:hint="eastAsia"/>
          <w:sz w:val="24"/>
          <w:szCs w:val="24"/>
        </w:rPr>
        <w:t>R</w:t>
      </w:r>
      <w:r w:rsidR="002268D1" w:rsidRPr="0022637D">
        <w:rPr>
          <w:rFonts w:ascii="Times New Roman" w:eastAsia="宋体" w:hAnsi="Times New Roman" w:cs="Times New Roman" w:hint="eastAsia"/>
          <w:sz w:val="24"/>
          <w:szCs w:val="24"/>
        </w:rPr>
        <w:t>andom</w:t>
      </w:r>
      <w:r>
        <w:rPr>
          <w:rFonts w:ascii="宋体" w:eastAsia="宋体" w:hAnsi="宋体" w:hint="eastAsia"/>
          <w:sz w:val="24"/>
          <w:szCs w:val="24"/>
        </w:rPr>
        <w:t>），枚举算法(</w:t>
      </w:r>
      <w:r w:rsidRPr="0022637D">
        <w:rPr>
          <w:rFonts w:ascii="Times New Roman" w:eastAsia="宋体" w:hAnsi="Times New Roman" w:cs="Times New Roman"/>
          <w:sz w:val="24"/>
          <w:szCs w:val="24"/>
        </w:rPr>
        <w:t>E</w:t>
      </w:r>
      <w:r w:rsidR="002268D1" w:rsidRPr="0022637D">
        <w:rPr>
          <w:rFonts w:ascii="Times New Roman" w:eastAsia="宋体" w:hAnsi="Times New Roman" w:cs="Times New Roman"/>
          <w:sz w:val="24"/>
          <w:szCs w:val="24"/>
        </w:rPr>
        <w:t>numera</w:t>
      </w:r>
      <w:r w:rsidR="0040485D" w:rsidRPr="0022637D">
        <w:rPr>
          <w:rFonts w:ascii="Times New Roman" w:eastAsia="宋体" w:hAnsi="Times New Roman" w:cs="Times New Roman" w:hint="eastAsia"/>
          <w:sz w:val="24"/>
          <w:szCs w:val="24"/>
        </w:rPr>
        <w:t>t</w:t>
      </w:r>
      <w:r w:rsidR="002268D1" w:rsidRPr="0022637D">
        <w:rPr>
          <w:rFonts w:ascii="Times New Roman" w:eastAsia="宋体" w:hAnsi="Times New Roman" w:cs="Times New Roman"/>
          <w:sz w:val="24"/>
          <w:szCs w:val="24"/>
        </w:rPr>
        <w:t>ion</w:t>
      </w:r>
      <w:r>
        <w:rPr>
          <w:rFonts w:ascii="宋体" w:eastAsia="宋体" w:hAnsi="宋体"/>
          <w:sz w:val="24"/>
          <w:szCs w:val="24"/>
        </w:rPr>
        <w:t>)</w:t>
      </w:r>
      <w:r>
        <w:rPr>
          <w:rFonts w:ascii="宋体" w:eastAsia="宋体" w:hAnsi="宋体" w:hint="eastAsia"/>
          <w:sz w:val="24"/>
          <w:szCs w:val="24"/>
        </w:rPr>
        <w:t>、基于贪心策略近似算法(</w:t>
      </w:r>
      <w:r w:rsidRPr="0022637D">
        <w:rPr>
          <w:rFonts w:ascii="Times New Roman" w:eastAsia="宋体" w:hAnsi="Times New Roman" w:cs="Times New Roman" w:hint="eastAsia"/>
          <w:sz w:val="24"/>
          <w:szCs w:val="24"/>
        </w:rPr>
        <w:t>G</w:t>
      </w:r>
      <w:r w:rsidR="002268D1" w:rsidRPr="0022637D">
        <w:rPr>
          <w:rFonts w:ascii="Times New Roman" w:eastAsia="宋体" w:hAnsi="Times New Roman" w:cs="Times New Roman" w:hint="eastAsia"/>
          <w:sz w:val="24"/>
          <w:szCs w:val="24"/>
        </w:rPr>
        <w:t>reedy-</w:t>
      </w:r>
      <w:r w:rsidR="00FF2FF3" w:rsidRPr="0022637D">
        <w:rPr>
          <w:rFonts w:ascii="Times New Roman" w:eastAsia="宋体" w:hAnsi="Times New Roman" w:cs="Times New Roman"/>
          <w:sz w:val="24"/>
          <w:szCs w:val="24"/>
        </w:rPr>
        <w:t>S</w:t>
      </w:r>
      <w:r w:rsidR="002268D1" w:rsidRPr="0022637D">
        <w:rPr>
          <w:rFonts w:ascii="Times New Roman" w:eastAsia="宋体" w:hAnsi="Times New Roman" w:cs="Times New Roman" w:hint="eastAsia"/>
          <w:sz w:val="24"/>
          <w:szCs w:val="24"/>
        </w:rPr>
        <w:t>C</w:t>
      </w:r>
      <w:r>
        <w:rPr>
          <w:rFonts w:ascii="宋体" w:eastAsia="宋体" w:hAnsi="宋体"/>
          <w:sz w:val="24"/>
          <w:szCs w:val="24"/>
        </w:rPr>
        <w:t>)</w:t>
      </w:r>
      <w:r w:rsidR="008B7111" w:rsidRPr="00CA106B">
        <w:rPr>
          <w:rFonts w:ascii="宋体" w:eastAsia="宋体" w:hAnsi="宋体"/>
          <w:sz w:val="24"/>
          <w:szCs w:val="24"/>
          <w:vertAlign w:val="superscript"/>
        </w:rPr>
        <w:fldChar w:fldCharType="begin"/>
      </w:r>
      <w:r w:rsidR="008B7111" w:rsidRPr="00CA106B">
        <w:rPr>
          <w:rFonts w:ascii="宋体" w:eastAsia="宋体" w:hAnsi="宋体"/>
          <w:sz w:val="24"/>
          <w:szCs w:val="24"/>
          <w:vertAlign w:val="superscript"/>
        </w:rPr>
        <w:instrText xml:space="preserve"> REF _Ref534554837 \r \h </w:instrText>
      </w:r>
      <w:r w:rsidR="00CA106B">
        <w:rPr>
          <w:rFonts w:ascii="宋体" w:eastAsia="宋体" w:hAnsi="宋体"/>
          <w:sz w:val="24"/>
          <w:szCs w:val="24"/>
          <w:vertAlign w:val="superscript"/>
        </w:rPr>
        <w:instrText xml:space="preserve"> \* MERGEFORMAT </w:instrText>
      </w:r>
      <w:r w:rsidR="008B7111" w:rsidRPr="00CA106B">
        <w:rPr>
          <w:rFonts w:ascii="宋体" w:eastAsia="宋体" w:hAnsi="宋体"/>
          <w:sz w:val="24"/>
          <w:szCs w:val="24"/>
          <w:vertAlign w:val="superscript"/>
        </w:rPr>
      </w:r>
      <w:r w:rsidR="008B7111" w:rsidRPr="00CA106B">
        <w:rPr>
          <w:rFonts w:ascii="宋体" w:eastAsia="宋体" w:hAnsi="宋体"/>
          <w:sz w:val="24"/>
          <w:szCs w:val="24"/>
          <w:vertAlign w:val="superscript"/>
        </w:rPr>
        <w:fldChar w:fldCharType="separate"/>
      </w:r>
      <w:r w:rsidR="003E165B">
        <w:rPr>
          <w:rFonts w:ascii="宋体" w:eastAsia="宋体" w:hAnsi="宋体"/>
          <w:sz w:val="24"/>
          <w:szCs w:val="24"/>
          <w:vertAlign w:val="superscript"/>
        </w:rPr>
        <w:t>[46]</w:t>
      </w:r>
      <w:r w:rsidR="008B7111" w:rsidRPr="00CA106B">
        <w:rPr>
          <w:rFonts w:ascii="宋体" w:eastAsia="宋体" w:hAnsi="宋体"/>
          <w:sz w:val="24"/>
          <w:szCs w:val="24"/>
          <w:vertAlign w:val="superscript"/>
        </w:rPr>
        <w:fldChar w:fldCharType="end"/>
      </w:r>
      <w:r w:rsidR="00615A90">
        <w:rPr>
          <w:rFonts w:ascii="宋体" w:eastAsia="宋体" w:hAnsi="宋体"/>
          <w:sz w:val="24"/>
          <w:szCs w:val="24"/>
        </w:rPr>
        <w:t>,</w:t>
      </w:r>
      <w:r w:rsidR="00615A90">
        <w:rPr>
          <w:rFonts w:ascii="宋体" w:eastAsia="宋体" w:hAnsi="宋体" w:hint="eastAsia"/>
          <w:sz w:val="24"/>
          <w:szCs w:val="24"/>
        </w:rPr>
        <w:t>四种算法的时间复杂度对比如表4</w:t>
      </w:r>
      <w:r w:rsidR="00615A90">
        <w:rPr>
          <w:rFonts w:ascii="宋体" w:eastAsia="宋体" w:hAnsi="宋体"/>
          <w:sz w:val="24"/>
          <w:szCs w:val="24"/>
        </w:rPr>
        <w:t>.2</w:t>
      </w:r>
      <w:r w:rsidR="008B7111">
        <w:rPr>
          <w:rFonts w:ascii="宋体" w:eastAsia="宋体" w:hAnsi="宋体" w:hint="eastAsia"/>
          <w:sz w:val="24"/>
          <w:szCs w:val="24"/>
        </w:rPr>
        <w:t>。</w:t>
      </w:r>
      <w:r w:rsidR="00BF04EA">
        <w:rPr>
          <w:rFonts w:ascii="宋体" w:eastAsia="宋体" w:hAnsi="宋体"/>
          <w:sz w:val="24"/>
          <w:szCs w:val="24"/>
        </w:rPr>
        <w:t>随机选择</w:t>
      </w:r>
      <w:r w:rsidR="00BF04EA">
        <w:rPr>
          <w:rFonts w:ascii="宋体" w:eastAsia="宋体" w:hAnsi="宋体"/>
          <w:sz w:val="24"/>
          <w:szCs w:val="24"/>
        </w:rPr>
        <w:lastRenderedPageBreak/>
        <w:t>算法的思想是</w:t>
      </w:r>
      <w:r w:rsidR="00BF04EA">
        <w:rPr>
          <w:rFonts w:ascii="宋体" w:eastAsia="宋体" w:hAnsi="宋体" w:hint="eastAsia"/>
          <w:sz w:val="24"/>
          <w:szCs w:val="24"/>
        </w:rPr>
        <w:t>不考虑候选者的未来轨迹</w:t>
      </w:r>
      <w:r w:rsidR="00542C7F">
        <w:rPr>
          <w:rFonts w:ascii="宋体" w:eastAsia="宋体" w:hAnsi="宋体" w:hint="eastAsia"/>
          <w:sz w:val="24"/>
          <w:szCs w:val="24"/>
        </w:rPr>
        <w:t>、</w:t>
      </w:r>
      <w:r w:rsidR="00EE3D7B">
        <w:rPr>
          <w:rFonts w:ascii="宋体" w:eastAsia="宋体" w:hAnsi="宋体" w:hint="eastAsia"/>
          <w:sz w:val="24"/>
          <w:szCs w:val="24"/>
        </w:rPr>
        <w:t>感知报酬需求</w:t>
      </w:r>
      <w:r w:rsidR="00BF04EA">
        <w:rPr>
          <w:rFonts w:ascii="宋体" w:eastAsia="宋体" w:hAnsi="宋体" w:hint="eastAsia"/>
          <w:sz w:val="24"/>
          <w:szCs w:val="24"/>
        </w:rPr>
        <w:t>，</w:t>
      </w:r>
      <w:r w:rsidR="00EE3D7B">
        <w:rPr>
          <w:rFonts w:ascii="宋体" w:eastAsia="宋体" w:hAnsi="宋体" w:hint="eastAsia"/>
          <w:sz w:val="24"/>
          <w:szCs w:val="24"/>
        </w:rPr>
        <w:t>从所有候选</w:t>
      </w:r>
      <w:r w:rsidR="00EE3D7B" w:rsidRPr="00EE3D7B">
        <w:rPr>
          <w:rFonts w:ascii="宋体" w:eastAsia="宋体" w:hAnsi="宋体" w:hint="eastAsia"/>
          <w:sz w:val="24"/>
          <w:szCs w:val="24"/>
        </w:rPr>
        <w:t>参与者中随机选择</w:t>
      </w:r>
      <w:r w:rsidR="00EE3D7B">
        <w:rPr>
          <w:rFonts w:ascii="宋体" w:eastAsia="宋体" w:hAnsi="宋体" w:hint="eastAsia"/>
          <w:sz w:val="24"/>
          <w:szCs w:val="24"/>
        </w:rPr>
        <w:t>一个参与感知</w:t>
      </w:r>
      <w:r w:rsidR="00EE3D7B" w:rsidRPr="00EE3D7B">
        <w:rPr>
          <w:rFonts w:ascii="宋体" w:eastAsia="宋体" w:hAnsi="宋体" w:hint="eastAsia"/>
          <w:sz w:val="24"/>
          <w:szCs w:val="24"/>
        </w:rPr>
        <w:t>，</w:t>
      </w:r>
      <w:r w:rsidR="00EE3D7B">
        <w:rPr>
          <w:rFonts w:ascii="宋体" w:eastAsia="宋体" w:hAnsi="宋体" w:hint="eastAsia"/>
          <w:sz w:val="24"/>
          <w:szCs w:val="24"/>
        </w:rPr>
        <w:t>判断其感知报酬需求是否满足感知成本预算</w:t>
      </w:r>
      <w:r w:rsidR="00EE3D7B" w:rsidRPr="00EE3D7B">
        <w:rPr>
          <w:rFonts w:ascii="宋体" w:eastAsia="宋体" w:hAnsi="宋体" w:hint="eastAsia"/>
          <w:sz w:val="24"/>
          <w:szCs w:val="24"/>
        </w:rPr>
        <w:t>，</w:t>
      </w:r>
      <w:r w:rsidR="00EE3D7B">
        <w:rPr>
          <w:rFonts w:ascii="宋体" w:eastAsia="宋体" w:hAnsi="宋体" w:hint="eastAsia"/>
          <w:sz w:val="24"/>
          <w:szCs w:val="24"/>
        </w:rPr>
        <w:t>如果满足，则让该移动感知节点参与完成感知任务，</w:t>
      </w:r>
      <w:r w:rsidR="00EE3D7B" w:rsidRPr="00EE3D7B">
        <w:rPr>
          <w:rFonts w:ascii="宋体" w:eastAsia="宋体" w:hAnsi="宋体" w:hint="eastAsia"/>
          <w:sz w:val="24"/>
          <w:szCs w:val="24"/>
        </w:rPr>
        <w:t>反之如果不满足</w:t>
      </w:r>
      <w:r w:rsidR="00EE3D7B">
        <w:rPr>
          <w:rFonts w:ascii="宋体" w:eastAsia="宋体" w:hAnsi="宋体" w:hint="eastAsia"/>
          <w:sz w:val="24"/>
          <w:szCs w:val="24"/>
        </w:rPr>
        <w:t>，则继续选择其它移动感知节点</w:t>
      </w:r>
      <w:r w:rsidR="00BF04EA">
        <w:rPr>
          <w:rFonts w:ascii="宋体" w:eastAsia="宋体" w:hAnsi="宋体" w:hint="eastAsia"/>
          <w:sz w:val="24"/>
          <w:szCs w:val="24"/>
        </w:rPr>
        <w:t>，直到</w:t>
      </w:r>
      <w:r w:rsidR="00EE3D7B">
        <w:rPr>
          <w:rFonts w:ascii="宋体" w:eastAsia="宋体" w:hAnsi="宋体" w:hint="eastAsia"/>
          <w:sz w:val="24"/>
          <w:szCs w:val="24"/>
        </w:rPr>
        <w:t>移动感知节点</w:t>
      </w:r>
      <w:r w:rsidR="00A60F91">
        <w:rPr>
          <w:rFonts w:ascii="宋体" w:eastAsia="宋体" w:hAnsi="宋体" w:hint="eastAsia"/>
          <w:sz w:val="24"/>
          <w:szCs w:val="24"/>
        </w:rPr>
        <w:t>感知报酬的总和大于任务发起者的预算成本</w:t>
      </w:r>
      <w:r w:rsidR="00EE3D7B">
        <w:rPr>
          <w:rFonts w:ascii="宋体" w:eastAsia="宋体" w:hAnsi="宋体" w:hint="eastAsia"/>
          <w:sz w:val="24"/>
          <w:szCs w:val="24"/>
        </w:rPr>
        <w:t>才结束算法流程</w:t>
      </w:r>
      <w:r w:rsidR="00A60F91">
        <w:rPr>
          <w:rFonts w:ascii="宋体" w:eastAsia="宋体" w:hAnsi="宋体" w:hint="eastAsia"/>
          <w:sz w:val="24"/>
          <w:szCs w:val="24"/>
        </w:rPr>
        <w:t>；枚举算法的思想是在候</w:t>
      </w:r>
      <w:r w:rsidR="00BF04EA">
        <w:rPr>
          <w:rFonts w:ascii="宋体" w:eastAsia="宋体" w:hAnsi="宋体" w:hint="eastAsia"/>
          <w:sz w:val="24"/>
          <w:szCs w:val="24"/>
        </w:rPr>
        <w:t>选车辆集合空间较小时，枚举出所有可能的值，计算时空覆盖度最大的那一组集合</w:t>
      </w:r>
      <w:r w:rsidR="00A60F91">
        <w:rPr>
          <w:rFonts w:ascii="宋体" w:eastAsia="宋体" w:hAnsi="宋体" w:hint="eastAsia"/>
          <w:sz w:val="24"/>
          <w:szCs w:val="24"/>
        </w:rPr>
        <w:t>。因为枚举算法的时间复杂度是</w:t>
      </w:r>
      <w:proofErr w:type="gramStart"/>
      <w:r w:rsidR="00B2608F">
        <w:rPr>
          <w:rFonts w:ascii="宋体" w:eastAsia="宋体" w:hAnsi="宋体" w:hint="eastAsia"/>
          <w:sz w:val="24"/>
          <w:szCs w:val="24"/>
        </w:rPr>
        <w:t>指数级</w:t>
      </w:r>
      <w:proofErr w:type="gramEnd"/>
      <w:r w:rsidR="00B2608F">
        <w:rPr>
          <w:rFonts w:ascii="宋体" w:eastAsia="宋体" w:hAnsi="宋体" w:hint="eastAsia"/>
          <w:sz w:val="24"/>
          <w:szCs w:val="24"/>
        </w:rPr>
        <w:t>的，在候选集合空间特别大时，无法在多项式时间内计算得到结果。因此在进行仿真实验时，</w:t>
      </w:r>
      <w:r w:rsidR="00615A90">
        <w:rPr>
          <w:rFonts w:ascii="宋体" w:eastAsia="宋体" w:hAnsi="宋体" w:hint="eastAsia"/>
          <w:sz w:val="24"/>
          <w:szCs w:val="24"/>
        </w:rPr>
        <w:t>最多</w:t>
      </w:r>
      <w:r w:rsidR="00B2608F">
        <w:rPr>
          <w:rFonts w:ascii="宋体" w:eastAsia="宋体" w:hAnsi="宋体" w:hint="eastAsia"/>
          <w:sz w:val="24"/>
          <w:szCs w:val="24"/>
        </w:rPr>
        <w:t>选择了2</w:t>
      </w:r>
      <w:r w:rsidR="00B2608F">
        <w:rPr>
          <w:rFonts w:ascii="宋体" w:eastAsia="宋体" w:hAnsi="宋体"/>
          <w:sz w:val="24"/>
          <w:szCs w:val="24"/>
        </w:rPr>
        <w:t>5个感知</w:t>
      </w:r>
      <w:r w:rsidR="00615A90">
        <w:rPr>
          <w:rFonts w:ascii="宋体" w:eastAsia="宋体" w:hAnsi="宋体" w:hint="eastAsia"/>
          <w:sz w:val="24"/>
          <w:szCs w:val="24"/>
        </w:rPr>
        <w:t>车辆</w:t>
      </w:r>
      <w:r w:rsidR="00B2608F">
        <w:rPr>
          <w:rFonts w:ascii="宋体" w:eastAsia="宋体" w:hAnsi="宋体"/>
          <w:sz w:val="24"/>
          <w:szCs w:val="24"/>
        </w:rPr>
        <w:t>作为候选集合</w:t>
      </w:r>
      <w:r w:rsidR="00BF04EA">
        <w:rPr>
          <w:rFonts w:ascii="宋体" w:eastAsia="宋体" w:hAnsi="宋体" w:hint="eastAsia"/>
          <w:sz w:val="24"/>
          <w:szCs w:val="24"/>
        </w:rPr>
        <w:t>；基于贪心策略的近似算法，不考虑感知报酬，优先选择时空覆盖度最大的车辆参与完成感知任务。</w:t>
      </w:r>
      <w:r w:rsidR="00CB36D9">
        <w:rPr>
          <w:rFonts w:ascii="宋体" w:eastAsia="宋体" w:hAnsi="宋体" w:hint="eastAsia"/>
          <w:sz w:val="24"/>
          <w:szCs w:val="24"/>
        </w:rPr>
        <w:t>在</w:t>
      </w:r>
      <w:r w:rsidR="00615A90">
        <w:rPr>
          <w:rFonts w:ascii="宋体" w:eastAsia="宋体" w:hAnsi="宋体"/>
          <w:sz w:val="24"/>
          <w:szCs w:val="24"/>
        </w:rPr>
        <w:t>3</w:t>
      </w:r>
      <w:r w:rsidR="00CB36D9">
        <w:rPr>
          <w:rFonts w:ascii="宋体" w:eastAsia="宋体" w:hAnsi="宋体"/>
          <w:sz w:val="24"/>
          <w:szCs w:val="24"/>
        </w:rPr>
        <w:t>.</w:t>
      </w:r>
      <w:r w:rsidR="00615A90">
        <w:rPr>
          <w:rFonts w:ascii="宋体" w:eastAsia="宋体" w:hAnsi="宋体"/>
          <w:sz w:val="24"/>
          <w:szCs w:val="24"/>
        </w:rPr>
        <w:t>3</w:t>
      </w:r>
      <w:r w:rsidR="00CB36D9">
        <w:rPr>
          <w:rFonts w:ascii="宋体" w:eastAsia="宋体" w:hAnsi="宋体"/>
          <w:sz w:val="24"/>
          <w:szCs w:val="24"/>
        </w:rPr>
        <w:t>节中</w:t>
      </w:r>
      <w:r w:rsidR="009408E4">
        <w:rPr>
          <w:rFonts w:ascii="宋体" w:eastAsia="宋体" w:hAnsi="宋体" w:hint="eastAsia"/>
          <w:sz w:val="24"/>
          <w:szCs w:val="24"/>
        </w:rPr>
        <w:t>，</w:t>
      </w:r>
      <w:r w:rsidR="00CB36D9">
        <w:rPr>
          <w:rFonts w:ascii="宋体" w:eastAsia="宋体" w:hAnsi="宋体" w:hint="eastAsia"/>
          <w:sz w:val="24"/>
          <w:szCs w:val="24"/>
        </w:rPr>
        <w:t>通过</w:t>
      </w:r>
      <w:r w:rsidR="00106BCA">
        <w:rPr>
          <w:rFonts w:ascii="宋体" w:eastAsia="宋体" w:hAnsi="宋体" w:hint="eastAsia"/>
          <w:sz w:val="24"/>
          <w:szCs w:val="24"/>
        </w:rPr>
        <w:t>具体的案例分析了时空覆盖度是影响车载移动群体感知系统性能的重要因素，而影响时空覆盖度的因素包括任务发起者的最大成本预算、观测时段。在4</w:t>
      </w:r>
      <w:r w:rsidR="00106BCA">
        <w:rPr>
          <w:rFonts w:ascii="宋体" w:eastAsia="宋体" w:hAnsi="宋体"/>
          <w:sz w:val="24"/>
          <w:szCs w:val="24"/>
        </w:rPr>
        <w:t>.</w:t>
      </w:r>
      <w:r w:rsidR="00615A90">
        <w:rPr>
          <w:rFonts w:ascii="宋体" w:eastAsia="宋体" w:hAnsi="宋体"/>
          <w:sz w:val="24"/>
          <w:szCs w:val="24"/>
        </w:rPr>
        <w:t>1</w:t>
      </w:r>
      <w:r w:rsidR="00106BCA">
        <w:rPr>
          <w:rFonts w:ascii="宋体" w:eastAsia="宋体" w:hAnsi="宋体"/>
          <w:sz w:val="24"/>
          <w:szCs w:val="24"/>
        </w:rPr>
        <w:t>小节中</w:t>
      </w:r>
      <w:r w:rsidR="00106BCA">
        <w:rPr>
          <w:rFonts w:ascii="宋体" w:eastAsia="宋体" w:hAnsi="宋体" w:hint="eastAsia"/>
          <w:sz w:val="24"/>
          <w:szCs w:val="24"/>
        </w:rPr>
        <w:t>，</w:t>
      </w:r>
      <w:r w:rsidR="00106BCA">
        <w:rPr>
          <w:rFonts w:ascii="宋体" w:eastAsia="宋体" w:hAnsi="宋体"/>
          <w:sz w:val="24"/>
          <w:szCs w:val="24"/>
        </w:rPr>
        <w:t>我们证明了本节提出的</w:t>
      </w:r>
      <w:r w:rsidR="00106BCA" w:rsidRPr="0022637D">
        <w:rPr>
          <w:rFonts w:ascii="Times New Roman" w:eastAsia="宋体" w:hAnsi="Times New Roman" w:cs="Times New Roman"/>
          <w:sz w:val="24"/>
          <w:szCs w:val="24"/>
        </w:rPr>
        <w:t>E</w:t>
      </w:r>
      <w:r w:rsidR="00615A90" w:rsidRPr="0022637D">
        <w:rPr>
          <w:rFonts w:ascii="Times New Roman" w:eastAsia="宋体" w:hAnsi="Times New Roman" w:cs="Times New Roman" w:hint="eastAsia"/>
          <w:sz w:val="24"/>
          <w:szCs w:val="24"/>
        </w:rPr>
        <w:t>GC</w:t>
      </w:r>
      <w:r w:rsidR="00106BCA" w:rsidRPr="0022637D">
        <w:rPr>
          <w:rFonts w:ascii="Times New Roman" w:eastAsia="宋体" w:hAnsi="Times New Roman" w:cs="Times New Roman"/>
          <w:sz w:val="24"/>
          <w:szCs w:val="24"/>
        </w:rPr>
        <w:t>A</w:t>
      </w:r>
      <w:r w:rsidR="00106BCA">
        <w:rPr>
          <w:rFonts w:ascii="宋体" w:eastAsia="宋体" w:hAnsi="宋体"/>
          <w:sz w:val="24"/>
          <w:szCs w:val="24"/>
        </w:rPr>
        <w:t>算法在初始集合车辆大于</w:t>
      </w:r>
      <w:r w:rsidR="00106BCA">
        <w:rPr>
          <w:rFonts w:ascii="宋体" w:eastAsia="宋体" w:hAnsi="宋体" w:hint="eastAsia"/>
          <w:sz w:val="24"/>
          <w:szCs w:val="24"/>
        </w:rPr>
        <w:t>等于</w:t>
      </w:r>
      <w:r w:rsidR="00106BCA">
        <w:rPr>
          <w:rFonts w:ascii="宋体" w:eastAsia="宋体" w:hAnsi="宋体"/>
          <w:sz w:val="24"/>
          <w:szCs w:val="24"/>
        </w:rPr>
        <w:t>3时</w:t>
      </w:r>
      <w:r w:rsidR="00106BCA">
        <w:rPr>
          <w:rFonts w:ascii="宋体" w:eastAsia="宋体" w:hAnsi="宋体" w:hint="eastAsia"/>
          <w:sz w:val="24"/>
          <w:szCs w:val="24"/>
        </w:rPr>
        <w:t>，</w:t>
      </w:r>
      <w:r w:rsidR="00106BCA">
        <w:rPr>
          <w:rFonts w:ascii="宋体" w:eastAsia="宋体" w:hAnsi="宋体"/>
          <w:sz w:val="24"/>
          <w:szCs w:val="24"/>
        </w:rPr>
        <w:t>能实现最小性能保证</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oMath>
      <w:r w:rsidR="00106BCA">
        <w:rPr>
          <w:rFonts w:ascii="宋体" w:eastAsia="宋体" w:hAnsi="宋体" w:hint="eastAsia"/>
          <w:sz w:val="24"/>
          <w:szCs w:val="24"/>
        </w:rPr>
        <w:t>。因此，本文从最大成本预算</w:t>
      </w:r>
      <w:r w:rsidR="00615A90">
        <w:rPr>
          <w:rFonts w:ascii="宋体" w:eastAsia="宋体" w:hAnsi="宋体" w:hint="eastAsia"/>
          <w:sz w:val="24"/>
          <w:szCs w:val="24"/>
        </w:rPr>
        <w:t>、</w:t>
      </w:r>
      <w:r w:rsidR="00106BCA">
        <w:rPr>
          <w:rFonts w:ascii="宋体" w:eastAsia="宋体" w:hAnsi="宋体" w:hint="eastAsia"/>
          <w:sz w:val="24"/>
          <w:szCs w:val="24"/>
        </w:rPr>
        <w:t>观测时段</w:t>
      </w:r>
      <w:r w:rsidR="00615A90">
        <w:rPr>
          <w:rFonts w:ascii="宋体" w:eastAsia="宋体" w:hAnsi="宋体" w:hint="eastAsia"/>
          <w:sz w:val="24"/>
          <w:szCs w:val="24"/>
        </w:rPr>
        <w:t>和感知参与者数目三</w:t>
      </w:r>
      <w:r w:rsidR="00106BCA">
        <w:rPr>
          <w:rFonts w:ascii="宋体" w:eastAsia="宋体" w:hAnsi="宋体" w:hint="eastAsia"/>
          <w:sz w:val="24"/>
          <w:szCs w:val="24"/>
        </w:rPr>
        <w:t>个方面探讨对时空覆盖度</w:t>
      </w:r>
      <w:r w:rsidR="00615A90">
        <w:rPr>
          <w:rFonts w:ascii="宋体" w:eastAsia="宋体" w:hAnsi="宋体" w:hint="eastAsia"/>
          <w:sz w:val="24"/>
          <w:szCs w:val="24"/>
        </w:rPr>
        <w:t>和算法执行时间</w:t>
      </w:r>
      <w:r w:rsidR="00106BCA">
        <w:rPr>
          <w:rFonts w:ascii="宋体" w:eastAsia="宋体" w:hAnsi="宋体" w:hint="eastAsia"/>
          <w:sz w:val="24"/>
          <w:szCs w:val="24"/>
        </w:rPr>
        <w:t>的影响，以及使用不同策略时</w:t>
      </w:r>
      <w:r w:rsidR="00D26AAE">
        <w:rPr>
          <w:rFonts w:ascii="宋体" w:eastAsia="宋体" w:hAnsi="宋体" w:hint="eastAsia"/>
          <w:sz w:val="24"/>
          <w:szCs w:val="24"/>
        </w:rPr>
        <w:t>时空覆盖度</w:t>
      </w:r>
      <w:r w:rsidR="00615A90">
        <w:rPr>
          <w:rFonts w:ascii="宋体" w:eastAsia="宋体" w:hAnsi="宋体" w:hint="eastAsia"/>
          <w:sz w:val="24"/>
          <w:szCs w:val="24"/>
        </w:rPr>
        <w:t>和执行时间</w:t>
      </w:r>
      <w:r w:rsidR="00D26AAE">
        <w:rPr>
          <w:rFonts w:ascii="宋体" w:eastAsia="宋体" w:hAnsi="宋体" w:hint="eastAsia"/>
          <w:sz w:val="24"/>
          <w:szCs w:val="24"/>
        </w:rPr>
        <w:t>存在的差异。</w:t>
      </w:r>
    </w:p>
    <w:p w14:paraId="2618440E" w14:textId="19D6E622" w:rsidR="000066A8" w:rsidRPr="000066A8" w:rsidRDefault="000066A8" w:rsidP="000066A8">
      <w:pPr>
        <w:pStyle w:val="a3"/>
        <w:spacing w:afterLines="100" w:after="312" w:line="400" w:lineRule="exact"/>
        <w:ind w:firstLine="480"/>
        <w:rPr>
          <w:rFonts w:ascii="宋体" w:eastAsia="宋体" w:hAnsi="宋体"/>
          <w:sz w:val="24"/>
          <w:szCs w:val="24"/>
        </w:rPr>
      </w:pPr>
      <w:r>
        <w:rPr>
          <w:rFonts w:ascii="宋体" w:eastAsia="宋体" w:hAnsi="宋体" w:hint="eastAsia"/>
          <w:sz w:val="24"/>
          <w:szCs w:val="24"/>
        </w:rPr>
        <w:t>表4</w:t>
      </w:r>
      <w:r>
        <w:noBreakHyphen/>
      </w:r>
      <w:r>
        <w:rPr>
          <w:rFonts w:ascii="宋体" w:eastAsia="宋体" w:hAnsi="宋体" w:hint="eastAsia"/>
          <w:sz w:val="24"/>
          <w:szCs w:val="24"/>
        </w:rPr>
        <w:t>2给出了四种算法的时间复杂度对比。可以看</w:t>
      </w:r>
      <w:r w:rsidRPr="0022637D">
        <w:rPr>
          <w:rFonts w:ascii="Times New Roman" w:eastAsia="宋体" w:hAnsi="Times New Roman" w:cs="Times New Roman" w:hint="eastAsia"/>
          <w:sz w:val="24"/>
          <w:szCs w:val="24"/>
        </w:rPr>
        <w:t>出</w:t>
      </w:r>
      <w:r w:rsidRPr="0022637D">
        <w:rPr>
          <w:rFonts w:ascii="Times New Roman" w:eastAsia="宋体" w:hAnsi="Times New Roman" w:cs="Times New Roman" w:hint="eastAsia"/>
          <w:sz w:val="24"/>
          <w:szCs w:val="24"/>
        </w:rPr>
        <w:t>Enumeration</w:t>
      </w:r>
      <w:r>
        <w:rPr>
          <w:rFonts w:ascii="宋体" w:eastAsia="宋体" w:hAnsi="宋体" w:hint="eastAsia"/>
          <w:sz w:val="24"/>
          <w:szCs w:val="24"/>
        </w:rPr>
        <w:t>算法的时间复杂度是最高的，该算法列举了候选车辆组合的所有可能，通过比较所有组合的感知收益，从而获得最优的感知集合，该算法以时间复杂度为代价获得最优的感知收益，随着候选车辆数目的增大，感知收益也增大但执行时间呈</w:t>
      </w:r>
      <w:proofErr w:type="gramStart"/>
      <w:r>
        <w:rPr>
          <w:rFonts w:ascii="宋体" w:eastAsia="宋体" w:hAnsi="宋体" w:hint="eastAsia"/>
          <w:sz w:val="24"/>
          <w:szCs w:val="24"/>
        </w:rPr>
        <w:t>指数级</w:t>
      </w:r>
      <w:proofErr w:type="gramEnd"/>
      <w:r>
        <w:rPr>
          <w:rFonts w:ascii="宋体" w:eastAsia="宋体" w:hAnsi="宋体" w:hint="eastAsia"/>
          <w:sz w:val="24"/>
          <w:szCs w:val="24"/>
        </w:rPr>
        <w:t>增长。</w:t>
      </w:r>
      <w:r w:rsidRPr="0022637D">
        <w:rPr>
          <w:rFonts w:ascii="Times New Roman" w:eastAsia="宋体" w:hAnsi="Times New Roman" w:cs="Times New Roman" w:hint="eastAsia"/>
          <w:sz w:val="24"/>
          <w:szCs w:val="24"/>
        </w:rPr>
        <w:t>R</w:t>
      </w:r>
      <w:r w:rsidRPr="0022637D">
        <w:rPr>
          <w:rFonts w:ascii="Times New Roman" w:eastAsia="宋体" w:hAnsi="Times New Roman" w:cs="Times New Roman"/>
          <w:sz w:val="24"/>
          <w:szCs w:val="24"/>
        </w:rPr>
        <w:t>andom</w:t>
      </w:r>
      <w:r>
        <w:rPr>
          <w:rFonts w:ascii="宋体" w:eastAsia="宋体" w:hAnsi="宋体" w:hint="eastAsia"/>
          <w:sz w:val="24"/>
          <w:szCs w:val="24"/>
        </w:rPr>
        <w:t>算法是执行效率最高的算法，它的执行时间取决于候选车辆的感知报酬和总的感知成本预算，最坏的情况下，</w:t>
      </w:r>
      <w:r w:rsidRPr="0022637D">
        <w:rPr>
          <w:rFonts w:ascii="Times New Roman" w:eastAsia="宋体" w:hAnsi="Times New Roman" w:cs="Times New Roman" w:hint="eastAsia"/>
          <w:sz w:val="24"/>
          <w:szCs w:val="24"/>
        </w:rPr>
        <w:t>Random</w:t>
      </w:r>
      <w:r>
        <w:rPr>
          <w:rFonts w:ascii="宋体" w:eastAsia="宋体" w:hAnsi="宋体" w:hint="eastAsia"/>
          <w:sz w:val="24"/>
          <w:szCs w:val="24"/>
        </w:rPr>
        <w:t>算法的时间复杂度为</w:t>
      </w:r>
      <w:r w:rsidRPr="00AA7720">
        <w:rPr>
          <w:rFonts w:ascii="宋体" w:eastAsia="宋体" w:hAnsi="宋体"/>
          <w:b/>
          <w:i/>
          <w:position w:val="-14"/>
          <w:sz w:val="24"/>
          <w:szCs w:val="24"/>
        </w:rPr>
        <w:object w:dxaOrig="2880" w:dyaOrig="400" w14:anchorId="26B95343">
          <v:shape id="_x0000_i1298" type="#_x0000_t75" style="width:2in;height:20.25pt" o:ole="">
            <v:imagedata r:id="rId534" o:title=""/>
          </v:shape>
          <o:OLEObject Type="Embed" ProgID="Equation.DSMT4" ShapeID="_x0000_i1298" DrawAspect="Content" ObjectID="_1612958359" r:id="rId535"/>
        </w:object>
      </w:r>
      <w:r>
        <w:rPr>
          <w:rFonts w:ascii="宋体" w:eastAsia="宋体" w:hAnsi="宋体" w:hint="eastAsia"/>
          <w:sz w:val="24"/>
          <w:szCs w:val="24"/>
        </w:rPr>
        <w:t>。文献</w:t>
      </w:r>
      <w:r w:rsidRPr="00A67760">
        <w:rPr>
          <w:rFonts w:ascii="宋体" w:eastAsia="宋体" w:hAnsi="宋体"/>
          <w:sz w:val="24"/>
          <w:szCs w:val="24"/>
          <w:vertAlign w:val="superscript"/>
        </w:rPr>
        <w:fldChar w:fldCharType="begin"/>
      </w:r>
      <w:r w:rsidRPr="00A67760">
        <w:rPr>
          <w:rFonts w:ascii="宋体" w:eastAsia="宋体" w:hAnsi="宋体"/>
          <w:sz w:val="24"/>
          <w:szCs w:val="24"/>
          <w:vertAlign w:val="superscript"/>
        </w:rPr>
        <w:instrText xml:space="preserve"> </w:instrText>
      </w:r>
      <w:r w:rsidRPr="00A67760">
        <w:rPr>
          <w:rFonts w:ascii="宋体" w:eastAsia="宋体" w:hAnsi="宋体" w:hint="eastAsia"/>
          <w:sz w:val="24"/>
          <w:szCs w:val="24"/>
          <w:vertAlign w:val="superscript"/>
        </w:rPr>
        <w:instrText>REF _Ref534554837 \r \h</w:instrText>
      </w:r>
      <w:r w:rsidRPr="00A67760">
        <w:rPr>
          <w:rFonts w:ascii="宋体" w:eastAsia="宋体" w:hAnsi="宋体"/>
          <w:sz w:val="24"/>
          <w:szCs w:val="24"/>
          <w:vertAlign w:val="superscript"/>
        </w:rPr>
        <w:instrText xml:space="preserve"> </w:instrText>
      </w:r>
      <w:r>
        <w:rPr>
          <w:rFonts w:ascii="宋体" w:eastAsia="宋体" w:hAnsi="宋体"/>
          <w:sz w:val="24"/>
          <w:szCs w:val="24"/>
          <w:vertAlign w:val="superscript"/>
        </w:rPr>
        <w:instrText xml:space="preserve"> \* MERGEFORMAT </w:instrText>
      </w:r>
      <w:r w:rsidRPr="00A67760">
        <w:rPr>
          <w:rFonts w:ascii="宋体" w:eastAsia="宋体" w:hAnsi="宋体"/>
          <w:sz w:val="24"/>
          <w:szCs w:val="24"/>
          <w:vertAlign w:val="superscript"/>
        </w:rPr>
      </w:r>
      <w:r w:rsidRPr="00A67760">
        <w:rPr>
          <w:rFonts w:ascii="宋体" w:eastAsia="宋体" w:hAnsi="宋体"/>
          <w:sz w:val="24"/>
          <w:szCs w:val="24"/>
          <w:vertAlign w:val="superscript"/>
        </w:rPr>
        <w:fldChar w:fldCharType="separate"/>
      </w:r>
      <w:r w:rsidR="003E165B">
        <w:rPr>
          <w:rFonts w:ascii="宋体" w:eastAsia="宋体" w:hAnsi="宋体"/>
          <w:sz w:val="24"/>
          <w:szCs w:val="24"/>
          <w:vertAlign w:val="superscript"/>
        </w:rPr>
        <w:t>[46]</w:t>
      </w:r>
      <w:r w:rsidRPr="00A67760">
        <w:rPr>
          <w:rFonts w:ascii="宋体" w:eastAsia="宋体" w:hAnsi="宋体"/>
          <w:sz w:val="24"/>
          <w:szCs w:val="24"/>
          <w:vertAlign w:val="superscript"/>
        </w:rPr>
        <w:fldChar w:fldCharType="end"/>
      </w:r>
      <w:r>
        <w:rPr>
          <w:rFonts w:ascii="宋体" w:eastAsia="宋体" w:hAnsi="宋体" w:hint="eastAsia"/>
          <w:sz w:val="24"/>
          <w:szCs w:val="24"/>
        </w:rPr>
        <w:t>提出的</w:t>
      </w:r>
      <w:r w:rsidRPr="00700F94">
        <w:rPr>
          <w:rFonts w:ascii="Times New Roman" w:eastAsia="宋体" w:hAnsi="Times New Roman" w:cs="Times New Roman"/>
          <w:sz w:val="24"/>
          <w:szCs w:val="24"/>
        </w:rPr>
        <w:t>Greedy-SC</w:t>
      </w:r>
      <w:r>
        <w:rPr>
          <w:rFonts w:ascii="宋体" w:eastAsia="宋体" w:hAnsi="宋体" w:hint="eastAsia"/>
          <w:sz w:val="24"/>
          <w:szCs w:val="24"/>
        </w:rPr>
        <w:t>算法的时间复杂度相比</w:t>
      </w:r>
      <w:r w:rsidRPr="0022637D">
        <w:rPr>
          <w:rFonts w:ascii="Times New Roman" w:eastAsia="宋体" w:hAnsi="Times New Roman" w:cs="Times New Roman" w:hint="eastAsia"/>
          <w:sz w:val="24"/>
          <w:szCs w:val="24"/>
        </w:rPr>
        <w:t>Random</w:t>
      </w:r>
      <w:r>
        <w:rPr>
          <w:rFonts w:ascii="宋体" w:eastAsia="宋体" w:hAnsi="宋体" w:hint="eastAsia"/>
          <w:sz w:val="24"/>
          <w:szCs w:val="24"/>
        </w:rPr>
        <w:t>算法理论上有所提升。本文提出的EGCA算法的时间复杂度介于</w:t>
      </w:r>
      <w:r w:rsidRPr="00292A16">
        <w:rPr>
          <w:rFonts w:ascii="Times New Roman" w:eastAsia="宋体" w:hAnsi="Times New Roman" w:cs="Times New Roman"/>
          <w:sz w:val="24"/>
          <w:szCs w:val="24"/>
        </w:rPr>
        <w:t>Greedy-SC</w:t>
      </w:r>
      <w:r>
        <w:rPr>
          <w:rFonts w:ascii="宋体" w:eastAsia="宋体" w:hAnsi="宋体" w:hint="eastAsia"/>
          <w:sz w:val="24"/>
          <w:szCs w:val="24"/>
        </w:rPr>
        <w:t>和</w:t>
      </w:r>
      <w:r w:rsidRPr="0022637D">
        <w:rPr>
          <w:rFonts w:ascii="Times New Roman" w:eastAsia="宋体" w:hAnsi="Times New Roman" w:cs="Times New Roman" w:hint="eastAsia"/>
          <w:sz w:val="24"/>
          <w:szCs w:val="24"/>
        </w:rPr>
        <w:t>Enumeration</w:t>
      </w:r>
      <w:r>
        <w:rPr>
          <w:rFonts w:ascii="宋体" w:eastAsia="宋体" w:hAnsi="宋体" w:hint="eastAsia"/>
          <w:sz w:val="24"/>
          <w:szCs w:val="24"/>
        </w:rPr>
        <w:t>算法之间。图4</w:t>
      </w:r>
      <w:r>
        <w:noBreakHyphen/>
      </w:r>
      <w:r>
        <w:rPr>
          <w:rFonts w:ascii="宋体" w:eastAsia="宋体" w:hAnsi="宋体" w:hint="eastAsia"/>
          <w:sz w:val="24"/>
          <w:szCs w:val="24"/>
        </w:rPr>
        <w:t>2仿真结果与上述描述一致。但是，从感知收益的角度看，如图4</w:t>
      </w:r>
      <w:r>
        <w:noBreakHyphen/>
      </w:r>
      <w:r>
        <w:rPr>
          <w:rFonts w:ascii="宋体" w:eastAsia="宋体" w:hAnsi="宋体" w:hint="eastAsia"/>
          <w:sz w:val="24"/>
          <w:szCs w:val="24"/>
        </w:rPr>
        <w:t>2，枚举算法的感知覆盖度是最大的，本文提出的</w:t>
      </w:r>
      <w:r w:rsidRPr="0022637D">
        <w:rPr>
          <w:rFonts w:ascii="Times New Roman" w:eastAsia="宋体" w:hAnsi="Times New Roman" w:cs="Times New Roman" w:hint="eastAsia"/>
          <w:sz w:val="24"/>
          <w:szCs w:val="24"/>
        </w:rPr>
        <w:t>EGCA</w:t>
      </w:r>
      <w:r>
        <w:rPr>
          <w:rFonts w:ascii="宋体" w:eastAsia="宋体" w:hAnsi="宋体" w:hint="eastAsia"/>
          <w:sz w:val="24"/>
          <w:szCs w:val="24"/>
        </w:rPr>
        <w:t>算法次之，</w:t>
      </w:r>
      <w:r w:rsidRPr="0022637D">
        <w:rPr>
          <w:rFonts w:ascii="Times New Roman" w:eastAsia="宋体" w:hAnsi="Times New Roman" w:cs="Times New Roman" w:hint="eastAsia"/>
          <w:sz w:val="24"/>
          <w:szCs w:val="24"/>
        </w:rPr>
        <w:t>Random</w:t>
      </w:r>
      <w:r>
        <w:rPr>
          <w:rFonts w:ascii="宋体" w:eastAsia="宋体" w:hAnsi="宋体" w:hint="eastAsia"/>
          <w:sz w:val="24"/>
          <w:szCs w:val="24"/>
        </w:rPr>
        <w:t>算法获得的收益是最小的，由图4</w:t>
      </w:r>
      <w:r>
        <w:noBreakHyphen/>
      </w:r>
      <w:r>
        <w:rPr>
          <w:rFonts w:ascii="宋体" w:eastAsia="宋体" w:hAnsi="宋体" w:hint="eastAsia"/>
          <w:sz w:val="24"/>
          <w:szCs w:val="24"/>
        </w:rPr>
        <w:t>1和图4</w:t>
      </w:r>
      <w:r>
        <w:noBreakHyphen/>
      </w:r>
      <w:r>
        <w:rPr>
          <w:rFonts w:ascii="宋体" w:eastAsia="宋体" w:hAnsi="宋体" w:hint="eastAsia"/>
          <w:sz w:val="24"/>
          <w:szCs w:val="24"/>
        </w:rPr>
        <w:t>2可以看出覆盖度</w:t>
      </w:r>
    </w:p>
    <w:p w14:paraId="15584DED" w14:textId="0F489575" w:rsidR="00615A90" w:rsidRPr="00700F94" w:rsidRDefault="00615A90" w:rsidP="003439A3">
      <w:pPr>
        <w:pStyle w:val="a4"/>
        <w:spacing w:line="400" w:lineRule="exact"/>
        <w:jc w:val="center"/>
        <w:rPr>
          <w:rFonts w:ascii="楷体" w:eastAsia="楷体" w:hAnsi="楷体"/>
          <w:sz w:val="21"/>
          <w:szCs w:val="21"/>
        </w:rPr>
      </w:pPr>
      <w:r w:rsidRPr="00700F94">
        <w:rPr>
          <w:rFonts w:ascii="楷体" w:eastAsia="楷体" w:hAnsi="楷体" w:hint="eastAsia"/>
          <w:sz w:val="21"/>
          <w:szCs w:val="21"/>
        </w:rPr>
        <w:t>表</w:t>
      </w:r>
      <w:r w:rsidR="003439A3" w:rsidRPr="00700F94">
        <w:rPr>
          <w:rFonts w:ascii="楷体" w:eastAsia="楷体" w:hAnsi="楷体" w:hint="eastAsia"/>
          <w:sz w:val="21"/>
          <w:szCs w:val="21"/>
        </w:rPr>
        <w:t>4</w:t>
      </w:r>
      <w:r w:rsidR="000066A8">
        <w:noBreakHyphen/>
      </w:r>
      <w:r w:rsidR="000066A8">
        <w:rPr>
          <w:rFonts w:ascii="楷体" w:eastAsia="楷体" w:hAnsi="楷体"/>
          <w:sz w:val="21"/>
          <w:szCs w:val="21"/>
        </w:rPr>
        <w:t>2</w:t>
      </w:r>
      <w:r w:rsidR="003439A3" w:rsidRPr="00700F94">
        <w:rPr>
          <w:rFonts w:ascii="楷体" w:eastAsia="楷体" w:hAnsi="楷体"/>
          <w:sz w:val="21"/>
          <w:szCs w:val="21"/>
        </w:rPr>
        <w:t xml:space="preserve"> </w:t>
      </w:r>
      <w:r w:rsidRPr="00700F94">
        <w:rPr>
          <w:rFonts w:ascii="楷体" w:eastAsia="楷体" w:hAnsi="楷体" w:hint="eastAsia"/>
          <w:sz w:val="21"/>
          <w:szCs w:val="21"/>
        </w:rPr>
        <w:t>算法复杂度对比</w:t>
      </w:r>
    </w:p>
    <w:tbl>
      <w:tblPr>
        <w:tblStyle w:val="4-3"/>
        <w:tblW w:w="8789" w:type="dxa"/>
        <w:tblLook w:val="04A0" w:firstRow="1" w:lastRow="0" w:firstColumn="1" w:lastColumn="0" w:noHBand="0" w:noVBand="1"/>
      </w:tblPr>
      <w:tblGrid>
        <w:gridCol w:w="1985"/>
        <w:gridCol w:w="6804"/>
      </w:tblGrid>
      <w:tr w:rsidR="00A53313" w:rsidRPr="00A53313" w14:paraId="3DC33624" w14:textId="77777777" w:rsidTr="00505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7B2433A" w14:textId="77777777" w:rsidR="00A53313" w:rsidRPr="00505D9A" w:rsidRDefault="00A53313" w:rsidP="00A53313">
            <w:pPr>
              <w:pStyle w:val="a3"/>
              <w:spacing w:line="400" w:lineRule="exact"/>
              <w:ind w:firstLineChars="0" w:firstLine="0"/>
              <w:jc w:val="center"/>
              <w:rPr>
                <w:rFonts w:ascii="宋体" w:eastAsia="宋体" w:hAnsi="宋体"/>
                <w:sz w:val="24"/>
                <w:szCs w:val="24"/>
              </w:rPr>
            </w:pPr>
            <w:r w:rsidRPr="00505D9A">
              <w:rPr>
                <w:rFonts w:ascii="宋体" w:eastAsia="宋体" w:hAnsi="宋体" w:hint="eastAsia"/>
                <w:sz w:val="24"/>
                <w:szCs w:val="24"/>
              </w:rPr>
              <w:t>算法</w:t>
            </w:r>
          </w:p>
        </w:tc>
        <w:tc>
          <w:tcPr>
            <w:tcW w:w="6804" w:type="dxa"/>
          </w:tcPr>
          <w:p w14:paraId="0CCA08E0" w14:textId="77777777" w:rsidR="00A53313" w:rsidRPr="00505D9A" w:rsidRDefault="00A53313" w:rsidP="00A53313">
            <w:pPr>
              <w:pStyle w:val="a3"/>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505D9A">
              <w:rPr>
                <w:rFonts w:ascii="宋体" w:eastAsia="宋体" w:hAnsi="宋体" w:hint="eastAsia"/>
                <w:sz w:val="24"/>
                <w:szCs w:val="24"/>
              </w:rPr>
              <w:t>复杂度</w:t>
            </w:r>
          </w:p>
        </w:tc>
      </w:tr>
      <w:tr w:rsidR="00A53313" w:rsidRPr="00A53313" w14:paraId="4EAC4500" w14:textId="77777777" w:rsidTr="00505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500E8D6" w14:textId="77777777" w:rsidR="00A53313" w:rsidRPr="00505D9A" w:rsidRDefault="00A53313" w:rsidP="00A53313">
            <w:pPr>
              <w:pStyle w:val="a3"/>
              <w:spacing w:line="400" w:lineRule="exact"/>
              <w:ind w:firstLineChars="0" w:firstLine="0"/>
              <w:jc w:val="center"/>
              <w:rPr>
                <w:rFonts w:ascii="宋体" w:eastAsia="宋体" w:hAnsi="宋体"/>
                <w:b w:val="0"/>
                <w:sz w:val="24"/>
                <w:szCs w:val="24"/>
              </w:rPr>
            </w:pPr>
            <w:r w:rsidRPr="00505D9A">
              <w:rPr>
                <w:rFonts w:ascii="宋体" w:eastAsia="宋体" w:hAnsi="宋体" w:hint="eastAsia"/>
                <w:b w:val="0"/>
                <w:sz w:val="24"/>
                <w:szCs w:val="24"/>
              </w:rPr>
              <w:t>EGCA</w:t>
            </w:r>
          </w:p>
        </w:tc>
        <w:tc>
          <w:tcPr>
            <w:tcW w:w="6804" w:type="dxa"/>
          </w:tcPr>
          <w:p w14:paraId="0EF1007C" w14:textId="77777777" w:rsidR="00A53313" w:rsidRPr="00505D9A" w:rsidRDefault="00D4438D" w:rsidP="00505D9A">
            <w:pPr>
              <w:pStyle w:val="a3"/>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b/>
                <w:sz w:val="24"/>
                <w:szCs w:val="24"/>
              </w:rPr>
            </w:pPr>
            <w:r w:rsidRPr="00425FA5">
              <w:rPr>
                <w:position w:val="-24"/>
              </w:rPr>
              <w:object w:dxaOrig="1160" w:dyaOrig="600" w14:anchorId="4967B432">
                <v:shape id="_x0000_i1299" type="#_x0000_t75" style="width:57.75pt;height:30pt" o:ole="">
                  <v:imagedata r:id="rId536" o:title=""/>
                </v:shape>
                <o:OLEObject Type="Embed" ProgID="Equation.DSMT4" ShapeID="_x0000_i1299" DrawAspect="Content" ObjectID="_1612958360" r:id="rId537"/>
              </w:object>
            </w:r>
          </w:p>
        </w:tc>
      </w:tr>
      <w:tr w:rsidR="00A53313" w:rsidRPr="00A53313" w14:paraId="6BA29CAF" w14:textId="77777777" w:rsidTr="00505D9A">
        <w:tc>
          <w:tcPr>
            <w:cnfStyle w:val="001000000000" w:firstRow="0" w:lastRow="0" w:firstColumn="1" w:lastColumn="0" w:oddVBand="0" w:evenVBand="0" w:oddHBand="0" w:evenHBand="0" w:firstRowFirstColumn="0" w:firstRowLastColumn="0" w:lastRowFirstColumn="0" w:lastRowLastColumn="0"/>
            <w:tcW w:w="1985" w:type="dxa"/>
          </w:tcPr>
          <w:p w14:paraId="41DFF46E" w14:textId="77777777" w:rsidR="00A53313" w:rsidRPr="00505D9A" w:rsidRDefault="00A53313" w:rsidP="00A53313">
            <w:pPr>
              <w:pStyle w:val="a3"/>
              <w:spacing w:line="400" w:lineRule="exact"/>
              <w:ind w:firstLineChars="0" w:firstLine="0"/>
              <w:jc w:val="center"/>
              <w:rPr>
                <w:rFonts w:ascii="宋体" w:eastAsia="宋体" w:hAnsi="宋体"/>
                <w:b w:val="0"/>
                <w:sz w:val="24"/>
                <w:szCs w:val="24"/>
              </w:rPr>
            </w:pPr>
            <w:r w:rsidRPr="00505D9A">
              <w:rPr>
                <w:rFonts w:ascii="宋体" w:eastAsia="宋体" w:hAnsi="宋体" w:hint="eastAsia"/>
                <w:b w:val="0"/>
                <w:sz w:val="24"/>
                <w:szCs w:val="24"/>
              </w:rPr>
              <w:t>Enumeration</w:t>
            </w:r>
          </w:p>
        </w:tc>
        <w:tc>
          <w:tcPr>
            <w:tcW w:w="6804" w:type="dxa"/>
          </w:tcPr>
          <w:p w14:paraId="47B0FB39" w14:textId="77777777" w:rsidR="00A53313" w:rsidRPr="00505D9A" w:rsidRDefault="00D4438D" w:rsidP="00505D9A">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4"/>
                <w:szCs w:val="24"/>
              </w:rPr>
            </w:pPr>
            <w:r>
              <w:t xml:space="preserve">   </w:t>
            </w:r>
            <w:r w:rsidRPr="00425FA5">
              <w:rPr>
                <w:position w:val="-16"/>
              </w:rPr>
              <w:object w:dxaOrig="1020" w:dyaOrig="440" w14:anchorId="2A78BB08">
                <v:shape id="_x0000_i1300" type="#_x0000_t75" style="width:51pt;height:22.5pt" o:ole="">
                  <v:imagedata r:id="rId538" o:title=""/>
                </v:shape>
                <o:OLEObject Type="Embed" ProgID="Equation.DSMT4" ShapeID="_x0000_i1300" DrawAspect="Content" ObjectID="_1612958361" r:id="rId539"/>
              </w:object>
            </w:r>
          </w:p>
        </w:tc>
      </w:tr>
      <w:tr w:rsidR="00A53313" w:rsidRPr="00A53313" w14:paraId="3261B613" w14:textId="77777777" w:rsidTr="00505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861E3C1" w14:textId="77777777" w:rsidR="00A53313" w:rsidRPr="00505D9A" w:rsidRDefault="00A53313" w:rsidP="00A53313">
            <w:pPr>
              <w:pStyle w:val="a3"/>
              <w:spacing w:line="400" w:lineRule="exact"/>
              <w:ind w:firstLineChars="0" w:firstLine="0"/>
              <w:jc w:val="center"/>
              <w:rPr>
                <w:rFonts w:ascii="宋体" w:eastAsia="宋体" w:hAnsi="宋体"/>
                <w:b w:val="0"/>
                <w:sz w:val="24"/>
                <w:szCs w:val="24"/>
              </w:rPr>
            </w:pPr>
            <w:r w:rsidRPr="00505D9A">
              <w:rPr>
                <w:rFonts w:ascii="宋体" w:eastAsia="宋体" w:hAnsi="宋体" w:hint="eastAsia"/>
                <w:b w:val="0"/>
                <w:sz w:val="24"/>
                <w:szCs w:val="24"/>
              </w:rPr>
              <w:t>G</w:t>
            </w:r>
            <w:r w:rsidRPr="00505D9A">
              <w:rPr>
                <w:rFonts w:ascii="宋体" w:eastAsia="宋体" w:hAnsi="宋体"/>
                <w:b w:val="0"/>
                <w:sz w:val="24"/>
                <w:szCs w:val="24"/>
              </w:rPr>
              <w:t>reedy</w:t>
            </w:r>
            <w:r w:rsidR="00505D9A">
              <w:rPr>
                <w:rFonts w:ascii="宋体" w:eastAsia="宋体" w:hAnsi="宋体" w:hint="eastAsia"/>
                <w:b w:val="0"/>
                <w:i/>
                <w:sz w:val="24"/>
                <w:szCs w:val="24"/>
              </w:rPr>
              <w:t>-</w:t>
            </w:r>
            <w:r w:rsidRPr="00505D9A">
              <w:rPr>
                <w:rFonts w:ascii="宋体" w:eastAsia="宋体" w:hAnsi="宋体"/>
                <w:b w:val="0"/>
                <w:sz w:val="24"/>
                <w:szCs w:val="24"/>
              </w:rPr>
              <w:t>SC</w:t>
            </w:r>
          </w:p>
        </w:tc>
        <w:tc>
          <w:tcPr>
            <w:tcW w:w="6804" w:type="dxa"/>
          </w:tcPr>
          <w:p w14:paraId="3E6B3875" w14:textId="77777777" w:rsidR="00A53313" w:rsidRPr="00505D9A" w:rsidRDefault="00D4438D" w:rsidP="00A53313">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b/>
                <w:i/>
                <w:sz w:val="24"/>
                <w:szCs w:val="24"/>
              </w:rPr>
            </w:pPr>
            <w:r>
              <w:rPr>
                <w:rFonts w:ascii="宋体" w:eastAsia="宋体" w:hAnsi="宋体"/>
                <w:b/>
                <w:i/>
              </w:rPr>
              <w:t xml:space="preserve">  </w:t>
            </w:r>
            <w:r w:rsidRPr="00505D9A">
              <w:rPr>
                <w:rFonts w:ascii="宋体" w:eastAsia="宋体" w:hAnsi="宋体"/>
                <w:b/>
                <w:i/>
                <w:position w:val="-14"/>
              </w:rPr>
              <w:object w:dxaOrig="920" w:dyaOrig="400" w14:anchorId="74ABE5B7">
                <v:shape id="_x0000_i1301" type="#_x0000_t75" style="width:46.5pt;height:20.25pt" o:ole="">
                  <v:imagedata r:id="rId540" o:title=""/>
                </v:shape>
                <o:OLEObject Type="Embed" ProgID="Equation.DSMT4" ShapeID="_x0000_i1301" DrawAspect="Content" ObjectID="_1612958362" r:id="rId541"/>
              </w:object>
            </w:r>
          </w:p>
        </w:tc>
      </w:tr>
      <w:tr w:rsidR="00A53313" w:rsidRPr="00A53313" w14:paraId="2634C3C3" w14:textId="77777777" w:rsidTr="00505D9A">
        <w:tc>
          <w:tcPr>
            <w:cnfStyle w:val="001000000000" w:firstRow="0" w:lastRow="0" w:firstColumn="1" w:lastColumn="0" w:oddVBand="0" w:evenVBand="0" w:oddHBand="0" w:evenHBand="0" w:firstRowFirstColumn="0" w:firstRowLastColumn="0" w:lastRowFirstColumn="0" w:lastRowLastColumn="0"/>
            <w:tcW w:w="1985" w:type="dxa"/>
          </w:tcPr>
          <w:p w14:paraId="6992BB03" w14:textId="77777777" w:rsidR="00A53313" w:rsidRPr="00505D9A" w:rsidRDefault="00A53313" w:rsidP="00A53313">
            <w:pPr>
              <w:pStyle w:val="a3"/>
              <w:spacing w:line="400" w:lineRule="exact"/>
              <w:ind w:firstLineChars="0" w:firstLine="0"/>
              <w:jc w:val="center"/>
              <w:rPr>
                <w:rFonts w:ascii="宋体" w:eastAsia="宋体" w:hAnsi="宋体"/>
                <w:b w:val="0"/>
                <w:sz w:val="24"/>
                <w:szCs w:val="24"/>
              </w:rPr>
            </w:pPr>
            <w:r w:rsidRPr="00505D9A">
              <w:rPr>
                <w:rFonts w:ascii="宋体" w:eastAsia="宋体" w:hAnsi="宋体" w:hint="eastAsia"/>
                <w:b w:val="0"/>
                <w:sz w:val="24"/>
                <w:szCs w:val="24"/>
              </w:rPr>
              <w:t>R</w:t>
            </w:r>
            <w:r w:rsidRPr="00505D9A">
              <w:rPr>
                <w:rFonts w:ascii="宋体" w:eastAsia="宋体" w:hAnsi="宋体"/>
                <w:b w:val="0"/>
                <w:sz w:val="24"/>
                <w:szCs w:val="24"/>
              </w:rPr>
              <w:t>andom</w:t>
            </w:r>
          </w:p>
        </w:tc>
        <w:tc>
          <w:tcPr>
            <w:tcW w:w="6804" w:type="dxa"/>
          </w:tcPr>
          <w:p w14:paraId="3D1D4033" w14:textId="77777777" w:rsidR="00A53313" w:rsidRPr="00505D9A" w:rsidRDefault="00D4438D" w:rsidP="00A53313">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4"/>
                <w:szCs w:val="24"/>
              </w:rPr>
            </w:pPr>
            <w:r w:rsidRPr="00425FA5">
              <w:rPr>
                <w:position w:val="-14"/>
              </w:rPr>
              <w:object w:dxaOrig="540" w:dyaOrig="400" w14:anchorId="01988616">
                <v:shape id="_x0000_i1302" type="#_x0000_t75" style="width:27pt;height:20.25pt" o:ole="">
                  <v:imagedata r:id="rId542" o:title=""/>
                </v:shape>
                <o:OLEObject Type="Embed" ProgID="Equation.DSMT4" ShapeID="_x0000_i1302" DrawAspect="Content" ObjectID="_1612958363" r:id="rId543"/>
              </w:object>
            </w:r>
          </w:p>
        </w:tc>
      </w:tr>
    </w:tbl>
    <w:p w14:paraId="5146E482" w14:textId="77777777" w:rsidR="00A67760" w:rsidRDefault="00E22C8A" w:rsidP="00A67760">
      <w:pPr>
        <w:pStyle w:val="a3"/>
        <w:keepNext/>
        <w:ind w:firstLineChars="0" w:firstLine="0"/>
        <w:jc w:val="center"/>
      </w:pPr>
      <w:r>
        <w:rPr>
          <w:rFonts w:ascii="宋体" w:eastAsia="宋体" w:hAnsi="宋体"/>
          <w:noProof/>
          <w:sz w:val="24"/>
          <w:szCs w:val="24"/>
        </w:rPr>
        <w:lastRenderedPageBreak/>
        <w:drawing>
          <wp:inline distT="0" distB="0" distL="0" distR="0" wp14:anchorId="196805C3" wp14:editId="5BE78FE0">
            <wp:extent cx="4207785" cy="3167743"/>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ngeParticpantsTime.png"/>
                    <pic:cNvPicPr/>
                  </pic:nvPicPr>
                  <pic:blipFill>
                    <a:blip r:embed="rId544">
                      <a:extLst>
                        <a:ext uri="{28A0092B-C50C-407E-A947-70E740481C1C}">
                          <a14:useLocalDpi xmlns:a14="http://schemas.microsoft.com/office/drawing/2010/main" val="0"/>
                        </a:ext>
                      </a:extLst>
                    </a:blip>
                    <a:stretch>
                      <a:fillRect/>
                    </a:stretch>
                  </pic:blipFill>
                  <pic:spPr>
                    <a:xfrm>
                      <a:off x="0" y="0"/>
                      <a:ext cx="4212148" cy="3171027"/>
                    </a:xfrm>
                    <a:prstGeom prst="rect">
                      <a:avLst/>
                    </a:prstGeom>
                  </pic:spPr>
                </pic:pic>
              </a:graphicData>
            </a:graphic>
          </wp:inline>
        </w:drawing>
      </w:r>
    </w:p>
    <w:p w14:paraId="27B932CF" w14:textId="77777777" w:rsidR="00505D9A" w:rsidRPr="00A67760" w:rsidRDefault="00A67760" w:rsidP="00A67760">
      <w:pPr>
        <w:pStyle w:val="a4"/>
        <w:jc w:val="center"/>
        <w:rPr>
          <w:rFonts w:ascii="楷体" w:eastAsia="楷体" w:hAnsi="楷体"/>
          <w:sz w:val="21"/>
          <w:szCs w:val="21"/>
        </w:rPr>
      </w:pPr>
      <w:r w:rsidRPr="00A67760">
        <w:rPr>
          <w:rFonts w:ascii="楷体" w:eastAsia="楷体" w:hAnsi="楷体" w:hint="eastAsia"/>
          <w:sz w:val="21"/>
          <w:szCs w:val="21"/>
        </w:rPr>
        <w:t>图 4</w:t>
      </w:r>
      <w:r>
        <w:noBreakHyphen/>
      </w:r>
      <w:r>
        <w:rPr>
          <w:rFonts w:ascii="楷体" w:eastAsia="楷体" w:hAnsi="楷体" w:hint="eastAsia"/>
          <w:sz w:val="21"/>
          <w:szCs w:val="21"/>
        </w:rPr>
        <w:t>1</w:t>
      </w:r>
      <w:r>
        <w:rPr>
          <w:rFonts w:ascii="楷体" w:eastAsia="楷体" w:hAnsi="楷体"/>
          <w:sz w:val="21"/>
          <w:szCs w:val="21"/>
        </w:rPr>
        <w:t xml:space="preserve"> </w:t>
      </w:r>
      <w:r w:rsidRPr="00A67760">
        <w:rPr>
          <w:rFonts w:ascii="楷体" w:eastAsia="楷体" w:hAnsi="楷体" w:hint="eastAsia"/>
          <w:sz w:val="21"/>
          <w:szCs w:val="21"/>
        </w:rPr>
        <w:t>候选车辆数目与算法执行时间之间的关系</w:t>
      </w:r>
    </w:p>
    <w:p w14:paraId="7BA9913D" w14:textId="23E47793" w:rsidR="000066A8" w:rsidRDefault="000066A8" w:rsidP="000066A8">
      <w:pPr>
        <w:pStyle w:val="a3"/>
        <w:spacing w:beforeLines="100" w:before="312" w:line="400" w:lineRule="exact"/>
        <w:ind w:firstLineChars="0" w:firstLine="0"/>
        <w:rPr>
          <w:rFonts w:ascii="宋体" w:eastAsia="宋体" w:hAnsi="宋体"/>
          <w:sz w:val="24"/>
          <w:szCs w:val="24"/>
        </w:rPr>
      </w:pPr>
      <w:r>
        <w:rPr>
          <w:rFonts w:ascii="宋体" w:eastAsia="宋体" w:hAnsi="宋体" w:hint="eastAsia"/>
          <w:sz w:val="24"/>
          <w:szCs w:val="24"/>
        </w:rPr>
        <w:t>和时间复杂度是相互矛盾的。此外，图4</w:t>
      </w:r>
      <w:r>
        <w:noBreakHyphen/>
      </w:r>
      <w:r>
        <w:rPr>
          <w:rFonts w:ascii="宋体" w:eastAsia="宋体" w:hAnsi="宋体" w:hint="eastAsia"/>
          <w:sz w:val="24"/>
          <w:szCs w:val="24"/>
        </w:rPr>
        <w:t>2中</w:t>
      </w:r>
      <w:r w:rsidRPr="0022637D">
        <w:rPr>
          <w:rFonts w:ascii="Times New Roman" w:eastAsia="宋体" w:hAnsi="Times New Roman" w:cs="Times New Roman" w:hint="eastAsia"/>
          <w:sz w:val="24"/>
          <w:szCs w:val="24"/>
        </w:rPr>
        <w:t>，</w:t>
      </w:r>
      <w:r w:rsidRPr="0022637D">
        <w:rPr>
          <w:rFonts w:ascii="Times New Roman" w:eastAsia="宋体" w:hAnsi="Times New Roman" w:cs="Times New Roman" w:hint="eastAsia"/>
          <w:sz w:val="24"/>
          <w:szCs w:val="24"/>
        </w:rPr>
        <w:t>Random</w:t>
      </w:r>
      <w:r>
        <w:rPr>
          <w:rFonts w:ascii="宋体" w:eastAsia="宋体" w:hAnsi="宋体" w:hint="eastAsia"/>
          <w:sz w:val="24"/>
          <w:szCs w:val="24"/>
        </w:rPr>
        <w:t>算法的覆盖度随候选车</w:t>
      </w:r>
    </w:p>
    <w:p w14:paraId="06DEF20A" w14:textId="33666E7D" w:rsidR="00942A58" w:rsidRDefault="00EC0683" w:rsidP="000066A8">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辆的数目变化波动较大，显然这是符合实际的，因为</w:t>
      </w:r>
      <w:r w:rsidRPr="0022637D">
        <w:rPr>
          <w:rFonts w:ascii="Times New Roman" w:eastAsia="宋体" w:hAnsi="Times New Roman" w:cs="Times New Roman" w:hint="eastAsia"/>
          <w:sz w:val="24"/>
          <w:szCs w:val="24"/>
        </w:rPr>
        <w:t>Random</w:t>
      </w:r>
      <w:r>
        <w:rPr>
          <w:rFonts w:ascii="宋体" w:eastAsia="宋体" w:hAnsi="宋体" w:hint="eastAsia"/>
          <w:sz w:val="24"/>
          <w:szCs w:val="24"/>
        </w:rPr>
        <w:t>算法应用于轨迹不可预测的场景下，在不同的感知时段车辆轨迹都不可预知，所以车辆覆盖度也具有随机性。其它三种算法都是随着感知车辆数目的增加，覆盖度也随之增加，但是有一个不可忽略的事实，感知成本预算是有限的，最后这三种算法的覆盖度会随着候选车辆增加而趋于平稳。</w:t>
      </w:r>
    </w:p>
    <w:p w14:paraId="31F81E02" w14:textId="77777777" w:rsidR="00A67760" w:rsidRDefault="00E22C8A" w:rsidP="00A67760">
      <w:pPr>
        <w:pStyle w:val="a3"/>
        <w:keepNext/>
        <w:spacing w:beforeLines="50" w:before="156"/>
        <w:ind w:firstLineChars="0" w:firstLine="0"/>
        <w:jc w:val="center"/>
      </w:pPr>
      <w:r>
        <w:rPr>
          <w:rFonts w:ascii="宋体" w:eastAsia="宋体" w:hAnsi="宋体" w:hint="eastAsia"/>
          <w:noProof/>
          <w:sz w:val="24"/>
          <w:szCs w:val="24"/>
        </w:rPr>
        <w:drawing>
          <wp:inline distT="0" distB="0" distL="0" distR="0" wp14:anchorId="59FB8430" wp14:editId="1A17E08D">
            <wp:extent cx="4389120" cy="330425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hangeParticipantsSTC.png"/>
                    <pic:cNvPicPr/>
                  </pic:nvPicPr>
                  <pic:blipFill>
                    <a:blip r:embed="rId545">
                      <a:extLst>
                        <a:ext uri="{28A0092B-C50C-407E-A947-70E740481C1C}">
                          <a14:useLocalDpi xmlns:a14="http://schemas.microsoft.com/office/drawing/2010/main" val="0"/>
                        </a:ext>
                      </a:extLst>
                    </a:blip>
                    <a:stretch>
                      <a:fillRect/>
                    </a:stretch>
                  </pic:blipFill>
                  <pic:spPr>
                    <a:xfrm>
                      <a:off x="0" y="0"/>
                      <a:ext cx="4447082" cy="3347893"/>
                    </a:xfrm>
                    <a:prstGeom prst="rect">
                      <a:avLst/>
                    </a:prstGeom>
                  </pic:spPr>
                </pic:pic>
              </a:graphicData>
            </a:graphic>
          </wp:inline>
        </w:drawing>
      </w:r>
    </w:p>
    <w:p w14:paraId="16A40B4B" w14:textId="77777777" w:rsidR="00EC0683" w:rsidRPr="00A67760" w:rsidRDefault="00A67760" w:rsidP="00A67760">
      <w:pPr>
        <w:pStyle w:val="a4"/>
        <w:jc w:val="center"/>
        <w:rPr>
          <w:rFonts w:ascii="楷体" w:eastAsia="楷体" w:hAnsi="楷体"/>
          <w:sz w:val="21"/>
          <w:szCs w:val="21"/>
        </w:rPr>
      </w:pPr>
      <w:r w:rsidRPr="00A67760">
        <w:rPr>
          <w:rFonts w:ascii="楷体" w:eastAsia="楷体" w:hAnsi="楷体" w:hint="eastAsia"/>
          <w:sz w:val="21"/>
          <w:szCs w:val="21"/>
        </w:rPr>
        <w:t>图 4</w:t>
      </w:r>
      <w:r>
        <w:noBreakHyphen/>
      </w:r>
      <w:r w:rsidRPr="00A67760">
        <w:rPr>
          <w:rFonts w:ascii="楷体" w:eastAsia="楷体" w:hAnsi="楷体" w:hint="eastAsia"/>
          <w:sz w:val="21"/>
          <w:szCs w:val="21"/>
        </w:rPr>
        <w:t>2</w:t>
      </w:r>
      <w:r w:rsidRPr="00A67760">
        <w:rPr>
          <w:rFonts w:ascii="楷体" w:eastAsia="楷体" w:hAnsi="楷体"/>
          <w:sz w:val="21"/>
          <w:szCs w:val="21"/>
        </w:rPr>
        <w:t xml:space="preserve"> </w:t>
      </w:r>
      <w:r w:rsidRPr="00A67760">
        <w:rPr>
          <w:rFonts w:ascii="楷体" w:eastAsia="楷体" w:hAnsi="楷体" w:hint="eastAsia"/>
          <w:sz w:val="21"/>
          <w:szCs w:val="21"/>
        </w:rPr>
        <w:t>候选车辆数目与覆盖度之间的关系</w:t>
      </w:r>
    </w:p>
    <w:p w14:paraId="2E520A8C" w14:textId="77777777" w:rsidR="00242E1A" w:rsidRDefault="002E4C2C" w:rsidP="00A67760">
      <w:pPr>
        <w:pStyle w:val="a3"/>
        <w:spacing w:beforeLines="100" w:before="312" w:line="400" w:lineRule="exact"/>
        <w:ind w:firstLineChars="0" w:firstLine="0"/>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图</w:t>
      </w:r>
      <w:r w:rsidR="00A1443F">
        <w:rPr>
          <w:rFonts w:ascii="宋体" w:eastAsia="宋体" w:hAnsi="宋体" w:hint="eastAsia"/>
          <w:sz w:val="24"/>
          <w:szCs w:val="24"/>
        </w:rPr>
        <w:t>4</w:t>
      </w:r>
      <w:r w:rsidR="00A67760">
        <w:noBreakHyphen/>
      </w:r>
      <w:r w:rsidR="00A1443F">
        <w:rPr>
          <w:rFonts w:ascii="宋体" w:eastAsia="宋体" w:hAnsi="宋体"/>
          <w:sz w:val="24"/>
          <w:szCs w:val="24"/>
        </w:rPr>
        <w:t>3</w:t>
      </w:r>
      <w:r w:rsidR="00340487">
        <w:rPr>
          <w:rFonts w:ascii="宋体" w:eastAsia="宋体" w:hAnsi="宋体" w:hint="eastAsia"/>
          <w:sz w:val="24"/>
          <w:szCs w:val="24"/>
        </w:rPr>
        <w:t>比较了</w:t>
      </w:r>
      <w:r w:rsidR="00A1443F">
        <w:rPr>
          <w:rFonts w:ascii="宋体" w:eastAsia="宋体" w:hAnsi="宋体" w:hint="eastAsia"/>
          <w:sz w:val="24"/>
          <w:szCs w:val="24"/>
        </w:rPr>
        <w:t>感知覆盖度</w:t>
      </w:r>
      <w:r w:rsidR="007363E3">
        <w:rPr>
          <w:rFonts w:ascii="宋体" w:eastAsia="宋体" w:hAnsi="宋体" w:hint="eastAsia"/>
          <w:sz w:val="24"/>
          <w:szCs w:val="24"/>
        </w:rPr>
        <w:t>随</w:t>
      </w:r>
      <w:r w:rsidR="00A1443F">
        <w:rPr>
          <w:rFonts w:ascii="宋体" w:eastAsia="宋体" w:hAnsi="宋体" w:hint="eastAsia"/>
          <w:sz w:val="24"/>
          <w:szCs w:val="24"/>
        </w:rPr>
        <w:t>感</w:t>
      </w:r>
      <w:proofErr w:type="gramStart"/>
      <w:r w:rsidR="00A1443F">
        <w:rPr>
          <w:rFonts w:ascii="宋体" w:eastAsia="宋体" w:hAnsi="宋体" w:hint="eastAsia"/>
          <w:sz w:val="24"/>
          <w:szCs w:val="24"/>
        </w:rPr>
        <w:t>知成本</w:t>
      </w:r>
      <w:proofErr w:type="gramEnd"/>
      <w:r w:rsidR="00A1443F">
        <w:rPr>
          <w:rFonts w:ascii="宋体" w:eastAsia="宋体" w:hAnsi="宋体" w:hint="eastAsia"/>
          <w:sz w:val="24"/>
          <w:szCs w:val="24"/>
        </w:rPr>
        <w:t>预算之间的</w:t>
      </w:r>
      <w:r w:rsidR="007363E3">
        <w:rPr>
          <w:rFonts w:ascii="宋体" w:eastAsia="宋体" w:hAnsi="宋体" w:hint="eastAsia"/>
          <w:sz w:val="24"/>
          <w:szCs w:val="24"/>
        </w:rPr>
        <w:t>变化</w:t>
      </w:r>
      <w:r w:rsidR="00A1443F">
        <w:rPr>
          <w:rFonts w:ascii="宋体" w:eastAsia="宋体" w:hAnsi="宋体" w:hint="eastAsia"/>
          <w:sz w:val="24"/>
          <w:szCs w:val="24"/>
        </w:rPr>
        <w:t>。随着感知成本逐渐增加，感知覆盖度呈上升趋势。由于感知成本增加，会有越来越多的车辆会被选择参与城市感知，因此就能获得更高的感知覆盖度。从图中可以看出无论感知成本预算是多少，本文提出的</w:t>
      </w:r>
      <w:r w:rsidR="00340487" w:rsidRPr="0022637D">
        <w:rPr>
          <w:rFonts w:ascii="Times New Roman" w:eastAsia="宋体" w:hAnsi="Times New Roman" w:cs="Times New Roman" w:hint="eastAsia"/>
          <w:sz w:val="24"/>
          <w:szCs w:val="24"/>
        </w:rPr>
        <w:t>EGCA</w:t>
      </w:r>
      <w:r w:rsidR="00A1443F">
        <w:rPr>
          <w:rFonts w:ascii="宋体" w:eastAsia="宋体" w:hAnsi="宋体" w:hint="eastAsia"/>
          <w:sz w:val="24"/>
          <w:szCs w:val="24"/>
        </w:rPr>
        <w:t>算法的感知收益</w:t>
      </w:r>
      <w:r w:rsidR="00340487">
        <w:rPr>
          <w:rFonts w:ascii="宋体" w:eastAsia="宋体" w:hAnsi="宋体" w:hint="eastAsia"/>
          <w:sz w:val="24"/>
          <w:szCs w:val="24"/>
        </w:rPr>
        <w:t>相比</w:t>
      </w:r>
      <w:r w:rsidR="00340487" w:rsidRPr="0022637D">
        <w:rPr>
          <w:rFonts w:ascii="Times New Roman" w:eastAsia="宋体" w:hAnsi="Times New Roman" w:cs="Times New Roman" w:hint="eastAsia"/>
          <w:sz w:val="24"/>
          <w:szCs w:val="24"/>
        </w:rPr>
        <w:t>Greedy-SC</w:t>
      </w:r>
      <w:r w:rsidR="00340487">
        <w:rPr>
          <w:rFonts w:ascii="宋体" w:eastAsia="宋体" w:hAnsi="宋体" w:hint="eastAsia"/>
          <w:sz w:val="24"/>
          <w:szCs w:val="24"/>
        </w:rPr>
        <w:t>和</w:t>
      </w:r>
      <w:r w:rsidR="00340487" w:rsidRPr="0022637D">
        <w:rPr>
          <w:rFonts w:ascii="Times New Roman" w:eastAsia="宋体" w:hAnsi="Times New Roman" w:cs="Times New Roman" w:hint="eastAsia"/>
          <w:sz w:val="24"/>
          <w:szCs w:val="24"/>
        </w:rPr>
        <w:t>Random</w:t>
      </w:r>
      <w:r w:rsidR="00340487">
        <w:rPr>
          <w:rFonts w:ascii="宋体" w:eastAsia="宋体" w:hAnsi="宋体" w:hint="eastAsia"/>
          <w:sz w:val="24"/>
          <w:szCs w:val="24"/>
        </w:rPr>
        <w:t>算法都要更优异，而且逼近最优的</w:t>
      </w:r>
      <w:r w:rsidR="00340487" w:rsidRPr="0022637D">
        <w:rPr>
          <w:rFonts w:ascii="Times New Roman" w:eastAsia="宋体" w:hAnsi="Times New Roman" w:cs="Times New Roman" w:hint="eastAsia"/>
          <w:sz w:val="24"/>
          <w:szCs w:val="24"/>
        </w:rPr>
        <w:t>Enumeration</w:t>
      </w:r>
      <w:r w:rsidR="00340487">
        <w:rPr>
          <w:rFonts w:ascii="宋体" w:eastAsia="宋体" w:hAnsi="宋体" w:hint="eastAsia"/>
          <w:sz w:val="24"/>
          <w:szCs w:val="24"/>
        </w:rPr>
        <w:t>算法，由此验证了该参与者选择策略的可行性和有效性。</w:t>
      </w:r>
    </w:p>
    <w:p w14:paraId="1C6B6F95" w14:textId="77777777" w:rsidR="00A67760" w:rsidRDefault="00E22C8A" w:rsidP="00A67760">
      <w:pPr>
        <w:pStyle w:val="a3"/>
        <w:keepNext/>
        <w:ind w:firstLineChars="0" w:firstLine="0"/>
        <w:jc w:val="center"/>
      </w:pPr>
      <w:r>
        <w:rPr>
          <w:rFonts w:ascii="宋体" w:eastAsia="宋体" w:hAnsi="宋体" w:hint="eastAsia"/>
          <w:noProof/>
          <w:sz w:val="24"/>
          <w:szCs w:val="24"/>
        </w:rPr>
        <w:drawing>
          <wp:inline distT="0" distB="0" distL="0" distR="0" wp14:anchorId="41B02D45" wp14:editId="358611E5">
            <wp:extent cx="4547507" cy="3423497"/>
            <wp:effectExtent l="0" t="0" r="5715"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otalCost.png"/>
                    <pic:cNvPicPr/>
                  </pic:nvPicPr>
                  <pic:blipFill>
                    <a:blip r:embed="rId546">
                      <a:extLst>
                        <a:ext uri="{28A0092B-C50C-407E-A947-70E740481C1C}">
                          <a14:useLocalDpi xmlns:a14="http://schemas.microsoft.com/office/drawing/2010/main" val="0"/>
                        </a:ext>
                      </a:extLst>
                    </a:blip>
                    <a:stretch>
                      <a:fillRect/>
                    </a:stretch>
                  </pic:blipFill>
                  <pic:spPr>
                    <a:xfrm>
                      <a:off x="0" y="0"/>
                      <a:ext cx="4578950" cy="3447168"/>
                    </a:xfrm>
                    <a:prstGeom prst="rect">
                      <a:avLst/>
                    </a:prstGeom>
                  </pic:spPr>
                </pic:pic>
              </a:graphicData>
            </a:graphic>
          </wp:inline>
        </w:drawing>
      </w:r>
    </w:p>
    <w:p w14:paraId="60A46EFC" w14:textId="77777777" w:rsidR="006D01C8" w:rsidRPr="00A67760" w:rsidRDefault="00A67760" w:rsidP="00A67760">
      <w:pPr>
        <w:pStyle w:val="a4"/>
        <w:jc w:val="center"/>
        <w:rPr>
          <w:rFonts w:ascii="楷体" w:eastAsia="楷体" w:hAnsi="楷体"/>
          <w:sz w:val="21"/>
          <w:szCs w:val="21"/>
        </w:rPr>
      </w:pPr>
      <w:r w:rsidRPr="00A67760">
        <w:rPr>
          <w:rFonts w:ascii="楷体" w:eastAsia="楷体" w:hAnsi="楷体" w:hint="eastAsia"/>
          <w:sz w:val="21"/>
          <w:szCs w:val="21"/>
        </w:rPr>
        <w:t>图 4</w:t>
      </w:r>
      <w:r w:rsidRPr="00A67760">
        <w:rPr>
          <w:rFonts w:ascii="楷体" w:eastAsia="楷体" w:hAnsi="楷体"/>
          <w:sz w:val="21"/>
          <w:szCs w:val="21"/>
        </w:rPr>
        <w:noBreakHyphen/>
      </w:r>
      <w:r w:rsidRPr="00A67760">
        <w:rPr>
          <w:rFonts w:ascii="楷体" w:eastAsia="楷体" w:hAnsi="楷体" w:hint="eastAsia"/>
          <w:sz w:val="21"/>
          <w:szCs w:val="21"/>
        </w:rPr>
        <w:t>3</w:t>
      </w:r>
      <w:r w:rsidRPr="00A67760">
        <w:rPr>
          <w:rFonts w:ascii="楷体" w:eastAsia="楷体" w:hAnsi="楷体"/>
          <w:sz w:val="21"/>
          <w:szCs w:val="21"/>
        </w:rPr>
        <w:t xml:space="preserve"> </w:t>
      </w:r>
      <w:r w:rsidRPr="00A67760">
        <w:rPr>
          <w:rFonts w:ascii="楷体" w:eastAsia="楷体" w:hAnsi="楷体" w:hint="eastAsia"/>
          <w:sz w:val="21"/>
          <w:szCs w:val="21"/>
        </w:rPr>
        <w:t>候选车辆数目与覆盖度之间的关系</w:t>
      </w:r>
    </w:p>
    <w:p w14:paraId="1F429ACE" w14:textId="77777777" w:rsidR="006D01C8" w:rsidRDefault="00340487" w:rsidP="00A67760">
      <w:pPr>
        <w:pStyle w:val="a3"/>
        <w:spacing w:beforeLines="100" w:before="312" w:line="400" w:lineRule="exact"/>
        <w:ind w:firstLine="480"/>
        <w:rPr>
          <w:rFonts w:ascii="宋体" w:eastAsia="宋体" w:hAnsi="宋体"/>
          <w:sz w:val="24"/>
          <w:szCs w:val="24"/>
        </w:rPr>
      </w:pPr>
      <w:r w:rsidRPr="00340487">
        <w:rPr>
          <w:rFonts w:ascii="宋体" w:eastAsia="宋体" w:hAnsi="宋体" w:hint="eastAsia"/>
          <w:sz w:val="24"/>
          <w:szCs w:val="24"/>
        </w:rPr>
        <w:t>图</w:t>
      </w:r>
      <w:r>
        <w:rPr>
          <w:rFonts w:ascii="宋体" w:eastAsia="宋体" w:hAnsi="宋体" w:hint="eastAsia"/>
          <w:sz w:val="24"/>
          <w:szCs w:val="24"/>
        </w:rPr>
        <w:t>4</w:t>
      </w:r>
      <w:r w:rsidR="00A67760">
        <w:noBreakHyphen/>
      </w:r>
      <w:r>
        <w:rPr>
          <w:rFonts w:ascii="宋体" w:eastAsia="宋体" w:hAnsi="宋体"/>
          <w:sz w:val="24"/>
          <w:szCs w:val="24"/>
        </w:rPr>
        <w:t>4</w:t>
      </w:r>
      <w:r w:rsidRPr="00340487">
        <w:rPr>
          <w:rFonts w:ascii="宋体" w:eastAsia="宋体" w:hAnsi="宋体" w:hint="eastAsia"/>
          <w:sz w:val="24"/>
          <w:szCs w:val="24"/>
        </w:rPr>
        <w:t xml:space="preserve"> </w:t>
      </w:r>
      <w:r w:rsidR="007363E3">
        <w:rPr>
          <w:rFonts w:ascii="宋体" w:eastAsia="宋体" w:hAnsi="宋体" w:hint="eastAsia"/>
          <w:sz w:val="24"/>
          <w:szCs w:val="24"/>
        </w:rPr>
        <w:t>表示感知覆盖度随感知时段的变化曲线。当感知时段较小时，同一感知成本预算条件下，</w:t>
      </w:r>
      <w:r w:rsidR="007363E3" w:rsidRPr="0022637D">
        <w:rPr>
          <w:rFonts w:ascii="Times New Roman" w:eastAsia="宋体" w:hAnsi="Times New Roman" w:cs="Times New Roman" w:hint="eastAsia"/>
          <w:sz w:val="24"/>
          <w:szCs w:val="24"/>
        </w:rPr>
        <w:t>Enumeration</w:t>
      </w:r>
      <w:r w:rsidR="007363E3" w:rsidRPr="0022637D">
        <w:rPr>
          <w:rFonts w:ascii="Times New Roman" w:eastAsia="宋体" w:hAnsi="Times New Roman" w:cs="Times New Roman" w:hint="eastAsia"/>
          <w:sz w:val="24"/>
          <w:szCs w:val="24"/>
        </w:rPr>
        <w:t>、</w:t>
      </w:r>
      <w:r w:rsidR="007363E3" w:rsidRPr="0022637D">
        <w:rPr>
          <w:rFonts w:ascii="Times New Roman" w:eastAsia="宋体" w:hAnsi="Times New Roman" w:cs="Times New Roman" w:hint="eastAsia"/>
          <w:sz w:val="24"/>
          <w:szCs w:val="24"/>
        </w:rPr>
        <w:t>Greedy</w:t>
      </w:r>
      <w:r w:rsidR="007363E3" w:rsidRPr="0022637D">
        <w:rPr>
          <w:rFonts w:ascii="Times New Roman" w:eastAsia="宋体" w:hAnsi="Times New Roman" w:cs="Times New Roman"/>
          <w:sz w:val="24"/>
          <w:szCs w:val="24"/>
        </w:rPr>
        <w:t>-SC</w:t>
      </w:r>
      <w:r w:rsidR="007363E3">
        <w:rPr>
          <w:rFonts w:ascii="宋体" w:eastAsia="宋体" w:hAnsi="宋体" w:hint="eastAsia"/>
          <w:sz w:val="24"/>
          <w:szCs w:val="24"/>
        </w:rPr>
        <w:t>和</w:t>
      </w:r>
      <w:r w:rsidR="007363E3" w:rsidRPr="0022637D">
        <w:rPr>
          <w:rFonts w:ascii="Times New Roman" w:eastAsia="宋体" w:hAnsi="Times New Roman" w:cs="Times New Roman" w:hint="eastAsia"/>
          <w:sz w:val="24"/>
          <w:szCs w:val="24"/>
        </w:rPr>
        <w:t>EGCA</w:t>
      </w:r>
      <w:r w:rsidR="007363E3">
        <w:rPr>
          <w:rFonts w:ascii="宋体" w:eastAsia="宋体" w:hAnsi="宋体" w:hint="eastAsia"/>
          <w:sz w:val="24"/>
          <w:szCs w:val="24"/>
        </w:rPr>
        <w:t>三种算法的感知收益接近。随着感知时段的增加，感知覆盖度都呈现上升趋势，</w:t>
      </w:r>
      <w:r w:rsidR="0058078A">
        <w:rPr>
          <w:rFonts w:ascii="宋体" w:eastAsia="宋体" w:hAnsi="宋体" w:hint="eastAsia"/>
          <w:sz w:val="24"/>
          <w:szCs w:val="24"/>
        </w:rPr>
        <w:t>这一结果和3</w:t>
      </w:r>
      <w:r w:rsidR="0058078A">
        <w:rPr>
          <w:rFonts w:ascii="宋体" w:eastAsia="宋体" w:hAnsi="宋体"/>
          <w:sz w:val="24"/>
          <w:szCs w:val="24"/>
        </w:rPr>
        <w:t>.3.1小节中的具体案例</w:t>
      </w:r>
      <w:r w:rsidR="0058078A">
        <w:rPr>
          <w:rFonts w:ascii="宋体" w:eastAsia="宋体" w:hAnsi="宋体" w:hint="eastAsia"/>
          <w:sz w:val="24"/>
          <w:szCs w:val="24"/>
        </w:rPr>
        <w:t>分析的结果</w:t>
      </w:r>
      <w:r w:rsidR="0058078A">
        <w:rPr>
          <w:rFonts w:ascii="宋体" w:eastAsia="宋体" w:hAnsi="宋体"/>
          <w:sz w:val="24"/>
          <w:szCs w:val="24"/>
        </w:rPr>
        <w:t>相一致</w:t>
      </w:r>
      <w:r w:rsidR="0058078A">
        <w:rPr>
          <w:rFonts w:ascii="宋体" w:eastAsia="宋体" w:hAnsi="宋体" w:hint="eastAsia"/>
          <w:sz w:val="24"/>
          <w:szCs w:val="24"/>
        </w:rPr>
        <w:t>，</w:t>
      </w:r>
      <w:r w:rsidR="0058078A">
        <w:rPr>
          <w:rFonts w:ascii="宋体" w:eastAsia="宋体" w:hAnsi="宋体"/>
          <w:sz w:val="24"/>
          <w:szCs w:val="24"/>
        </w:rPr>
        <w:t>产生上升趋势的原因一方面</w:t>
      </w:r>
      <w:r w:rsidR="0058078A">
        <w:rPr>
          <w:rFonts w:ascii="宋体" w:eastAsia="宋体" w:hAnsi="宋体" w:hint="eastAsia"/>
          <w:sz w:val="24"/>
          <w:szCs w:val="24"/>
        </w:rPr>
        <w:t>随着观测时段的增加，车辆在观测时段经过的站点随之增加，因此在观测时段内能够感知更多的区域；另一方面随着观测时段的增加，公交在观测时段可能运行了多个周期，导致同一站点在不同的时间点被感知了多次。因此，时空感知覆盖在预算成本受限时，随着观测时段的增加依然呈现上升趋势。</w:t>
      </w:r>
      <w:r w:rsidR="007363E3">
        <w:rPr>
          <w:rFonts w:ascii="宋体" w:eastAsia="宋体" w:hAnsi="宋体" w:hint="eastAsia"/>
          <w:sz w:val="24"/>
          <w:szCs w:val="24"/>
        </w:rPr>
        <w:t>这是由于随着感知时段的增加，不同车辆在整个感知时段内，覆盖的区域数目也可能随之增加而产生的效果。因此，在感知成本不变的情况下，通过调整感知时段也能提升整体感知收益，但是实际应用中有一个不可忽略的事实，感知时段增加会使感知参与者</w:t>
      </w:r>
      <w:r w:rsidR="0058078A">
        <w:rPr>
          <w:rFonts w:ascii="宋体" w:eastAsia="宋体" w:hAnsi="宋体" w:hint="eastAsia"/>
          <w:sz w:val="24"/>
          <w:szCs w:val="24"/>
        </w:rPr>
        <w:t>产生更多的感知开销，从某种程度上会影响感知参与者参与感知的积极性。</w:t>
      </w:r>
      <w:r w:rsidR="007363E3">
        <w:rPr>
          <w:rFonts w:ascii="宋体" w:eastAsia="宋体" w:hAnsi="宋体" w:hint="eastAsia"/>
          <w:sz w:val="24"/>
          <w:szCs w:val="24"/>
        </w:rPr>
        <w:t>此外，从图中还可以看出，</w:t>
      </w:r>
      <w:r w:rsidR="007363E3" w:rsidRPr="0022637D">
        <w:rPr>
          <w:rFonts w:ascii="Times New Roman" w:eastAsia="宋体" w:hAnsi="Times New Roman" w:cs="Times New Roman" w:hint="eastAsia"/>
          <w:sz w:val="24"/>
          <w:szCs w:val="24"/>
        </w:rPr>
        <w:t>Enumeration</w:t>
      </w:r>
      <w:r w:rsidR="007363E3">
        <w:rPr>
          <w:rFonts w:ascii="宋体" w:eastAsia="宋体" w:hAnsi="宋体" w:hint="eastAsia"/>
          <w:sz w:val="24"/>
          <w:szCs w:val="24"/>
        </w:rPr>
        <w:t>和</w:t>
      </w:r>
      <w:r w:rsidR="007363E3" w:rsidRPr="0022637D">
        <w:rPr>
          <w:rFonts w:ascii="Times New Roman" w:eastAsia="宋体" w:hAnsi="Times New Roman" w:cs="Times New Roman" w:hint="eastAsia"/>
          <w:sz w:val="24"/>
          <w:szCs w:val="24"/>
        </w:rPr>
        <w:t>EGCA</w:t>
      </w:r>
      <w:r w:rsidR="007363E3">
        <w:rPr>
          <w:rFonts w:ascii="宋体" w:eastAsia="宋体" w:hAnsi="宋体" w:hint="eastAsia"/>
          <w:sz w:val="24"/>
          <w:szCs w:val="24"/>
        </w:rPr>
        <w:t>的感知收益十分逼近</w:t>
      </w:r>
      <w:r w:rsidR="0058078A">
        <w:rPr>
          <w:rFonts w:ascii="宋体" w:eastAsia="宋体" w:hAnsi="宋体" w:hint="eastAsia"/>
          <w:sz w:val="24"/>
          <w:szCs w:val="24"/>
        </w:rPr>
        <w:t>，从而验证了</w:t>
      </w:r>
      <w:r w:rsidR="0058078A" w:rsidRPr="0022637D">
        <w:rPr>
          <w:rFonts w:ascii="Times New Roman" w:eastAsia="宋体" w:hAnsi="Times New Roman" w:cs="Times New Roman" w:hint="eastAsia"/>
          <w:sz w:val="24"/>
          <w:szCs w:val="24"/>
        </w:rPr>
        <w:t>EGCA</w:t>
      </w:r>
      <w:r w:rsidR="0058078A">
        <w:rPr>
          <w:rFonts w:ascii="宋体" w:eastAsia="宋体" w:hAnsi="宋体" w:hint="eastAsia"/>
          <w:sz w:val="24"/>
          <w:szCs w:val="24"/>
        </w:rPr>
        <w:t>算法的准确性、</w:t>
      </w:r>
      <w:r w:rsidR="0058078A">
        <w:rPr>
          <w:rFonts w:ascii="宋体" w:eastAsia="宋体" w:hAnsi="宋体" w:hint="eastAsia"/>
          <w:sz w:val="24"/>
          <w:szCs w:val="24"/>
        </w:rPr>
        <w:lastRenderedPageBreak/>
        <w:t>有效性。</w:t>
      </w:r>
    </w:p>
    <w:p w14:paraId="5939A1D5" w14:textId="1DF16E3C" w:rsidR="0058078A" w:rsidRDefault="00242D29" w:rsidP="00E22C8A">
      <w:pPr>
        <w:pStyle w:val="a3"/>
        <w:spacing w:line="400" w:lineRule="exact"/>
        <w:ind w:firstLineChars="0"/>
        <w:rPr>
          <w:rFonts w:ascii="宋体" w:eastAsia="宋体" w:hAnsi="宋体"/>
          <w:sz w:val="24"/>
          <w:szCs w:val="24"/>
        </w:rPr>
      </w:pPr>
      <w:r>
        <w:rPr>
          <w:rFonts w:ascii="宋体" w:eastAsia="宋体" w:hAnsi="宋体" w:hint="eastAsia"/>
          <w:sz w:val="24"/>
          <w:szCs w:val="24"/>
        </w:rPr>
        <w:t>图4</w:t>
      </w:r>
      <w:r w:rsidR="00A67760">
        <w:noBreakHyphen/>
      </w:r>
      <w:r>
        <w:rPr>
          <w:rFonts w:ascii="宋体" w:eastAsia="宋体" w:hAnsi="宋体"/>
          <w:sz w:val="24"/>
          <w:szCs w:val="24"/>
        </w:rPr>
        <w:t>5</w:t>
      </w:r>
      <w:r>
        <w:rPr>
          <w:rFonts w:ascii="宋体" w:eastAsia="宋体" w:hAnsi="宋体" w:hint="eastAsia"/>
          <w:sz w:val="24"/>
          <w:szCs w:val="24"/>
        </w:rPr>
        <w:t>表示不同算法的性能保证与候选车辆数目之间的关系的变化曲线。在4</w:t>
      </w:r>
      <w:r>
        <w:rPr>
          <w:rFonts w:ascii="宋体" w:eastAsia="宋体" w:hAnsi="宋体"/>
          <w:sz w:val="24"/>
          <w:szCs w:val="24"/>
        </w:rPr>
        <w:t>.1.3</w:t>
      </w:r>
      <w:r>
        <w:rPr>
          <w:rFonts w:ascii="宋体" w:eastAsia="宋体" w:hAnsi="宋体" w:hint="eastAsia"/>
          <w:sz w:val="24"/>
          <w:szCs w:val="24"/>
        </w:rPr>
        <w:t>小节已经证明了</w:t>
      </w:r>
      <w:r w:rsidRPr="0022637D">
        <w:rPr>
          <w:rFonts w:ascii="Times New Roman" w:eastAsia="宋体" w:hAnsi="Times New Roman" w:cs="Times New Roman" w:hint="eastAsia"/>
          <w:sz w:val="24"/>
          <w:szCs w:val="24"/>
        </w:rPr>
        <w:t>EGCA</w:t>
      </w:r>
      <w:r>
        <w:rPr>
          <w:rFonts w:ascii="宋体" w:eastAsia="宋体" w:hAnsi="宋体" w:hint="eastAsia"/>
          <w:sz w:val="24"/>
          <w:szCs w:val="24"/>
        </w:rPr>
        <w:t>算法的最小性能保证为</w:t>
      </w:r>
      <w:r w:rsidR="009F5523" w:rsidRPr="009F5523">
        <w:rPr>
          <w:rFonts w:ascii="宋体" w:eastAsia="宋体" w:hAnsi="宋体" w:cs="Times New Roman"/>
          <w:position w:val="-16"/>
          <w:sz w:val="24"/>
          <w:szCs w:val="24"/>
        </w:rPr>
        <w:object w:dxaOrig="820" w:dyaOrig="440" w14:anchorId="01B7D1DB">
          <v:shape id="_x0000_i1303" type="#_x0000_t75" style="width:41.25pt;height:22.5pt" o:ole="">
            <v:imagedata r:id="rId547" o:title=""/>
          </v:shape>
          <o:OLEObject Type="Embed" ProgID="Equation.DSMT4" ShapeID="_x0000_i1303" DrawAspect="Content" ObjectID="_1612958364" r:id="rId548"/>
        </w:object>
      </w:r>
      <w:r>
        <w:rPr>
          <w:rFonts w:ascii="宋体" w:eastAsia="宋体" w:hAnsi="宋体" w:cs="Times New Roman" w:hint="eastAsia"/>
          <w:sz w:val="24"/>
          <w:szCs w:val="24"/>
        </w:rPr>
        <w:t>，从图4</w:t>
      </w:r>
      <w:r w:rsidR="00A67760">
        <w:noBreakHyphen/>
      </w:r>
      <w:r>
        <w:rPr>
          <w:rFonts w:ascii="宋体" w:eastAsia="宋体" w:hAnsi="宋体" w:cs="Times New Roman"/>
          <w:sz w:val="24"/>
          <w:szCs w:val="24"/>
        </w:rPr>
        <w:t>5</w:t>
      </w:r>
      <w:r>
        <w:rPr>
          <w:rFonts w:ascii="宋体" w:eastAsia="宋体" w:hAnsi="宋体" w:cs="Times New Roman" w:hint="eastAsia"/>
          <w:sz w:val="24"/>
          <w:szCs w:val="24"/>
        </w:rPr>
        <w:t>可以看出，</w:t>
      </w:r>
      <w:r>
        <w:rPr>
          <w:rFonts w:ascii="宋体" w:eastAsia="宋体" w:hAnsi="宋体" w:hint="eastAsia"/>
          <w:sz w:val="24"/>
          <w:szCs w:val="24"/>
        </w:rPr>
        <w:t>随着候选数目的增加，</w:t>
      </w:r>
      <w:r w:rsidRPr="0022637D">
        <w:rPr>
          <w:rFonts w:ascii="Times New Roman" w:eastAsia="宋体" w:hAnsi="Times New Roman" w:cs="Times New Roman" w:hint="eastAsia"/>
          <w:sz w:val="24"/>
          <w:szCs w:val="24"/>
        </w:rPr>
        <w:t>EGCA</w:t>
      </w:r>
      <w:r>
        <w:rPr>
          <w:rFonts w:ascii="宋体" w:eastAsia="宋体" w:hAnsi="宋体" w:hint="eastAsia"/>
          <w:sz w:val="24"/>
          <w:szCs w:val="24"/>
        </w:rPr>
        <w:t>算法的性能保证在</w:t>
      </w:r>
      <w:r>
        <w:rPr>
          <w:rFonts w:ascii="宋体" w:eastAsia="宋体" w:hAnsi="宋体"/>
          <w:sz w:val="24"/>
          <w:szCs w:val="24"/>
        </w:rPr>
        <w:t>97</w:t>
      </w:r>
      <w:r>
        <w:rPr>
          <w:rFonts w:ascii="宋体" w:eastAsia="宋体" w:hAnsi="宋体" w:hint="eastAsia"/>
          <w:sz w:val="24"/>
          <w:szCs w:val="24"/>
        </w:rPr>
        <w:t>%上下波动，</w:t>
      </w:r>
      <w:r w:rsidRPr="0022637D">
        <w:rPr>
          <w:rFonts w:ascii="Times New Roman" w:eastAsia="宋体" w:hAnsi="Times New Roman" w:cs="Times New Roman" w:hint="eastAsia"/>
          <w:sz w:val="24"/>
          <w:szCs w:val="24"/>
        </w:rPr>
        <w:t>Greedy</w:t>
      </w:r>
      <w:r w:rsidRPr="0022637D">
        <w:rPr>
          <w:rFonts w:ascii="Times New Roman" w:eastAsia="宋体" w:hAnsi="Times New Roman" w:cs="Times New Roman"/>
          <w:sz w:val="24"/>
          <w:szCs w:val="24"/>
        </w:rPr>
        <w:t>-SC</w:t>
      </w:r>
      <w:r>
        <w:rPr>
          <w:rFonts w:ascii="宋体" w:eastAsia="宋体" w:hAnsi="宋体" w:hint="eastAsia"/>
          <w:sz w:val="24"/>
          <w:szCs w:val="24"/>
        </w:rPr>
        <w:t>算法的性能保证在8</w:t>
      </w:r>
      <w:r>
        <w:rPr>
          <w:rFonts w:ascii="宋体" w:eastAsia="宋体" w:hAnsi="宋体"/>
          <w:sz w:val="24"/>
          <w:szCs w:val="24"/>
        </w:rPr>
        <w:t>7</w:t>
      </w:r>
      <w:r>
        <w:rPr>
          <w:rFonts w:ascii="宋体" w:eastAsia="宋体" w:hAnsi="宋体" w:hint="eastAsia"/>
          <w:sz w:val="24"/>
          <w:szCs w:val="24"/>
        </w:rPr>
        <w:t>%上下波动，而</w:t>
      </w:r>
      <w:r w:rsidRPr="0022637D">
        <w:rPr>
          <w:rFonts w:ascii="Times New Roman" w:eastAsia="宋体" w:hAnsi="Times New Roman" w:cs="Times New Roman" w:hint="eastAsia"/>
          <w:sz w:val="24"/>
          <w:szCs w:val="24"/>
        </w:rPr>
        <w:t>Random</w:t>
      </w:r>
      <w:r>
        <w:rPr>
          <w:rFonts w:ascii="宋体" w:eastAsia="宋体" w:hAnsi="宋体" w:hint="eastAsia"/>
          <w:sz w:val="24"/>
          <w:szCs w:val="24"/>
        </w:rPr>
        <w:t>算法的性能保证在6</w:t>
      </w:r>
      <w:r>
        <w:rPr>
          <w:rFonts w:ascii="宋体" w:eastAsia="宋体" w:hAnsi="宋体"/>
          <w:sz w:val="24"/>
          <w:szCs w:val="24"/>
        </w:rPr>
        <w:t>2</w:t>
      </w:r>
      <w:r>
        <w:rPr>
          <w:rFonts w:ascii="宋体" w:eastAsia="宋体" w:hAnsi="宋体" w:hint="eastAsia"/>
          <w:sz w:val="24"/>
          <w:szCs w:val="24"/>
        </w:rPr>
        <w:t>%上下波动且低于</w:t>
      </w:r>
      <w:r w:rsidRPr="0022637D">
        <w:rPr>
          <w:rFonts w:ascii="Times New Roman" w:eastAsia="宋体" w:hAnsi="Times New Roman" w:cs="Times New Roman" w:hint="eastAsia"/>
          <w:sz w:val="24"/>
          <w:szCs w:val="24"/>
        </w:rPr>
        <w:t>EGCA</w:t>
      </w:r>
      <w:r w:rsidR="00700F94">
        <w:rPr>
          <w:rFonts w:ascii="宋体" w:eastAsia="宋体" w:hAnsi="宋体" w:hint="eastAsia"/>
          <w:sz w:val="24"/>
          <w:szCs w:val="24"/>
        </w:rPr>
        <w:t>的最低性能保证</w:t>
      </w:r>
      <w:proofErr w:type="spellStart"/>
      <w:r w:rsidR="00700F94" w:rsidRPr="0022637D">
        <w:rPr>
          <w:rFonts w:ascii="Times New Roman" w:eastAsia="宋体" w:hAnsi="Times New Roman" w:cs="Times New Roman" w:hint="eastAsia"/>
          <w:sz w:val="24"/>
          <w:szCs w:val="24"/>
        </w:rPr>
        <w:t>LowerBound</w:t>
      </w:r>
      <w:proofErr w:type="spellEnd"/>
      <w:r w:rsidR="00700F94">
        <w:rPr>
          <w:rFonts w:ascii="宋体" w:eastAsia="宋体" w:hAnsi="宋体" w:hint="eastAsia"/>
          <w:sz w:val="24"/>
          <w:szCs w:val="24"/>
        </w:rPr>
        <w:t>。表4</w:t>
      </w:r>
      <w:r w:rsidR="00700F94">
        <w:noBreakHyphen/>
      </w:r>
      <w:r w:rsidR="00700F94">
        <w:rPr>
          <w:rFonts w:ascii="宋体" w:eastAsia="宋体" w:hAnsi="宋体"/>
          <w:sz w:val="24"/>
          <w:szCs w:val="24"/>
        </w:rPr>
        <w:t>4</w:t>
      </w:r>
      <w:r w:rsidR="00700F94">
        <w:rPr>
          <w:rFonts w:ascii="宋体" w:eastAsia="宋体" w:hAnsi="宋体" w:hint="eastAsia"/>
          <w:sz w:val="24"/>
          <w:szCs w:val="24"/>
        </w:rPr>
        <w:t>列举了一组仿真数据，从性能</w:t>
      </w:r>
    </w:p>
    <w:p w14:paraId="521EA9E5" w14:textId="18C8F6D0" w:rsidR="000066A8" w:rsidRPr="000066A8" w:rsidRDefault="000066A8" w:rsidP="000066A8">
      <w:pPr>
        <w:pStyle w:val="a3"/>
        <w:spacing w:afterLines="100" w:after="312" w:line="400" w:lineRule="exact"/>
        <w:ind w:firstLineChars="0" w:firstLine="0"/>
        <w:rPr>
          <w:rFonts w:ascii="宋体" w:eastAsia="宋体" w:hAnsi="宋体"/>
          <w:sz w:val="24"/>
          <w:szCs w:val="24"/>
        </w:rPr>
      </w:pPr>
      <w:r>
        <w:rPr>
          <w:rFonts w:ascii="宋体" w:eastAsia="宋体" w:hAnsi="宋体" w:hint="eastAsia"/>
          <w:sz w:val="24"/>
          <w:szCs w:val="24"/>
        </w:rPr>
        <w:t>保证的角度看，</w:t>
      </w:r>
      <w:r w:rsidRPr="0022637D">
        <w:rPr>
          <w:rFonts w:ascii="Times New Roman" w:eastAsia="宋体" w:hAnsi="Times New Roman" w:cs="Times New Roman" w:hint="eastAsia"/>
          <w:sz w:val="24"/>
          <w:szCs w:val="24"/>
        </w:rPr>
        <w:t>EGCA</w:t>
      </w:r>
      <w:r>
        <w:rPr>
          <w:rFonts w:ascii="宋体" w:eastAsia="宋体" w:hAnsi="宋体" w:hint="eastAsia"/>
          <w:sz w:val="24"/>
          <w:szCs w:val="24"/>
        </w:rPr>
        <w:t>算法是最接近</w:t>
      </w:r>
      <w:r w:rsidRPr="0022637D">
        <w:rPr>
          <w:rFonts w:ascii="Times New Roman" w:eastAsia="宋体" w:hAnsi="Times New Roman" w:cs="Times New Roman" w:hint="eastAsia"/>
          <w:sz w:val="24"/>
          <w:szCs w:val="24"/>
        </w:rPr>
        <w:t>Enumeration</w:t>
      </w:r>
      <w:r>
        <w:rPr>
          <w:rFonts w:ascii="宋体" w:eastAsia="宋体" w:hAnsi="宋体" w:hint="eastAsia"/>
          <w:sz w:val="24"/>
          <w:szCs w:val="24"/>
        </w:rPr>
        <w:t>算法的，比</w:t>
      </w:r>
      <w:r w:rsidRPr="0022637D">
        <w:rPr>
          <w:rFonts w:ascii="Times New Roman" w:eastAsia="宋体" w:hAnsi="Times New Roman" w:cs="Times New Roman" w:hint="eastAsia"/>
          <w:sz w:val="24"/>
          <w:szCs w:val="24"/>
        </w:rPr>
        <w:t>Greedy-SC</w:t>
      </w:r>
      <w:r>
        <w:rPr>
          <w:rFonts w:ascii="宋体" w:eastAsia="宋体" w:hAnsi="宋体" w:hint="eastAsia"/>
          <w:sz w:val="24"/>
          <w:szCs w:val="24"/>
        </w:rPr>
        <w:t>算法平均性能保证，提高了1</w:t>
      </w:r>
      <w:r>
        <w:rPr>
          <w:rFonts w:ascii="宋体" w:eastAsia="宋体" w:hAnsi="宋体"/>
          <w:sz w:val="24"/>
          <w:szCs w:val="24"/>
        </w:rPr>
        <w:t>0</w:t>
      </w:r>
      <w:r>
        <w:rPr>
          <w:rFonts w:ascii="宋体" w:eastAsia="宋体" w:hAnsi="宋体" w:hint="eastAsia"/>
          <w:sz w:val="24"/>
          <w:szCs w:val="24"/>
        </w:rPr>
        <w:t>%左右，比</w:t>
      </w:r>
      <w:r w:rsidRPr="0022637D">
        <w:rPr>
          <w:rFonts w:ascii="Times New Roman" w:eastAsia="宋体" w:hAnsi="Times New Roman" w:cs="Times New Roman" w:hint="eastAsia"/>
          <w:sz w:val="24"/>
          <w:szCs w:val="24"/>
        </w:rPr>
        <w:t>Random</w:t>
      </w:r>
      <w:r>
        <w:rPr>
          <w:rFonts w:ascii="宋体" w:eastAsia="宋体" w:hAnsi="宋体" w:hint="eastAsia"/>
          <w:sz w:val="24"/>
          <w:szCs w:val="24"/>
        </w:rPr>
        <w:t>算法的性能保证提高了3</w:t>
      </w:r>
      <w:r>
        <w:rPr>
          <w:rFonts w:ascii="宋体" w:eastAsia="宋体" w:hAnsi="宋体"/>
          <w:sz w:val="24"/>
          <w:szCs w:val="24"/>
        </w:rPr>
        <w:t>5</w:t>
      </w:r>
      <w:r>
        <w:rPr>
          <w:rFonts w:ascii="宋体" w:eastAsia="宋体" w:hAnsi="宋体" w:hint="eastAsia"/>
          <w:sz w:val="24"/>
          <w:szCs w:val="24"/>
        </w:rPr>
        <w:t>%，由此可以看出</w:t>
      </w:r>
      <w:r w:rsidRPr="0022637D">
        <w:rPr>
          <w:rFonts w:ascii="Times New Roman" w:eastAsia="宋体" w:hAnsi="Times New Roman" w:cs="Times New Roman" w:hint="eastAsia"/>
          <w:sz w:val="24"/>
          <w:szCs w:val="24"/>
        </w:rPr>
        <w:t>EGCA</w:t>
      </w:r>
      <w:r>
        <w:rPr>
          <w:rFonts w:ascii="宋体" w:eastAsia="宋体" w:hAnsi="宋体" w:hint="eastAsia"/>
          <w:sz w:val="24"/>
          <w:szCs w:val="24"/>
        </w:rPr>
        <w:t>算法的准确性和有效性。</w:t>
      </w:r>
    </w:p>
    <w:p w14:paraId="13024FC8" w14:textId="75F6A5B2" w:rsidR="00A67760" w:rsidRDefault="00E22C8A" w:rsidP="00A67760">
      <w:pPr>
        <w:pStyle w:val="a3"/>
        <w:keepNext/>
        <w:ind w:firstLineChars="0"/>
        <w:jc w:val="center"/>
      </w:pPr>
      <w:r>
        <w:rPr>
          <w:rFonts w:ascii="宋体" w:eastAsia="宋体" w:hAnsi="宋体"/>
          <w:noProof/>
          <w:sz w:val="24"/>
          <w:szCs w:val="24"/>
        </w:rPr>
        <w:drawing>
          <wp:inline distT="0" distB="0" distL="0" distR="0" wp14:anchorId="613D45E8" wp14:editId="67D9465D">
            <wp:extent cx="4637315" cy="349110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hangeSensingTime.png"/>
                    <pic:cNvPicPr/>
                  </pic:nvPicPr>
                  <pic:blipFill>
                    <a:blip r:embed="rId549">
                      <a:extLst>
                        <a:ext uri="{28A0092B-C50C-407E-A947-70E740481C1C}">
                          <a14:useLocalDpi xmlns:a14="http://schemas.microsoft.com/office/drawing/2010/main" val="0"/>
                        </a:ext>
                      </a:extLst>
                    </a:blip>
                    <a:stretch>
                      <a:fillRect/>
                    </a:stretch>
                  </pic:blipFill>
                  <pic:spPr>
                    <a:xfrm>
                      <a:off x="0" y="0"/>
                      <a:ext cx="4661022" cy="3508955"/>
                    </a:xfrm>
                    <a:prstGeom prst="rect">
                      <a:avLst/>
                    </a:prstGeom>
                  </pic:spPr>
                </pic:pic>
              </a:graphicData>
            </a:graphic>
          </wp:inline>
        </w:drawing>
      </w:r>
    </w:p>
    <w:p w14:paraId="5ABB789B" w14:textId="4EA4A7D5" w:rsidR="00A67760" w:rsidRPr="00A67760" w:rsidRDefault="00A67760" w:rsidP="00A67760">
      <w:pPr>
        <w:pStyle w:val="a4"/>
        <w:jc w:val="center"/>
        <w:rPr>
          <w:rFonts w:ascii="楷体" w:eastAsia="楷体" w:hAnsi="楷体"/>
          <w:sz w:val="21"/>
          <w:szCs w:val="21"/>
        </w:rPr>
      </w:pPr>
      <w:r w:rsidRPr="00A67760">
        <w:rPr>
          <w:rFonts w:ascii="楷体" w:eastAsia="楷体" w:hAnsi="楷体" w:hint="eastAsia"/>
          <w:sz w:val="21"/>
          <w:szCs w:val="21"/>
        </w:rPr>
        <w:t>图 4</w:t>
      </w:r>
      <w:r w:rsidR="00FA7B14">
        <w:noBreakHyphen/>
        <w:t>4</w:t>
      </w:r>
      <w:r w:rsidRPr="00A67760">
        <w:rPr>
          <w:rFonts w:ascii="楷体" w:eastAsia="楷体" w:hAnsi="楷体"/>
          <w:sz w:val="21"/>
          <w:szCs w:val="21"/>
        </w:rPr>
        <w:t xml:space="preserve"> </w:t>
      </w:r>
      <w:r w:rsidRPr="00A67760">
        <w:rPr>
          <w:rFonts w:ascii="楷体" w:eastAsia="楷体" w:hAnsi="楷体" w:hint="eastAsia"/>
          <w:sz w:val="21"/>
          <w:szCs w:val="21"/>
        </w:rPr>
        <w:t>候选车辆数目与覆盖度之间的关系</w:t>
      </w:r>
    </w:p>
    <w:p w14:paraId="3BF7218E" w14:textId="77777777" w:rsidR="000066A8" w:rsidRDefault="000066A8" w:rsidP="009F6808">
      <w:pPr>
        <w:pStyle w:val="a3"/>
        <w:ind w:firstLineChars="0"/>
        <w:jc w:val="center"/>
        <w:rPr>
          <w:rFonts w:ascii="宋体" w:eastAsia="宋体" w:hAnsi="宋体"/>
          <w:sz w:val="24"/>
          <w:szCs w:val="24"/>
        </w:rPr>
      </w:pPr>
    </w:p>
    <w:p w14:paraId="23EFF0E8" w14:textId="42B04BAA" w:rsidR="000066A8" w:rsidRDefault="000066A8" w:rsidP="000066A8">
      <w:pPr>
        <w:pStyle w:val="a3"/>
        <w:spacing w:line="400" w:lineRule="exact"/>
        <w:ind w:firstLineChars="0"/>
        <w:rPr>
          <w:rFonts w:ascii="宋体" w:eastAsia="宋体" w:hAnsi="宋体"/>
          <w:sz w:val="24"/>
          <w:szCs w:val="24"/>
        </w:rPr>
      </w:pPr>
      <w:r>
        <w:rPr>
          <w:rFonts w:ascii="宋体" w:eastAsia="宋体" w:hAnsi="宋体" w:hint="eastAsia"/>
          <w:sz w:val="24"/>
          <w:szCs w:val="24"/>
        </w:rPr>
        <w:t>虽然，</w:t>
      </w:r>
      <w:r w:rsidRPr="000066A8">
        <w:rPr>
          <w:rFonts w:ascii="宋体" w:eastAsia="宋体" w:hAnsi="宋体"/>
          <w:sz w:val="24"/>
          <w:szCs w:val="24"/>
        </w:rPr>
        <w:t>EGCA</w:t>
      </w:r>
      <w:r>
        <w:rPr>
          <w:rFonts w:ascii="宋体" w:eastAsia="宋体" w:hAnsi="宋体" w:hint="eastAsia"/>
          <w:sz w:val="24"/>
          <w:szCs w:val="24"/>
        </w:rPr>
        <w:t>的感知收益相比</w:t>
      </w:r>
      <w:r w:rsidRPr="000066A8">
        <w:rPr>
          <w:rFonts w:ascii="宋体" w:eastAsia="宋体" w:hAnsi="宋体" w:hint="eastAsia"/>
          <w:sz w:val="24"/>
          <w:szCs w:val="24"/>
        </w:rPr>
        <w:t>Greedy</w:t>
      </w:r>
      <w:r w:rsidRPr="000066A8">
        <w:rPr>
          <w:rFonts w:ascii="宋体" w:eastAsia="宋体" w:hAnsi="宋体"/>
          <w:sz w:val="24"/>
          <w:szCs w:val="24"/>
        </w:rPr>
        <w:t>-SC</w:t>
      </w:r>
      <w:r>
        <w:rPr>
          <w:rFonts w:ascii="宋体" w:eastAsia="宋体" w:hAnsi="宋体" w:hint="eastAsia"/>
          <w:sz w:val="24"/>
          <w:szCs w:val="24"/>
        </w:rPr>
        <w:t>和</w:t>
      </w:r>
      <w:r w:rsidRPr="000066A8">
        <w:rPr>
          <w:rFonts w:ascii="宋体" w:eastAsia="宋体" w:hAnsi="宋体" w:hint="eastAsia"/>
          <w:sz w:val="24"/>
          <w:szCs w:val="24"/>
        </w:rPr>
        <w:t>Random</w:t>
      </w:r>
      <w:r>
        <w:rPr>
          <w:rFonts w:ascii="宋体" w:eastAsia="宋体" w:hAnsi="宋体" w:hint="eastAsia"/>
          <w:sz w:val="24"/>
          <w:szCs w:val="24"/>
        </w:rPr>
        <w:t>两种算法的感知收益和性能保证有所提升，但是</w:t>
      </w:r>
      <w:r w:rsidRPr="000066A8">
        <w:rPr>
          <w:rFonts w:ascii="宋体" w:eastAsia="宋体" w:hAnsi="宋体" w:hint="eastAsia"/>
          <w:sz w:val="24"/>
          <w:szCs w:val="24"/>
        </w:rPr>
        <w:t>EGCA</w:t>
      </w:r>
      <w:r>
        <w:rPr>
          <w:rFonts w:ascii="宋体" w:eastAsia="宋体" w:hAnsi="宋体" w:hint="eastAsia"/>
          <w:sz w:val="24"/>
          <w:szCs w:val="24"/>
        </w:rPr>
        <w:t>算法的时间复杂度相对也更加复杂,从这个角度看</w:t>
      </w:r>
      <w:r w:rsidRPr="000066A8">
        <w:rPr>
          <w:rFonts w:ascii="宋体" w:eastAsia="宋体" w:hAnsi="宋体" w:hint="eastAsia"/>
          <w:sz w:val="24"/>
          <w:szCs w:val="24"/>
        </w:rPr>
        <w:t>EGCA</w:t>
      </w:r>
      <w:r>
        <w:rPr>
          <w:rFonts w:ascii="宋体" w:eastAsia="宋体" w:hAnsi="宋体" w:hint="eastAsia"/>
          <w:sz w:val="24"/>
          <w:szCs w:val="24"/>
        </w:rPr>
        <w:t>是用时间换取感知质量。因此，</w:t>
      </w:r>
      <w:r w:rsidRPr="000066A8">
        <w:rPr>
          <w:rFonts w:ascii="宋体" w:eastAsia="宋体" w:hAnsi="宋体" w:hint="eastAsia"/>
          <w:sz w:val="24"/>
          <w:szCs w:val="24"/>
        </w:rPr>
        <w:t>EGCA</w:t>
      </w:r>
      <w:r>
        <w:rPr>
          <w:rFonts w:ascii="宋体" w:eastAsia="宋体" w:hAnsi="宋体" w:hint="eastAsia"/>
          <w:sz w:val="24"/>
          <w:szCs w:val="24"/>
        </w:rPr>
        <w:t>算法的时间复杂度有待进一步优化。</w:t>
      </w:r>
    </w:p>
    <w:p w14:paraId="26300A64" w14:textId="77777777" w:rsidR="000066A8" w:rsidRDefault="000066A8" w:rsidP="009F6808">
      <w:pPr>
        <w:pStyle w:val="a3"/>
        <w:ind w:firstLineChars="0"/>
        <w:jc w:val="center"/>
        <w:rPr>
          <w:rFonts w:ascii="宋体" w:eastAsia="宋体" w:hAnsi="宋体"/>
          <w:sz w:val="24"/>
          <w:szCs w:val="24"/>
        </w:rPr>
      </w:pPr>
    </w:p>
    <w:p w14:paraId="650EC10D" w14:textId="28E64D4B" w:rsidR="00B740F2" w:rsidRDefault="00340487" w:rsidP="009F6808">
      <w:pPr>
        <w:pStyle w:val="a3"/>
        <w:ind w:firstLineChars="0"/>
        <w:jc w:val="center"/>
        <w:rPr>
          <w:rFonts w:ascii="宋体" w:eastAsia="宋体" w:hAnsi="宋体"/>
          <w:sz w:val="24"/>
          <w:szCs w:val="24"/>
        </w:rPr>
      </w:pPr>
      <w:r>
        <w:rPr>
          <w:noProof/>
        </w:rPr>
        <mc:AlternateContent>
          <mc:Choice Requires="wps">
            <w:drawing>
              <wp:anchor distT="0" distB="0" distL="114300" distR="114300" simplePos="0" relativeHeight="251730944" behindDoc="0" locked="0" layoutInCell="1" allowOverlap="1" wp14:anchorId="1E4559C5" wp14:editId="6591A38B">
                <wp:simplePos x="0" y="0"/>
                <wp:positionH relativeFrom="column">
                  <wp:posOffset>199390</wp:posOffset>
                </wp:positionH>
                <wp:positionV relativeFrom="paragraph">
                  <wp:posOffset>3832860</wp:posOffset>
                </wp:positionV>
                <wp:extent cx="4599305" cy="635"/>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4599305" cy="635"/>
                        </a:xfrm>
                        <a:prstGeom prst="rect">
                          <a:avLst/>
                        </a:prstGeom>
                        <a:solidFill>
                          <a:prstClr val="white"/>
                        </a:solidFill>
                        <a:ln>
                          <a:noFill/>
                        </a:ln>
                      </wps:spPr>
                      <wps:txbx>
                        <w:txbxContent>
                          <w:p w14:paraId="792C469F" w14:textId="77777777" w:rsidR="003E165B" w:rsidRPr="00916244" w:rsidRDefault="003E165B" w:rsidP="00340487">
                            <w:pPr>
                              <w:pStyle w:val="a4"/>
                              <w:jc w:val="center"/>
                              <w:rPr>
                                <w:rFonts w:ascii="楷体" w:eastAsia="楷体" w:hAnsi="楷体"/>
                                <w:sz w:val="21"/>
                                <w:szCs w:val="21"/>
                              </w:rPr>
                            </w:pPr>
                            <w:r w:rsidRPr="00916244">
                              <w:rPr>
                                <w:rFonts w:ascii="楷体" w:eastAsia="楷体" w:hAnsi="楷体" w:hint="eastAsia"/>
                                <w:sz w:val="21"/>
                                <w:szCs w:val="21"/>
                              </w:rPr>
                              <w:t>图4</w:t>
                            </w:r>
                            <w:r w:rsidRPr="00916244">
                              <w:rPr>
                                <w:rFonts w:ascii="楷体" w:eastAsia="楷体" w:hAnsi="楷体"/>
                                <w:sz w:val="21"/>
                                <w:szCs w:val="21"/>
                              </w:rPr>
                              <w:t xml:space="preserve">.4 </w:t>
                            </w:r>
                            <w:r w:rsidRPr="00916244">
                              <w:rPr>
                                <w:rFonts w:ascii="楷体" w:eastAsia="楷体" w:hAnsi="楷体" w:hint="eastAsia"/>
                                <w:sz w:val="21"/>
                                <w:szCs w:val="21"/>
                              </w:rPr>
                              <w:t>覆盖度与感知时段之间的关系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559C5" id="文本框 21" o:spid="_x0000_s1027" type="#_x0000_t202" style="position:absolute;left:0;text-align:left;margin-left:15.7pt;margin-top:301.8pt;width:362.1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" stroked="f">
                <v:textbox style="mso-fit-shape-to-text:t" inset="0,0,0,0">
                  <w:txbxContent>
                    <w:p w14:paraId="792C469F" w14:textId="77777777" w:rsidR="003E165B" w:rsidRPr="00916244" w:rsidRDefault="003E165B" w:rsidP="00340487">
                      <w:pPr>
                        <w:pStyle w:val="a4"/>
                        <w:jc w:val="center"/>
                        <w:rPr>
                          <w:rFonts w:ascii="楷体" w:eastAsia="楷体" w:hAnsi="楷体"/>
                          <w:sz w:val="21"/>
                          <w:szCs w:val="21"/>
                        </w:rPr>
                      </w:pPr>
                      <w:r w:rsidRPr="00916244">
                        <w:rPr>
                          <w:rFonts w:ascii="楷体" w:eastAsia="楷体" w:hAnsi="楷体" w:hint="eastAsia"/>
                          <w:sz w:val="21"/>
                          <w:szCs w:val="21"/>
                        </w:rPr>
                        <w:t>图4</w:t>
                      </w:r>
                      <w:r w:rsidRPr="00916244">
                        <w:rPr>
                          <w:rFonts w:ascii="楷体" w:eastAsia="楷体" w:hAnsi="楷体"/>
                          <w:sz w:val="21"/>
                          <w:szCs w:val="21"/>
                        </w:rPr>
                        <w:t xml:space="preserve">.4 </w:t>
                      </w:r>
                      <w:r w:rsidRPr="00916244">
                        <w:rPr>
                          <w:rFonts w:ascii="楷体" w:eastAsia="楷体" w:hAnsi="楷体" w:hint="eastAsia"/>
                          <w:sz w:val="21"/>
                          <w:szCs w:val="21"/>
                        </w:rPr>
                        <w:t>覆盖度与感知时段之间的关系</w:t>
                      </w:r>
                    </w:p>
                  </w:txbxContent>
                </v:textbox>
              </v:shape>
            </w:pict>
          </mc:Fallback>
        </mc:AlternateContent>
      </w:r>
    </w:p>
    <w:p w14:paraId="3A9527CA" w14:textId="77777777" w:rsidR="00FA7B14" w:rsidRDefault="00E22C8A" w:rsidP="00FA7B14">
      <w:pPr>
        <w:pStyle w:val="a3"/>
        <w:keepNext/>
        <w:ind w:firstLineChars="0"/>
        <w:jc w:val="center"/>
      </w:pPr>
      <w:r w:rsidRPr="00FA7B14">
        <w:rPr>
          <w:rFonts w:ascii="宋体" w:eastAsia="宋体" w:hAnsi="宋体" w:hint="eastAsia"/>
          <w:noProof/>
          <w:sz w:val="24"/>
          <w:szCs w:val="24"/>
        </w:rPr>
        <w:lastRenderedPageBreak/>
        <w:drawing>
          <wp:inline distT="0" distB="0" distL="0" distR="0" wp14:anchorId="1F3C088E" wp14:editId="79B3C24E">
            <wp:extent cx="4421966" cy="3442915"/>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formanceGuarantee.png"/>
                    <pic:cNvPicPr/>
                  </pic:nvPicPr>
                  <pic:blipFill>
                    <a:blip r:embed="rId550">
                      <a:extLst>
                        <a:ext uri="{28A0092B-C50C-407E-A947-70E740481C1C}">
                          <a14:useLocalDpi xmlns:a14="http://schemas.microsoft.com/office/drawing/2010/main" val="0"/>
                        </a:ext>
                      </a:extLst>
                    </a:blip>
                    <a:stretch>
                      <a:fillRect/>
                    </a:stretch>
                  </pic:blipFill>
                  <pic:spPr>
                    <a:xfrm>
                      <a:off x="0" y="0"/>
                      <a:ext cx="4446111" cy="3461714"/>
                    </a:xfrm>
                    <a:prstGeom prst="rect">
                      <a:avLst/>
                    </a:prstGeom>
                  </pic:spPr>
                </pic:pic>
              </a:graphicData>
            </a:graphic>
          </wp:inline>
        </w:drawing>
      </w:r>
    </w:p>
    <w:p w14:paraId="0210FB66" w14:textId="4F4028E4" w:rsidR="008E6E5B" w:rsidRDefault="00FA7B14" w:rsidP="00FA7B14">
      <w:pPr>
        <w:pStyle w:val="a4"/>
        <w:jc w:val="center"/>
        <w:rPr>
          <w:rFonts w:ascii="楷体" w:eastAsia="楷体" w:hAnsi="楷体"/>
          <w:sz w:val="21"/>
          <w:szCs w:val="21"/>
        </w:rPr>
      </w:pPr>
      <w:r w:rsidRPr="00FA7B14">
        <w:rPr>
          <w:rFonts w:ascii="楷体" w:eastAsia="楷体" w:hAnsi="楷体" w:hint="eastAsia"/>
          <w:sz w:val="21"/>
          <w:szCs w:val="21"/>
        </w:rPr>
        <w:t xml:space="preserve">图 </w:t>
      </w:r>
      <w:r w:rsidRPr="00FA7B14">
        <w:rPr>
          <w:rFonts w:ascii="楷体" w:eastAsia="楷体" w:hAnsi="楷体"/>
          <w:sz w:val="21"/>
          <w:szCs w:val="21"/>
        </w:rPr>
        <w:t>4</w:t>
      </w:r>
      <w:r>
        <w:noBreakHyphen/>
      </w:r>
      <w:r w:rsidRPr="00FA7B14">
        <w:rPr>
          <w:rFonts w:ascii="楷体" w:eastAsia="楷体" w:hAnsi="楷体"/>
          <w:sz w:val="21"/>
          <w:szCs w:val="21"/>
        </w:rPr>
        <w:t xml:space="preserve">5 </w:t>
      </w:r>
      <w:r w:rsidRPr="00FA7B14">
        <w:rPr>
          <w:rFonts w:ascii="楷体" w:eastAsia="楷体" w:hAnsi="楷体" w:hint="eastAsia"/>
          <w:sz w:val="21"/>
          <w:szCs w:val="21"/>
        </w:rPr>
        <w:t>感知性能和候选车辆数目之间的关系</w:t>
      </w:r>
    </w:p>
    <w:p w14:paraId="6B6D8087" w14:textId="77777777" w:rsidR="00712212" w:rsidRPr="00712212" w:rsidRDefault="00712212" w:rsidP="00712212">
      <w:pPr>
        <w:spacing w:beforeLines="100" w:before="312"/>
      </w:pPr>
    </w:p>
    <w:p w14:paraId="3074F407" w14:textId="2E408849" w:rsidR="00712212" w:rsidRPr="006A62F8" w:rsidRDefault="00712212" w:rsidP="00712212">
      <w:pPr>
        <w:pStyle w:val="a4"/>
        <w:keepNext/>
        <w:jc w:val="center"/>
        <w:rPr>
          <w:rFonts w:ascii="楷体" w:eastAsia="楷体" w:hAnsi="楷体"/>
          <w:sz w:val="21"/>
          <w:szCs w:val="21"/>
        </w:rPr>
      </w:pPr>
      <w:r w:rsidRPr="006A62F8">
        <w:rPr>
          <w:rFonts w:ascii="楷体" w:eastAsia="楷体" w:hAnsi="楷体" w:hint="eastAsia"/>
          <w:sz w:val="21"/>
          <w:szCs w:val="21"/>
        </w:rPr>
        <w:t>表4</w:t>
      </w:r>
      <w:r w:rsidR="006A62F8">
        <w:noBreakHyphen/>
      </w:r>
      <w:r w:rsidRPr="006A62F8">
        <w:rPr>
          <w:rFonts w:ascii="楷体" w:eastAsia="楷体" w:hAnsi="楷体" w:hint="eastAsia"/>
          <w:sz w:val="21"/>
          <w:szCs w:val="21"/>
        </w:rPr>
        <w:t>3仿真数据对比</w:t>
      </w:r>
    </w:p>
    <w:tbl>
      <w:tblPr>
        <w:tblStyle w:val="aa"/>
        <w:tblW w:w="0" w:type="auto"/>
        <w:tblLook w:val="04A0" w:firstRow="1" w:lastRow="0" w:firstColumn="1" w:lastColumn="0" w:noHBand="0" w:noVBand="1"/>
      </w:tblPr>
      <w:tblGrid>
        <w:gridCol w:w="1659"/>
        <w:gridCol w:w="1659"/>
        <w:gridCol w:w="1659"/>
        <w:gridCol w:w="1659"/>
        <w:gridCol w:w="1660"/>
      </w:tblGrid>
      <w:tr w:rsidR="00FA7B14" w14:paraId="6FAF9F27" w14:textId="77777777" w:rsidTr="006A62F8">
        <w:trPr>
          <w:trHeight w:val="442"/>
        </w:trPr>
        <w:tc>
          <w:tcPr>
            <w:tcW w:w="1659" w:type="dxa"/>
            <w:tcBorders>
              <w:right w:val="nil"/>
            </w:tcBorders>
            <w:shd w:val="clear" w:color="auto" w:fill="808080" w:themeFill="background1" w:themeFillShade="80"/>
            <w:vAlign w:val="center"/>
          </w:tcPr>
          <w:p w14:paraId="551E5097" w14:textId="308C72B5" w:rsidR="00FA7B14" w:rsidRPr="006A62F8" w:rsidRDefault="00FA7B14" w:rsidP="00712212">
            <w:pPr>
              <w:jc w:val="center"/>
              <w:rPr>
                <w:b/>
                <w:color w:val="FFFFFF" w:themeColor="background1"/>
              </w:rPr>
            </w:pPr>
            <w:r w:rsidRPr="006A62F8">
              <w:rPr>
                <w:rFonts w:ascii="宋体" w:eastAsia="宋体" w:hAnsi="宋体" w:hint="eastAsia"/>
                <w:b/>
                <w:color w:val="FFFFFF" w:themeColor="background1"/>
                <w:sz w:val="24"/>
                <w:szCs w:val="24"/>
              </w:rPr>
              <w:t>单位/</w:t>
            </w:r>
            <w:proofErr w:type="spellStart"/>
            <w:r w:rsidRPr="006A62F8">
              <w:rPr>
                <w:rFonts w:ascii="宋体" w:eastAsia="宋体" w:hAnsi="宋体"/>
                <w:b/>
                <w:color w:val="FFFFFF" w:themeColor="background1"/>
                <w:sz w:val="24"/>
                <w:szCs w:val="24"/>
              </w:rPr>
              <w:t>ms</w:t>
            </w:r>
            <w:proofErr w:type="spellEnd"/>
          </w:p>
        </w:tc>
        <w:tc>
          <w:tcPr>
            <w:tcW w:w="1659" w:type="dxa"/>
            <w:tcBorders>
              <w:left w:val="nil"/>
              <w:right w:val="nil"/>
            </w:tcBorders>
            <w:shd w:val="clear" w:color="auto" w:fill="808080" w:themeFill="background1" w:themeFillShade="80"/>
            <w:vAlign w:val="center"/>
          </w:tcPr>
          <w:p w14:paraId="0706A380" w14:textId="17195BE1" w:rsidR="00FA7B14" w:rsidRPr="006A62F8" w:rsidRDefault="00FA7B14" w:rsidP="00712212">
            <w:pPr>
              <w:jc w:val="center"/>
              <w:rPr>
                <w:b/>
                <w:color w:val="FFFFFF" w:themeColor="background1"/>
              </w:rPr>
            </w:pPr>
            <w:r w:rsidRPr="006A62F8">
              <w:rPr>
                <w:rFonts w:ascii="宋体" w:eastAsia="宋体" w:hAnsi="宋体" w:hint="eastAsia"/>
                <w:b/>
                <w:color w:val="FFFFFF" w:themeColor="background1"/>
                <w:sz w:val="24"/>
                <w:szCs w:val="24"/>
              </w:rPr>
              <w:t>枚举算法</w:t>
            </w:r>
          </w:p>
        </w:tc>
        <w:tc>
          <w:tcPr>
            <w:tcW w:w="1659" w:type="dxa"/>
            <w:tcBorders>
              <w:left w:val="nil"/>
              <w:right w:val="nil"/>
            </w:tcBorders>
            <w:shd w:val="clear" w:color="auto" w:fill="808080" w:themeFill="background1" w:themeFillShade="80"/>
            <w:vAlign w:val="center"/>
          </w:tcPr>
          <w:p w14:paraId="24BB1588" w14:textId="42E67D36" w:rsidR="00FA7B14" w:rsidRPr="006A62F8" w:rsidRDefault="00FA7B14" w:rsidP="00712212">
            <w:pPr>
              <w:jc w:val="center"/>
              <w:rPr>
                <w:b/>
                <w:color w:val="FFFFFF" w:themeColor="background1"/>
              </w:rPr>
            </w:pPr>
            <w:r w:rsidRPr="006A62F8">
              <w:rPr>
                <w:rFonts w:ascii="宋体" w:eastAsia="宋体" w:hAnsi="宋体" w:hint="eastAsia"/>
                <w:b/>
                <w:color w:val="FFFFFF" w:themeColor="background1"/>
                <w:sz w:val="24"/>
                <w:szCs w:val="24"/>
              </w:rPr>
              <w:t>E</w:t>
            </w:r>
            <w:r w:rsidRPr="006A62F8">
              <w:rPr>
                <w:rFonts w:ascii="宋体" w:eastAsia="宋体" w:hAnsi="宋体"/>
                <w:b/>
                <w:color w:val="FFFFFF" w:themeColor="background1"/>
                <w:sz w:val="24"/>
                <w:szCs w:val="24"/>
              </w:rPr>
              <w:t>GCA</w:t>
            </w:r>
          </w:p>
        </w:tc>
        <w:tc>
          <w:tcPr>
            <w:tcW w:w="1659" w:type="dxa"/>
            <w:tcBorders>
              <w:left w:val="nil"/>
              <w:right w:val="nil"/>
            </w:tcBorders>
            <w:shd w:val="clear" w:color="auto" w:fill="808080" w:themeFill="background1" w:themeFillShade="80"/>
            <w:vAlign w:val="center"/>
          </w:tcPr>
          <w:p w14:paraId="3835C671" w14:textId="0E97668D" w:rsidR="00FA7B14" w:rsidRPr="006A62F8" w:rsidRDefault="00FA7B14" w:rsidP="00712212">
            <w:pPr>
              <w:jc w:val="center"/>
              <w:rPr>
                <w:b/>
                <w:color w:val="FFFFFF" w:themeColor="background1"/>
              </w:rPr>
            </w:pPr>
            <w:r w:rsidRPr="006A62F8">
              <w:rPr>
                <w:rFonts w:ascii="宋体" w:eastAsia="宋体" w:hAnsi="宋体" w:hint="eastAsia"/>
                <w:b/>
                <w:color w:val="FFFFFF" w:themeColor="background1"/>
                <w:sz w:val="24"/>
                <w:szCs w:val="24"/>
              </w:rPr>
              <w:t>G</w:t>
            </w:r>
            <w:r w:rsidR="00712212" w:rsidRPr="006A62F8">
              <w:rPr>
                <w:rFonts w:ascii="宋体" w:eastAsia="宋体" w:hAnsi="宋体" w:hint="eastAsia"/>
                <w:b/>
                <w:color w:val="FFFFFF" w:themeColor="background1"/>
                <w:sz w:val="24"/>
                <w:szCs w:val="24"/>
              </w:rPr>
              <w:t>reedy</w:t>
            </w:r>
            <w:r w:rsidRPr="006A62F8">
              <w:rPr>
                <w:rFonts w:ascii="宋体" w:eastAsia="宋体" w:hAnsi="宋体"/>
                <w:b/>
                <w:color w:val="FFFFFF" w:themeColor="background1"/>
                <w:sz w:val="24"/>
                <w:szCs w:val="24"/>
              </w:rPr>
              <w:t>-SC</w:t>
            </w:r>
          </w:p>
        </w:tc>
        <w:tc>
          <w:tcPr>
            <w:tcW w:w="1660" w:type="dxa"/>
            <w:tcBorders>
              <w:left w:val="nil"/>
            </w:tcBorders>
            <w:shd w:val="clear" w:color="auto" w:fill="808080" w:themeFill="background1" w:themeFillShade="80"/>
            <w:vAlign w:val="center"/>
          </w:tcPr>
          <w:p w14:paraId="020AB432" w14:textId="6549AE2A" w:rsidR="00FA7B14" w:rsidRPr="006A62F8" w:rsidRDefault="00FA7B14" w:rsidP="00712212">
            <w:pPr>
              <w:jc w:val="center"/>
              <w:rPr>
                <w:b/>
                <w:color w:val="FFFFFF" w:themeColor="background1"/>
              </w:rPr>
            </w:pPr>
            <w:r w:rsidRPr="006A62F8">
              <w:rPr>
                <w:rFonts w:ascii="宋体" w:eastAsia="宋体" w:hAnsi="宋体" w:hint="eastAsia"/>
                <w:b/>
                <w:color w:val="FFFFFF" w:themeColor="background1"/>
                <w:sz w:val="24"/>
                <w:szCs w:val="24"/>
              </w:rPr>
              <w:t>R</w:t>
            </w:r>
            <w:r w:rsidRPr="006A62F8">
              <w:rPr>
                <w:rFonts w:ascii="宋体" w:eastAsia="宋体" w:hAnsi="宋体"/>
                <w:b/>
                <w:color w:val="FFFFFF" w:themeColor="background1"/>
                <w:sz w:val="24"/>
                <w:szCs w:val="24"/>
              </w:rPr>
              <w:t>and</w:t>
            </w:r>
            <w:r w:rsidR="00712212" w:rsidRPr="006A62F8">
              <w:rPr>
                <w:rFonts w:ascii="宋体" w:eastAsia="宋体" w:hAnsi="宋体"/>
                <w:b/>
                <w:color w:val="FFFFFF" w:themeColor="background1"/>
                <w:sz w:val="24"/>
                <w:szCs w:val="24"/>
              </w:rPr>
              <w:t>om</w:t>
            </w:r>
          </w:p>
        </w:tc>
      </w:tr>
      <w:tr w:rsidR="00FA7B14" w14:paraId="2DEF7F29" w14:textId="77777777" w:rsidTr="00712212">
        <w:tc>
          <w:tcPr>
            <w:tcW w:w="8296" w:type="dxa"/>
            <w:gridSpan w:val="5"/>
            <w:shd w:val="clear" w:color="auto" w:fill="BFBFBF" w:themeFill="background1" w:themeFillShade="BF"/>
            <w:vAlign w:val="center"/>
          </w:tcPr>
          <w:p w14:paraId="6D854D33" w14:textId="42D0F482" w:rsidR="00FA7B14" w:rsidRDefault="00FA7B14" w:rsidP="00712212">
            <w:pPr>
              <w:jc w:val="center"/>
            </w:pPr>
            <w:r>
              <w:rPr>
                <w:rFonts w:ascii="宋体" w:eastAsia="宋体" w:hAnsi="宋体" w:hint="eastAsia"/>
                <w:sz w:val="24"/>
                <w:szCs w:val="24"/>
              </w:rPr>
              <w:t xml:space="preserve">感知参与者数目 </w:t>
            </w:r>
            <w:r>
              <w:rPr>
                <w:rFonts w:ascii="宋体" w:eastAsia="宋体" w:hAnsi="宋体"/>
                <w:sz w:val="24"/>
                <w:szCs w:val="24"/>
              </w:rPr>
              <w:t>Participants Numbers = 15</w:t>
            </w:r>
          </w:p>
        </w:tc>
      </w:tr>
      <w:tr w:rsidR="00FA7B14" w14:paraId="6DDC6365" w14:textId="77777777" w:rsidTr="00712212">
        <w:tc>
          <w:tcPr>
            <w:tcW w:w="1659" w:type="dxa"/>
            <w:vAlign w:val="center"/>
          </w:tcPr>
          <w:p w14:paraId="57EE1572" w14:textId="6540FB50" w:rsidR="00FA7B14" w:rsidRDefault="00FA7B14" w:rsidP="00712212">
            <w:pPr>
              <w:jc w:val="center"/>
            </w:pPr>
            <w:r>
              <w:rPr>
                <w:rFonts w:ascii="宋体" w:eastAsia="宋体" w:hAnsi="宋体" w:hint="eastAsia"/>
                <w:sz w:val="24"/>
                <w:szCs w:val="24"/>
              </w:rPr>
              <w:t>执行时间</w:t>
            </w:r>
          </w:p>
        </w:tc>
        <w:tc>
          <w:tcPr>
            <w:tcW w:w="1659" w:type="dxa"/>
            <w:vAlign w:val="center"/>
          </w:tcPr>
          <w:p w14:paraId="63B9902D" w14:textId="08F60EF9" w:rsidR="00FA7B14" w:rsidRDefault="00FA7B14" w:rsidP="00712212">
            <w:pPr>
              <w:jc w:val="center"/>
            </w:pPr>
            <w:r>
              <w:rPr>
                <w:rFonts w:ascii="宋体" w:eastAsia="宋体" w:hAnsi="宋体" w:hint="eastAsia"/>
                <w:sz w:val="24"/>
                <w:szCs w:val="24"/>
              </w:rPr>
              <w:t>9</w:t>
            </w:r>
            <w:r>
              <w:rPr>
                <w:rFonts w:ascii="宋体" w:eastAsia="宋体" w:hAnsi="宋体"/>
                <w:sz w:val="24"/>
                <w:szCs w:val="24"/>
              </w:rPr>
              <w:t>3</w:t>
            </w:r>
          </w:p>
        </w:tc>
        <w:tc>
          <w:tcPr>
            <w:tcW w:w="1659" w:type="dxa"/>
            <w:vAlign w:val="center"/>
          </w:tcPr>
          <w:p w14:paraId="60DCFF6A" w14:textId="62A910F1" w:rsidR="00FA7B14" w:rsidRDefault="00FA7B14" w:rsidP="00712212">
            <w:pPr>
              <w:jc w:val="center"/>
            </w:pPr>
            <w:r>
              <w:rPr>
                <w:rFonts w:ascii="宋体" w:eastAsia="宋体" w:hAnsi="宋体" w:hint="eastAsia"/>
                <w:sz w:val="24"/>
                <w:szCs w:val="24"/>
              </w:rPr>
              <w:t>6</w:t>
            </w:r>
            <w:r>
              <w:rPr>
                <w:rFonts w:ascii="宋体" w:eastAsia="宋体" w:hAnsi="宋体"/>
                <w:sz w:val="24"/>
                <w:szCs w:val="24"/>
              </w:rPr>
              <w:t>88</w:t>
            </w:r>
          </w:p>
        </w:tc>
        <w:tc>
          <w:tcPr>
            <w:tcW w:w="1659" w:type="dxa"/>
            <w:vAlign w:val="center"/>
          </w:tcPr>
          <w:p w14:paraId="193F6305" w14:textId="0AFBC705" w:rsidR="00FA7B14" w:rsidRDefault="00FA7B14" w:rsidP="00712212">
            <w:pPr>
              <w:jc w:val="center"/>
            </w:pPr>
            <w:r>
              <w:rPr>
                <w:rFonts w:ascii="宋体" w:eastAsia="宋体" w:hAnsi="宋体"/>
                <w:sz w:val="24"/>
                <w:szCs w:val="24"/>
              </w:rPr>
              <w:t>0</w:t>
            </w:r>
          </w:p>
        </w:tc>
        <w:tc>
          <w:tcPr>
            <w:tcW w:w="1660" w:type="dxa"/>
            <w:vAlign w:val="center"/>
          </w:tcPr>
          <w:p w14:paraId="2FC684AB" w14:textId="780EB9A5" w:rsidR="00FA7B14" w:rsidRDefault="00FA7B14" w:rsidP="00712212">
            <w:pPr>
              <w:jc w:val="center"/>
            </w:pPr>
            <w:r>
              <w:rPr>
                <w:rFonts w:ascii="宋体" w:eastAsia="宋体" w:hAnsi="宋体"/>
                <w:sz w:val="24"/>
                <w:szCs w:val="24"/>
              </w:rPr>
              <w:t>0</w:t>
            </w:r>
          </w:p>
        </w:tc>
      </w:tr>
      <w:tr w:rsidR="00FA7B14" w14:paraId="64B2A6DC" w14:textId="77777777" w:rsidTr="00712212">
        <w:tc>
          <w:tcPr>
            <w:tcW w:w="1659" w:type="dxa"/>
            <w:vAlign w:val="center"/>
          </w:tcPr>
          <w:p w14:paraId="3ADDFA46" w14:textId="67F4DCEF" w:rsidR="00FA7B14" w:rsidRDefault="00FA7B14" w:rsidP="00712212">
            <w:pPr>
              <w:jc w:val="center"/>
            </w:pPr>
            <w:r>
              <w:rPr>
                <w:rFonts w:ascii="宋体" w:eastAsia="宋体" w:hAnsi="宋体" w:hint="eastAsia"/>
                <w:sz w:val="24"/>
                <w:szCs w:val="24"/>
              </w:rPr>
              <w:t>性能保证</w:t>
            </w:r>
          </w:p>
        </w:tc>
        <w:tc>
          <w:tcPr>
            <w:tcW w:w="1659" w:type="dxa"/>
            <w:vAlign w:val="center"/>
          </w:tcPr>
          <w:p w14:paraId="70D72E83" w14:textId="37CCAF8A" w:rsidR="00FA7B14" w:rsidRDefault="00FA7B14" w:rsidP="00712212">
            <w:pPr>
              <w:jc w:val="center"/>
            </w:pPr>
            <w:r>
              <w:rPr>
                <w:rFonts w:ascii="宋体" w:eastAsia="宋体" w:hAnsi="宋体" w:hint="eastAsia"/>
                <w:sz w:val="24"/>
                <w:szCs w:val="24"/>
              </w:rPr>
              <w:t>1</w:t>
            </w:r>
            <w:r>
              <w:rPr>
                <w:rFonts w:ascii="宋体" w:eastAsia="宋体" w:hAnsi="宋体"/>
                <w:sz w:val="24"/>
                <w:szCs w:val="24"/>
              </w:rPr>
              <w:t>00%</w:t>
            </w:r>
          </w:p>
        </w:tc>
        <w:tc>
          <w:tcPr>
            <w:tcW w:w="1659" w:type="dxa"/>
            <w:vAlign w:val="center"/>
          </w:tcPr>
          <w:p w14:paraId="0A2044B0" w14:textId="42771E7E" w:rsidR="00FA7B14" w:rsidRDefault="00FA7B14" w:rsidP="00712212">
            <w:pPr>
              <w:jc w:val="center"/>
            </w:pPr>
            <w:r>
              <w:rPr>
                <w:rFonts w:ascii="宋体" w:eastAsia="宋体" w:hAnsi="宋体" w:hint="eastAsia"/>
                <w:sz w:val="24"/>
                <w:szCs w:val="24"/>
              </w:rPr>
              <w:t>9</w:t>
            </w:r>
            <w:r>
              <w:rPr>
                <w:rFonts w:ascii="宋体" w:eastAsia="宋体" w:hAnsi="宋体"/>
                <w:sz w:val="24"/>
                <w:szCs w:val="24"/>
              </w:rPr>
              <w:t>6.73%</w:t>
            </w:r>
          </w:p>
        </w:tc>
        <w:tc>
          <w:tcPr>
            <w:tcW w:w="1659" w:type="dxa"/>
            <w:vAlign w:val="center"/>
          </w:tcPr>
          <w:p w14:paraId="12F7D966" w14:textId="6ED9AE0C" w:rsidR="00FA7B14" w:rsidRDefault="00FA7B14" w:rsidP="00712212">
            <w:pPr>
              <w:jc w:val="center"/>
            </w:pPr>
            <w:r>
              <w:rPr>
                <w:rFonts w:ascii="宋体" w:eastAsia="宋体" w:hAnsi="宋体" w:hint="eastAsia"/>
                <w:sz w:val="24"/>
                <w:szCs w:val="24"/>
              </w:rPr>
              <w:t>9</w:t>
            </w:r>
            <w:r>
              <w:rPr>
                <w:rFonts w:ascii="宋体" w:eastAsia="宋体" w:hAnsi="宋体"/>
                <w:sz w:val="24"/>
                <w:szCs w:val="24"/>
              </w:rPr>
              <w:t>2.55%</w:t>
            </w:r>
          </w:p>
        </w:tc>
        <w:tc>
          <w:tcPr>
            <w:tcW w:w="1660" w:type="dxa"/>
            <w:vAlign w:val="center"/>
          </w:tcPr>
          <w:p w14:paraId="495BE024" w14:textId="2FF7003D" w:rsidR="00FA7B14" w:rsidRDefault="00FA7B14" w:rsidP="00712212">
            <w:pPr>
              <w:jc w:val="center"/>
            </w:pPr>
            <w:r>
              <w:rPr>
                <w:rFonts w:ascii="宋体" w:eastAsia="宋体" w:hAnsi="宋体"/>
                <w:sz w:val="24"/>
                <w:szCs w:val="24"/>
              </w:rPr>
              <w:t>71.92%</w:t>
            </w:r>
          </w:p>
        </w:tc>
      </w:tr>
      <w:tr w:rsidR="00FA7B14" w14:paraId="506F7B61" w14:textId="77777777" w:rsidTr="00712212">
        <w:tc>
          <w:tcPr>
            <w:tcW w:w="1659" w:type="dxa"/>
            <w:vAlign w:val="center"/>
          </w:tcPr>
          <w:p w14:paraId="02D6F62B" w14:textId="31D103FF" w:rsidR="00FA7B14" w:rsidRDefault="00FA7B14" w:rsidP="00712212">
            <w:pPr>
              <w:jc w:val="center"/>
            </w:pPr>
            <w:r>
              <w:rPr>
                <w:rFonts w:ascii="宋体" w:eastAsia="宋体" w:hAnsi="宋体" w:hint="eastAsia"/>
                <w:sz w:val="24"/>
                <w:szCs w:val="24"/>
              </w:rPr>
              <w:t>感知代价</w:t>
            </w:r>
          </w:p>
        </w:tc>
        <w:tc>
          <w:tcPr>
            <w:tcW w:w="1659" w:type="dxa"/>
            <w:vAlign w:val="center"/>
          </w:tcPr>
          <w:p w14:paraId="0BAE71A4" w14:textId="3A930D54" w:rsidR="00FA7B14" w:rsidRDefault="00FA7B14" w:rsidP="00712212">
            <w:pPr>
              <w:jc w:val="center"/>
            </w:pPr>
            <w:r w:rsidRPr="003865C4">
              <w:rPr>
                <w:rFonts w:ascii="宋体" w:eastAsia="宋体" w:hAnsi="宋体"/>
                <w:sz w:val="24"/>
                <w:szCs w:val="24"/>
              </w:rPr>
              <w:t>19.655905</w:t>
            </w:r>
          </w:p>
        </w:tc>
        <w:tc>
          <w:tcPr>
            <w:tcW w:w="1659" w:type="dxa"/>
            <w:vAlign w:val="center"/>
          </w:tcPr>
          <w:p w14:paraId="3E4A65E4" w14:textId="36731221" w:rsidR="00FA7B14" w:rsidRDefault="00FA7B14" w:rsidP="00712212">
            <w:pPr>
              <w:jc w:val="center"/>
            </w:pPr>
            <w:r w:rsidRPr="003865C4">
              <w:rPr>
                <w:rFonts w:ascii="宋体" w:eastAsia="宋体" w:hAnsi="宋体"/>
                <w:sz w:val="24"/>
                <w:szCs w:val="24"/>
              </w:rPr>
              <w:t>19.392822</w:t>
            </w:r>
          </w:p>
        </w:tc>
        <w:tc>
          <w:tcPr>
            <w:tcW w:w="1659" w:type="dxa"/>
            <w:vAlign w:val="center"/>
          </w:tcPr>
          <w:p w14:paraId="4733A6F9" w14:textId="778B41D2" w:rsidR="00FA7B14" w:rsidRDefault="00FA7B14" w:rsidP="00712212">
            <w:pPr>
              <w:jc w:val="center"/>
            </w:pPr>
            <w:r w:rsidRPr="003865C4">
              <w:rPr>
                <w:rFonts w:ascii="宋体" w:eastAsia="宋体" w:hAnsi="宋体"/>
                <w:sz w:val="24"/>
                <w:szCs w:val="24"/>
              </w:rPr>
              <w:t>18.882769</w:t>
            </w:r>
          </w:p>
        </w:tc>
        <w:tc>
          <w:tcPr>
            <w:tcW w:w="1660" w:type="dxa"/>
            <w:vAlign w:val="center"/>
          </w:tcPr>
          <w:p w14:paraId="23997022" w14:textId="3468FA38" w:rsidR="00FA7B14" w:rsidRDefault="00FA7B14" w:rsidP="00712212">
            <w:pPr>
              <w:jc w:val="center"/>
            </w:pPr>
            <w:r w:rsidRPr="003865C4">
              <w:rPr>
                <w:rFonts w:ascii="宋体" w:eastAsia="宋体" w:hAnsi="宋体"/>
                <w:sz w:val="24"/>
                <w:szCs w:val="24"/>
              </w:rPr>
              <w:t>18.721762</w:t>
            </w:r>
          </w:p>
        </w:tc>
      </w:tr>
      <w:tr w:rsidR="00FA7B14" w14:paraId="40CDF473" w14:textId="77777777" w:rsidTr="00712212">
        <w:tc>
          <w:tcPr>
            <w:tcW w:w="8296" w:type="dxa"/>
            <w:gridSpan w:val="5"/>
            <w:shd w:val="clear" w:color="auto" w:fill="D9D9D9" w:themeFill="background1" w:themeFillShade="D9"/>
            <w:vAlign w:val="center"/>
          </w:tcPr>
          <w:p w14:paraId="7702C860" w14:textId="1FF022A1" w:rsidR="00FA7B14" w:rsidRPr="003865C4" w:rsidRDefault="00FA7B14" w:rsidP="00712212">
            <w:pPr>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16</w:t>
            </w:r>
          </w:p>
        </w:tc>
      </w:tr>
      <w:tr w:rsidR="00FA7B14" w14:paraId="2AADBEB1" w14:textId="77777777" w:rsidTr="00712212">
        <w:tc>
          <w:tcPr>
            <w:tcW w:w="1659" w:type="dxa"/>
            <w:vAlign w:val="center"/>
          </w:tcPr>
          <w:p w14:paraId="0BD8BB88" w14:textId="5A6D2E43" w:rsidR="00FA7B14" w:rsidRDefault="00FA7B14" w:rsidP="00712212">
            <w:pPr>
              <w:jc w:val="center"/>
              <w:rPr>
                <w:rFonts w:ascii="宋体" w:eastAsia="宋体" w:hAnsi="宋体"/>
                <w:sz w:val="24"/>
                <w:szCs w:val="24"/>
              </w:rPr>
            </w:pPr>
            <w:r>
              <w:rPr>
                <w:rFonts w:ascii="宋体" w:eastAsia="宋体" w:hAnsi="宋体" w:hint="eastAsia"/>
                <w:sz w:val="24"/>
                <w:szCs w:val="24"/>
              </w:rPr>
              <w:t>执行时间</w:t>
            </w:r>
          </w:p>
        </w:tc>
        <w:tc>
          <w:tcPr>
            <w:tcW w:w="1659" w:type="dxa"/>
            <w:vAlign w:val="center"/>
          </w:tcPr>
          <w:p w14:paraId="149F19EA" w14:textId="2994ADE3" w:rsidR="00FA7B14" w:rsidRPr="003865C4" w:rsidRDefault="00FA7B14" w:rsidP="00712212">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40</w:t>
            </w:r>
          </w:p>
        </w:tc>
        <w:tc>
          <w:tcPr>
            <w:tcW w:w="1659" w:type="dxa"/>
            <w:vAlign w:val="center"/>
          </w:tcPr>
          <w:p w14:paraId="36B1E0C1" w14:textId="47DFA65F" w:rsidR="00FA7B14" w:rsidRPr="003865C4" w:rsidRDefault="00FA7B14" w:rsidP="00712212">
            <w:pPr>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98</w:t>
            </w:r>
          </w:p>
        </w:tc>
        <w:tc>
          <w:tcPr>
            <w:tcW w:w="1659" w:type="dxa"/>
            <w:vAlign w:val="center"/>
          </w:tcPr>
          <w:p w14:paraId="61080F2C" w14:textId="69FE5A3C" w:rsidR="00FA7B14" w:rsidRPr="003865C4" w:rsidRDefault="00FA7B14" w:rsidP="00712212">
            <w:pPr>
              <w:jc w:val="center"/>
              <w:rPr>
                <w:rFonts w:ascii="宋体" w:eastAsia="宋体" w:hAnsi="宋体"/>
                <w:sz w:val="24"/>
                <w:szCs w:val="24"/>
              </w:rPr>
            </w:pPr>
            <w:r>
              <w:rPr>
                <w:rFonts w:ascii="宋体" w:eastAsia="宋体" w:hAnsi="宋体"/>
                <w:sz w:val="24"/>
                <w:szCs w:val="24"/>
              </w:rPr>
              <w:t>0</w:t>
            </w:r>
          </w:p>
        </w:tc>
        <w:tc>
          <w:tcPr>
            <w:tcW w:w="1660" w:type="dxa"/>
            <w:vAlign w:val="center"/>
          </w:tcPr>
          <w:p w14:paraId="0D3AFAA2" w14:textId="5DD893D3" w:rsidR="00FA7B14" w:rsidRPr="003865C4" w:rsidRDefault="00FA7B14" w:rsidP="00712212">
            <w:pPr>
              <w:jc w:val="center"/>
              <w:rPr>
                <w:rFonts w:ascii="宋体" w:eastAsia="宋体" w:hAnsi="宋体"/>
                <w:sz w:val="24"/>
                <w:szCs w:val="24"/>
              </w:rPr>
            </w:pPr>
            <w:r>
              <w:rPr>
                <w:rFonts w:ascii="宋体" w:eastAsia="宋体" w:hAnsi="宋体" w:hint="eastAsia"/>
                <w:sz w:val="24"/>
                <w:szCs w:val="24"/>
              </w:rPr>
              <w:t>0</w:t>
            </w:r>
          </w:p>
        </w:tc>
      </w:tr>
      <w:tr w:rsidR="00FA7B14" w14:paraId="235C5AC4" w14:textId="77777777" w:rsidTr="00712212">
        <w:tc>
          <w:tcPr>
            <w:tcW w:w="1659" w:type="dxa"/>
            <w:vAlign w:val="center"/>
          </w:tcPr>
          <w:p w14:paraId="367364E2" w14:textId="58ABF24C" w:rsidR="00FA7B14" w:rsidRDefault="00FA7B14" w:rsidP="00712212">
            <w:pPr>
              <w:jc w:val="center"/>
              <w:rPr>
                <w:rFonts w:ascii="宋体" w:eastAsia="宋体" w:hAnsi="宋体"/>
                <w:sz w:val="24"/>
                <w:szCs w:val="24"/>
              </w:rPr>
            </w:pPr>
            <w:r>
              <w:rPr>
                <w:rFonts w:ascii="宋体" w:eastAsia="宋体" w:hAnsi="宋体" w:hint="eastAsia"/>
                <w:sz w:val="24"/>
                <w:szCs w:val="24"/>
              </w:rPr>
              <w:t>性能保证</w:t>
            </w:r>
          </w:p>
        </w:tc>
        <w:tc>
          <w:tcPr>
            <w:tcW w:w="1659" w:type="dxa"/>
            <w:vAlign w:val="center"/>
          </w:tcPr>
          <w:p w14:paraId="03F1FD09" w14:textId="577B35FC" w:rsidR="00FA7B14" w:rsidRPr="003865C4" w:rsidRDefault="00FA7B14" w:rsidP="00712212">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vAlign w:val="center"/>
          </w:tcPr>
          <w:p w14:paraId="7584E7F5" w14:textId="2CD2DF5D" w:rsidR="00FA7B14" w:rsidRPr="003865C4" w:rsidRDefault="00FA7B14" w:rsidP="00712212">
            <w:pPr>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7.07%</w:t>
            </w:r>
          </w:p>
        </w:tc>
        <w:tc>
          <w:tcPr>
            <w:tcW w:w="1659" w:type="dxa"/>
            <w:vAlign w:val="center"/>
          </w:tcPr>
          <w:p w14:paraId="06C389DC" w14:textId="30CFABF5" w:rsidR="00FA7B14" w:rsidRPr="003865C4" w:rsidRDefault="00FA7B14" w:rsidP="00712212">
            <w:pPr>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1.10%</w:t>
            </w:r>
          </w:p>
        </w:tc>
        <w:tc>
          <w:tcPr>
            <w:tcW w:w="1660" w:type="dxa"/>
            <w:vAlign w:val="center"/>
          </w:tcPr>
          <w:p w14:paraId="168C671C" w14:textId="2A04A02F" w:rsidR="00FA7B14" w:rsidRPr="003865C4" w:rsidRDefault="00FA7B14" w:rsidP="00712212">
            <w:pPr>
              <w:jc w:val="center"/>
              <w:rPr>
                <w:rFonts w:ascii="宋体" w:eastAsia="宋体" w:hAnsi="宋体"/>
                <w:sz w:val="24"/>
                <w:szCs w:val="24"/>
              </w:rPr>
            </w:pPr>
            <w:r>
              <w:rPr>
                <w:rFonts w:ascii="宋体" w:eastAsia="宋体" w:hAnsi="宋体"/>
                <w:sz w:val="24"/>
                <w:szCs w:val="24"/>
              </w:rPr>
              <w:t>61.64%</w:t>
            </w:r>
          </w:p>
        </w:tc>
      </w:tr>
      <w:tr w:rsidR="00FA7B14" w14:paraId="2456CC68" w14:textId="77777777" w:rsidTr="00712212">
        <w:tc>
          <w:tcPr>
            <w:tcW w:w="1659" w:type="dxa"/>
            <w:vAlign w:val="center"/>
          </w:tcPr>
          <w:p w14:paraId="5AADBD15" w14:textId="0E81FE2C" w:rsidR="00FA7B14" w:rsidRDefault="00FA7B14" w:rsidP="00712212">
            <w:pPr>
              <w:jc w:val="center"/>
              <w:rPr>
                <w:rFonts w:ascii="宋体" w:eastAsia="宋体" w:hAnsi="宋体"/>
                <w:sz w:val="24"/>
                <w:szCs w:val="24"/>
              </w:rPr>
            </w:pPr>
            <w:r>
              <w:rPr>
                <w:rFonts w:ascii="宋体" w:eastAsia="宋体" w:hAnsi="宋体" w:hint="eastAsia"/>
                <w:sz w:val="24"/>
                <w:szCs w:val="24"/>
              </w:rPr>
              <w:t>感知代价</w:t>
            </w:r>
          </w:p>
        </w:tc>
        <w:tc>
          <w:tcPr>
            <w:tcW w:w="1659" w:type="dxa"/>
            <w:vAlign w:val="center"/>
          </w:tcPr>
          <w:p w14:paraId="563BBCEC" w14:textId="2C00A252" w:rsidR="00FA7B14" w:rsidRPr="003865C4" w:rsidRDefault="00FA7B14" w:rsidP="00712212">
            <w:pPr>
              <w:jc w:val="center"/>
              <w:rPr>
                <w:rFonts w:ascii="宋体" w:eastAsia="宋体" w:hAnsi="宋体"/>
                <w:sz w:val="24"/>
                <w:szCs w:val="24"/>
              </w:rPr>
            </w:pPr>
            <w:r w:rsidRPr="003865C4">
              <w:rPr>
                <w:rFonts w:ascii="宋体" w:eastAsia="宋体" w:hAnsi="宋体"/>
                <w:sz w:val="24"/>
                <w:szCs w:val="24"/>
              </w:rPr>
              <w:t>19.273117</w:t>
            </w:r>
          </w:p>
        </w:tc>
        <w:tc>
          <w:tcPr>
            <w:tcW w:w="1659" w:type="dxa"/>
            <w:vAlign w:val="center"/>
          </w:tcPr>
          <w:p w14:paraId="4CCB91F6" w14:textId="2F5FF071" w:rsidR="00FA7B14" w:rsidRPr="003865C4" w:rsidRDefault="00FA7B14" w:rsidP="00712212">
            <w:pPr>
              <w:jc w:val="center"/>
              <w:rPr>
                <w:rFonts w:ascii="宋体" w:eastAsia="宋体" w:hAnsi="宋体"/>
                <w:sz w:val="24"/>
                <w:szCs w:val="24"/>
              </w:rPr>
            </w:pPr>
            <w:r w:rsidRPr="003865C4">
              <w:rPr>
                <w:rFonts w:ascii="宋体" w:eastAsia="宋体" w:hAnsi="宋体"/>
                <w:sz w:val="24"/>
                <w:szCs w:val="24"/>
              </w:rPr>
              <w:t>19.57646</w:t>
            </w:r>
          </w:p>
        </w:tc>
        <w:tc>
          <w:tcPr>
            <w:tcW w:w="1659" w:type="dxa"/>
            <w:vAlign w:val="center"/>
          </w:tcPr>
          <w:p w14:paraId="38AB573F" w14:textId="0E97F1ED" w:rsidR="00FA7B14" w:rsidRPr="003865C4" w:rsidRDefault="00FA7B14" w:rsidP="00712212">
            <w:pPr>
              <w:jc w:val="center"/>
              <w:rPr>
                <w:rFonts w:ascii="宋体" w:eastAsia="宋体" w:hAnsi="宋体"/>
                <w:sz w:val="24"/>
                <w:szCs w:val="24"/>
              </w:rPr>
            </w:pPr>
            <w:r w:rsidRPr="003865C4">
              <w:rPr>
                <w:rFonts w:ascii="宋体" w:eastAsia="宋体" w:hAnsi="宋体"/>
                <w:sz w:val="24"/>
                <w:szCs w:val="24"/>
              </w:rPr>
              <w:t>19.497421</w:t>
            </w:r>
          </w:p>
        </w:tc>
        <w:tc>
          <w:tcPr>
            <w:tcW w:w="1660" w:type="dxa"/>
            <w:vAlign w:val="center"/>
          </w:tcPr>
          <w:p w14:paraId="203ECD4D" w14:textId="7628C086" w:rsidR="00FA7B14" w:rsidRPr="003865C4" w:rsidRDefault="00FA7B14" w:rsidP="00712212">
            <w:pPr>
              <w:jc w:val="center"/>
              <w:rPr>
                <w:rFonts w:ascii="宋体" w:eastAsia="宋体" w:hAnsi="宋体"/>
                <w:sz w:val="24"/>
                <w:szCs w:val="24"/>
              </w:rPr>
            </w:pPr>
            <w:r w:rsidRPr="003865C4">
              <w:rPr>
                <w:rFonts w:ascii="宋体" w:eastAsia="宋体" w:hAnsi="宋体"/>
                <w:sz w:val="24"/>
                <w:szCs w:val="24"/>
              </w:rPr>
              <w:t>19.56821</w:t>
            </w:r>
          </w:p>
        </w:tc>
      </w:tr>
      <w:tr w:rsidR="00712212" w14:paraId="681FF881" w14:textId="77777777" w:rsidTr="00712212">
        <w:tc>
          <w:tcPr>
            <w:tcW w:w="8296" w:type="dxa"/>
            <w:gridSpan w:val="5"/>
            <w:shd w:val="clear" w:color="auto" w:fill="D9D9D9" w:themeFill="background1" w:themeFillShade="D9"/>
            <w:vAlign w:val="center"/>
          </w:tcPr>
          <w:p w14:paraId="6AF8DC15" w14:textId="48B119A9" w:rsidR="00712212" w:rsidRPr="003865C4" w:rsidRDefault="00712212" w:rsidP="00712212">
            <w:pPr>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17</w:t>
            </w:r>
          </w:p>
        </w:tc>
      </w:tr>
      <w:tr w:rsidR="00712212" w14:paraId="45687ED2" w14:textId="77777777" w:rsidTr="00712212">
        <w:tc>
          <w:tcPr>
            <w:tcW w:w="1659" w:type="dxa"/>
            <w:vAlign w:val="center"/>
          </w:tcPr>
          <w:p w14:paraId="6A0FF3B7" w14:textId="4D32514B" w:rsidR="00712212" w:rsidRDefault="00712212" w:rsidP="00712212">
            <w:pPr>
              <w:jc w:val="center"/>
              <w:rPr>
                <w:rFonts w:ascii="宋体" w:eastAsia="宋体" w:hAnsi="宋体"/>
                <w:sz w:val="24"/>
                <w:szCs w:val="24"/>
              </w:rPr>
            </w:pPr>
            <w:r>
              <w:rPr>
                <w:rFonts w:ascii="宋体" w:eastAsia="宋体" w:hAnsi="宋体" w:hint="eastAsia"/>
                <w:sz w:val="24"/>
                <w:szCs w:val="24"/>
              </w:rPr>
              <w:t>执行时间</w:t>
            </w:r>
          </w:p>
        </w:tc>
        <w:tc>
          <w:tcPr>
            <w:tcW w:w="1659" w:type="dxa"/>
            <w:vAlign w:val="center"/>
          </w:tcPr>
          <w:p w14:paraId="0105B1AA" w14:textId="1E658F7A" w:rsidR="00712212" w:rsidRPr="003865C4" w:rsidRDefault="00712212" w:rsidP="00712212">
            <w:pPr>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97</w:t>
            </w:r>
          </w:p>
        </w:tc>
        <w:tc>
          <w:tcPr>
            <w:tcW w:w="1659" w:type="dxa"/>
            <w:vAlign w:val="center"/>
          </w:tcPr>
          <w:p w14:paraId="527D75BD" w14:textId="393DFE02" w:rsidR="00712212" w:rsidRPr="003865C4" w:rsidRDefault="00712212" w:rsidP="00712212">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031</w:t>
            </w:r>
          </w:p>
        </w:tc>
        <w:tc>
          <w:tcPr>
            <w:tcW w:w="1659" w:type="dxa"/>
            <w:vAlign w:val="center"/>
          </w:tcPr>
          <w:p w14:paraId="321AA93B" w14:textId="1A465F88" w:rsidR="00712212" w:rsidRPr="003865C4" w:rsidRDefault="00712212" w:rsidP="00712212">
            <w:pPr>
              <w:jc w:val="center"/>
              <w:rPr>
                <w:rFonts w:ascii="宋体" w:eastAsia="宋体" w:hAnsi="宋体"/>
                <w:sz w:val="24"/>
                <w:szCs w:val="24"/>
              </w:rPr>
            </w:pPr>
            <w:r>
              <w:rPr>
                <w:rFonts w:ascii="宋体" w:eastAsia="宋体" w:hAnsi="宋体"/>
                <w:sz w:val="24"/>
                <w:szCs w:val="24"/>
              </w:rPr>
              <w:t>0</w:t>
            </w:r>
          </w:p>
        </w:tc>
        <w:tc>
          <w:tcPr>
            <w:tcW w:w="1660" w:type="dxa"/>
            <w:vAlign w:val="center"/>
          </w:tcPr>
          <w:p w14:paraId="43DB0C02" w14:textId="18CB9EDA" w:rsidR="00712212" w:rsidRPr="003865C4" w:rsidRDefault="00712212" w:rsidP="00712212">
            <w:pPr>
              <w:jc w:val="center"/>
              <w:rPr>
                <w:rFonts w:ascii="宋体" w:eastAsia="宋体" w:hAnsi="宋体"/>
                <w:sz w:val="24"/>
                <w:szCs w:val="24"/>
              </w:rPr>
            </w:pPr>
            <w:r>
              <w:rPr>
                <w:rFonts w:ascii="宋体" w:eastAsia="宋体" w:hAnsi="宋体"/>
                <w:sz w:val="24"/>
                <w:szCs w:val="24"/>
              </w:rPr>
              <w:t>0</w:t>
            </w:r>
          </w:p>
        </w:tc>
      </w:tr>
      <w:tr w:rsidR="00712212" w14:paraId="76378631" w14:textId="77777777" w:rsidTr="00712212">
        <w:tc>
          <w:tcPr>
            <w:tcW w:w="1659" w:type="dxa"/>
            <w:vAlign w:val="center"/>
          </w:tcPr>
          <w:p w14:paraId="60F038B3" w14:textId="5699DEBF" w:rsidR="00712212" w:rsidRDefault="00712212" w:rsidP="00712212">
            <w:pPr>
              <w:jc w:val="center"/>
              <w:rPr>
                <w:rFonts w:ascii="宋体" w:eastAsia="宋体" w:hAnsi="宋体"/>
                <w:sz w:val="24"/>
                <w:szCs w:val="24"/>
              </w:rPr>
            </w:pPr>
            <w:r>
              <w:rPr>
                <w:rFonts w:ascii="宋体" w:eastAsia="宋体" w:hAnsi="宋体" w:hint="eastAsia"/>
                <w:sz w:val="24"/>
                <w:szCs w:val="24"/>
              </w:rPr>
              <w:t>性能保证</w:t>
            </w:r>
          </w:p>
        </w:tc>
        <w:tc>
          <w:tcPr>
            <w:tcW w:w="1659" w:type="dxa"/>
            <w:vAlign w:val="center"/>
          </w:tcPr>
          <w:p w14:paraId="7ABC0B3B" w14:textId="68031F26" w:rsidR="00712212" w:rsidRPr="003865C4" w:rsidRDefault="00712212" w:rsidP="00712212">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vAlign w:val="center"/>
          </w:tcPr>
          <w:p w14:paraId="1B07DF55" w14:textId="5ACEE5DF" w:rsidR="00712212" w:rsidRPr="003865C4" w:rsidRDefault="00712212" w:rsidP="00712212">
            <w:pPr>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6.33%</w:t>
            </w:r>
          </w:p>
        </w:tc>
        <w:tc>
          <w:tcPr>
            <w:tcW w:w="1659" w:type="dxa"/>
            <w:vAlign w:val="center"/>
          </w:tcPr>
          <w:p w14:paraId="180F6DF6" w14:textId="4E557986" w:rsidR="00712212" w:rsidRPr="003865C4" w:rsidRDefault="00712212" w:rsidP="00712212">
            <w:pPr>
              <w:jc w:val="cente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7.79%</w:t>
            </w:r>
          </w:p>
        </w:tc>
        <w:tc>
          <w:tcPr>
            <w:tcW w:w="1660" w:type="dxa"/>
            <w:vAlign w:val="center"/>
          </w:tcPr>
          <w:p w14:paraId="22FA450B" w14:textId="4023D788" w:rsidR="00712212" w:rsidRPr="003865C4" w:rsidRDefault="00712212" w:rsidP="00712212">
            <w:pPr>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6.94%</w:t>
            </w:r>
          </w:p>
        </w:tc>
      </w:tr>
      <w:tr w:rsidR="00712212" w14:paraId="78DBBE9D" w14:textId="77777777" w:rsidTr="00712212">
        <w:tc>
          <w:tcPr>
            <w:tcW w:w="1659" w:type="dxa"/>
            <w:vAlign w:val="center"/>
          </w:tcPr>
          <w:p w14:paraId="03E3E2E4" w14:textId="3A104BAE" w:rsidR="00712212" w:rsidRDefault="00712212" w:rsidP="00712212">
            <w:pPr>
              <w:jc w:val="center"/>
              <w:rPr>
                <w:rFonts w:ascii="宋体" w:eastAsia="宋体" w:hAnsi="宋体"/>
                <w:sz w:val="24"/>
                <w:szCs w:val="24"/>
              </w:rPr>
            </w:pPr>
            <w:r>
              <w:rPr>
                <w:rFonts w:ascii="宋体" w:eastAsia="宋体" w:hAnsi="宋体" w:hint="eastAsia"/>
                <w:sz w:val="24"/>
                <w:szCs w:val="24"/>
              </w:rPr>
              <w:t>感知代价</w:t>
            </w:r>
          </w:p>
        </w:tc>
        <w:tc>
          <w:tcPr>
            <w:tcW w:w="1659" w:type="dxa"/>
            <w:vAlign w:val="center"/>
          </w:tcPr>
          <w:p w14:paraId="5884099C" w14:textId="1E3432CC" w:rsidR="00712212" w:rsidRPr="003865C4" w:rsidRDefault="00712212" w:rsidP="00712212">
            <w:pPr>
              <w:jc w:val="center"/>
              <w:rPr>
                <w:rFonts w:ascii="宋体" w:eastAsia="宋体" w:hAnsi="宋体"/>
                <w:sz w:val="24"/>
                <w:szCs w:val="24"/>
              </w:rPr>
            </w:pPr>
            <w:r w:rsidRPr="00857A26">
              <w:rPr>
                <w:rFonts w:ascii="宋体" w:eastAsia="宋体" w:hAnsi="宋体"/>
                <w:sz w:val="24"/>
                <w:szCs w:val="24"/>
              </w:rPr>
              <w:t>19.979332</w:t>
            </w:r>
          </w:p>
        </w:tc>
        <w:tc>
          <w:tcPr>
            <w:tcW w:w="1659" w:type="dxa"/>
            <w:vAlign w:val="center"/>
          </w:tcPr>
          <w:p w14:paraId="5C719C22" w14:textId="538D74C1" w:rsidR="00712212" w:rsidRPr="003865C4" w:rsidRDefault="00712212" w:rsidP="00712212">
            <w:pPr>
              <w:jc w:val="center"/>
              <w:rPr>
                <w:rFonts w:ascii="宋体" w:eastAsia="宋体" w:hAnsi="宋体"/>
                <w:sz w:val="24"/>
                <w:szCs w:val="24"/>
              </w:rPr>
            </w:pPr>
            <w:r w:rsidRPr="00857A26">
              <w:rPr>
                <w:rFonts w:ascii="宋体" w:eastAsia="宋体" w:hAnsi="宋体"/>
                <w:sz w:val="24"/>
                <w:szCs w:val="24"/>
              </w:rPr>
              <w:t>19.979334</w:t>
            </w:r>
          </w:p>
        </w:tc>
        <w:tc>
          <w:tcPr>
            <w:tcW w:w="1659" w:type="dxa"/>
            <w:vAlign w:val="center"/>
          </w:tcPr>
          <w:p w14:paraId="0D7FA4DD" w14:textId="74C4F63D" w:rsidR="00712212" w:rsidRPr="003865C4" w:rsidRDefault="00712212" w:rsidP="00712212">
            <w:pPr>
              <w:jc w:val="center"/>
              <w:rPr>
                <w:rFonts w:ascii="宋体" w:eastAsia="宋体" w:hAnsi="宋体"/>
                <w:sz w:val="24"/>
                <w:szCs w:val="24"/>
              </w:rPr>
            </w:pPr>
            <w:r w:rsidRPr="00857A26">
              <w:rPr>
                <w:rFonts w:ascii="宋体" w:eastAsia="宋体" w:hAnsi="宋体"/>
                <w:sz w:val="24"/>
                <w:szCs w:val="24"/>
              </w:rPr>
              <w:t>19.601398</w:t>
            </w:r>
          </w:p>
        </w:tc>
        <w:tc>
          <w:tcPr>
            <w:tcW w:w="1660" w:type="dxa"/>
            <w:vAlign w:val="center"/>
          </w:tcPr>
          <w:p w14:paraId="74E463F6" w14:textId="4327721A" w:rsidR="00712212" w:rsidRPr="003865C4" w:rsidRDefault="00712212" w:rsidP="00712212">
            <w:pPr>
              <w:jc w:val="center"/>
              <w:rPr>
                <w:rFonts w:ascii="宋体" w:eastAsia="宋体" w:hAnsi="宋体"/>
                <w:sz w:val="24"/>
                <w:szCs w:val="24"/>
              </w:rPr>
            </w:pPr>
            <w:r w:rsidRPr="00857A26">
              <w:rPr>
                <w:rFonts w:ascii="宋体" w:eastAsia="宋体" w:hAnsi="宋体"/>
                <w:sz w:val="24"/>
                <w:szCs w:val="24"/>
              </w:rPr>
              <w:t>18.950428</w:t>
            </w:r>
          </w:p>
        </w:tc>
      </w:tr>
      <w:tr w:rsidR="00712212" w14:paraId="5F6B1605" w14:textId="77777777" w:rsidTr="00712212">
        <w:tc>
          <w:tcPr>
            <w:tcW w:w="8296" w:type="dxa"/>
            <w:gridSpan w:val="5"/>
            <w:shd w:val="clear" w:color="auto" w:fill="D9D9D9" w:themeFill="background1" w:themeFillShade="D9"/>
            <w:vAlign w:val="center"/>
          </w:tcPr>
          <w:p w14:paraId="4A454B6B" w14:textId="791F266E" w:rsidR="00712212" w:rsidRPr="00857A26" w:rsidRDefault="00712212" w:rsidP="00712212">
            <w:pPr>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18</w:t>
            </w:r>
          </w:p>
        </w:tc>
      </w:tr>
      <w:tr w:rsidR="00712212" w14:paraId="28D5ACE3" w14:textId="77777777" w:rsidTr="00712212">
        <w:tc>
          <w:tcPr>
            <w:tcW w:w="1659" w:type="dxa"/>
            <w:vAlign w:val="center"/>
          </w:tcPr>
          <w:p w14:paraId="5026753D" w14:textId="3B12466B" w:rsidR="00712212" w:rsidRDefault="00712212" w:rsidP="00712212">
            <w:pPr>
              <w:jc w:val="center"/>
              <w:rPr>
                <w:rFonts w:ascii="宋体" w:eastAsia="宋体" w:hAnsi="宋体"/>
                <w:sz w:val="24"/>
                <w:szCs w:val="24"/>
              </w:rPr>
            </w:pPr>
            <w:r>
              <w:rPr>
                <w:rFonts w:ascii="宋体" w:eastAsia="宋体" w:hAnsi="宋体" w:hint="eastAsia"/>
                <w:sz w:val="24"/>
                <w:szCs w:val="24"/>
              </w:rPr>
              <w:t>执行时间</w:t>
            </w:r>
          </w:p>
        </w:tc>
        <w:tc>
          <w:tcPr>
            <w:tcW w:w="1659" w:type="dxa"/>
            <w:vAlign w:val="center"/>
          </w:tcPr>
          <w:p w14:paraId="6E6C831E" w14:textId="47244579" w:rsidR="00712212" w:rsidRPr="00857A26" w:rsidRDefault="00712212" w:rsidP="00712212">
            <w:pPr>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53</w:t>
            </w:r>
          </w:p>
        </w:tc>
        <w:tc>
          <w:tcPr>
            <w:tcW w:w="1659" w:type="dxa"/>
            <w:vAlign w:val="center"/>
          </w:tcPr>
          <w:p w14:paraId="53EF0D8F" w14:textId="5589FB30" w:rsidR="00712212" w:rsidRPr="00857A26" w:rsidRDefault="00712212" w:rsidP="00712212">
            <w:pPr>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02</w:t>
            </w:r>
          </w:p>
        </w:tc>
        <w:tc>
          <w:tcPr>
            <w:tcW w:w="1659" w:type="dxa"/>
            <w:vAlign w:val="center"/>
          </w:tcPr>
          <w:p w14:paraId="14E803F0" w14:textId="29763E2D" w:rsidR="00712212" w:rsidRPr="00857A26" w:rsidRDefault="00712212" w:rsidP="00712212">
            <w:pPr>
              <w:jc w:val="center"/>
              <w:rPr>
                <w:rFonts w:ascii="宋体" w:eastAsia="宋体" w:hAnsi="宋体"/>
                <w:sz w:val="24"/>
                <w:szCs w:val="24"/>
              </w:rPr>
            </w:pPr>
            <w:r>
              <w:rPr>
                <w:rFonts w:ascii="宋体" w:eastAsia="宋体" w:hAnsi="宋体"/>
                <w:sz w:val="24"/>
                <w:szCs w:val="24"/>
              </w:rPr>
              <w:t>0</w:t>
            </w:r>
          </w:p>
        </w:tc>
        <w:tc>
          <w:tcPr>
            <w:tcW w:w="1660" w:type="dxa"/>
            <w:vAlign w:val="center"/>
          </w:tcPr>
          <w:p w14:paraId="23EBD1A0" w14:textId="383C00BE" w:rsidR="00712212" w:rsidRPr="00857A26" w:rsidRDefault="00712212" w:rsidP="00712212">
            <w:pPr>
              <w:jc w:val="center"/>
              <w:rPr>
                <w:rFonts w:ascii="宋体" w:eastAsia="宋体" w:hAnsi="宋体"/>
                <w:sz w:val="24"/>
                <w:szCs w:val="24"/>
              </w:rPr>
            </w:pPr>
            <w:r>
              <w:rPr>
                <w:rFonts w:ascii="宋体" w:eastAsia="宋体" w:hAnsi="宋体"/>
                <w:sz w:val="24"/>
                <w:szCs w:val="24"/>
              </w:rPr>
              <w:t>0</w:t>
            </w:r>
          </w:p>
        </w:tc>
      </w:tr>
      <w:tr w:rsidR="00712212" w14:paraId="76FF2A3C" w14:textId="77777777" w:rsidTr="00712212">
        <w:tc>
          <w:tcPr>
            <w:tcW w:w="1659" w:type="dxa"/>
            <w:vAlign w:val="center"/>
          </w:tcPr>
          <w:p w14:paraId="4F304088" w14:textId="70F53BEF" w:rsidR="00712212" w:rsidRDefault="00712212" w:rsidP="00712212">
            <w:pPr>
              <w:jc w:val="center"/>
              <w:rPr>
                <w:rFonts w:ascii="宋体" w:eastAsia="宋体" w:hAnsi="宋体"/>
                <w:sz w:val="24"/>
                <w:szCs w:val="24"/>
              </w:rPr>
            </w:pPr>
            <w:r>
              <w:rPr>
                <w:rFonts w:ascii="宋体" w:eastAsia="宋体" w:hAnsi="宋体" w:hint="eastAsia"/>
                <w:sz w:val="24"/>
                <w:szCs w:val="24"/>
              </w:rPr>
              <w:t>性能保证</w:t>
            </w:r>
          </w:p>
        </w:tc>
        <w:tc>
          <w:tcPr>
            <w:tcW w:w="1659" w:type="dxa"/>
            <w:vAlign w:val="center"/>
          </w:tcPr>
          <w:p w14:paraId="09287E8C" w14:textId="0B092189" w:rsidR="00712212" w:rsidRPr="00857A26" w:rsidRDefault="00712212" w:rsidP="00712212">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vAlign w:val="center"/>
          </w:tcPr>
          <w:p w14:paraId="718B6BDE" w14:textId="785832D9" w:rsidR="00712212" w:rsidRPr="00857A26" w:rsidRDefault="00712212" w:rsidP="00712212">
            <w:pPr>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5.55%</w:t>
            </w:r>
          </w:p>
        </w:tc>
        <w:tc>
          <w:tcPr>
            <w:tcW w:w="1659" w:type="dxa"/>
            <w:vAlign w:val="center"/>
          </w:tcPr>
          <w:p w14:paraId="0CB60788" w14:textId="6AA3A3DE" w:rsidR="00712212" w:rsidRPr="00857A26" w:rsidRDefault="00712212" w:rsidP="00712212">
            <w:pPr>
              <w:jc w:val="cente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6.79%</w:t>
            </w:r>
          </w:p>
        </w:tc>
        <w:tc>
          <w:tcPr>
            <w:tcW w:w="1660" w:type="dxa"/>
            <w:vAlign w:val="center"/>
          </w:tcPr>
          <w:p w14:paraId="3E4BA4D4" w14:textId="22D2715D" w:rsidR="00712212" w:rsidRPr="00857A26" w:rsidRDefault="00712212" w:rsidP="00712212">
            <w:pPr>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1.58%</w:t>
            </w:r>
          </w:p>
        </w:tc>
      </w:tr>
      <w:tr w:rsidR="00712212" w14:paraId="45E8C550" w14:textId="77777777" w:rsidTr="00712212">
        <w:tc>
          <w:tcPr>
            <w:tcW w:w="1659" w:type="dxa"/>
            <w:vAlign w:val="center"/>
          </w:tcPr>
          <w:p w14:paraId="4FB7C539" w14:textId="7E53BDF8" w:rsidR="00712212" w:rsidRDefault="00712212" w:rsidP="00712212">
            <w:pPr>
              <w:jc w:val="center"/>
              <w:rPr>
                <w:rFonts w:ascii="宋体" w:eastAsia="宋体" w:hAnsi="宋体"/>
                <w:sz w:val="24"/>
                <w:szCs w:val="24"/>
              </w:rPr>
            </w:pPr>
            <w:r>
              <w:rPr>
                <w:rFonts w:ascii="宋体" w:eastAsia="宋体" w:hAnsi="宋体" w:hint="eastAsia"/>
                <w:sz w:val="24"/>
                <w:szCs w:val="24"/>
              </w:rPr>
              <w:t>感知代价</w:t>
            </w:r>
          </w:p>
        </w:tc>
        <w:tc>
          <w:tcPr>
            <w:tcW w:w="1659" w:type="dxa"/>
            <w:vAlign w:val="center"/>
          </w:tcPr>
          <w:p w14:paraId="5816008F" w14:textId="6DABD458" w:rsidR="00712212" w:rsidRPr="00857A26" w:rsidRDefault="00712212" w:rsidP="00712212">
            <w:pPr>
              <w:jc w:val="center"/>
              <w:rPr>
                <w:rFonts w:ascii="宋体" w:eastAsia="宋体" w:hAnsi="宋体"/>
                <w:sz w:val="24"/>
                <w:szCs w:val="24"/>
              </w:rPr>
            </w:pPr>
            <w:r w:rsidRPr="00857A26">
              <w:rPr>
                <w:rFonts w:ascii="宋体" w:eastAsia="宋体" w:hAnsi="宋体"/>
                <w:sz w:val="24"/>
                <w:szCs w:val="24"/>
              </w:rPr>
              <w:t>19.340307</w:t>
            </w:r>
          </w:p>
        </w:tc>
        <w:tc>
          <w:tcPr>
            <w:tcW w:w="1659" w:type="dxa"/>
            <w:vAlign w:val="center"/>
          </w:tcPr>
          <w:p w14:paraId="5F205A85" w14:textId="73FE1A8B" w:rsidR="00712212" w:rsidRPr="00857A26" w:rsidRDefault="00712212" w:rsidP="00712212">
            <w:pPr>
              <w:jc w:val="center"/>
              <w:rPr>
                <w:rFonts w:ascii="宋体" w:eastAsia="宋体" w:hAnsi="宋体"/>
                <w:sz w:val="24"/>
                <w:szCs w:val="24"/>
              </w:rPr>
            </w:pPr>
            <w:r w:rsidRPr="00857A26">
              <w:rPr>
                <w:rFonts w:ascii="宋体" w:eastAsia="宋体" w:hAnsi="宋体"/>
                <w:sz w:val="24"/>
                <w:szCs w:val="24"/>
              </w:rPr>
              <w:t>19.987024</w:t>
            </w:r>
          </w:p>
        </w:tc>
        <w:tc>
          <w:tcPr>
            <w:tcW w:w="1659" w:type="dxa"/>
            <w:vAlign w:val="center"/>
          </w:tcPr>
          <w:p w14:paraId="773D81B8" w14:textId="764D39F5" w:rsidR="00712212" w:rsidRPr="00857A26" w:rsidRDefault="00712212" w:rsidP="00712212">
            <w:pPr>
              <w:jc w:val="center"/>
              <w:rPr>
                <w:rFonts w:ascii="宋体" w:eastAsia="宋体" w:hAnsi="宋体"/>
                <w:sz w:val="24"/>
                <w:szCs w:val="24"/>
              </w:rPr>
            </w:pPr>
            <w:r w:rsidRPr="00857A26">
              <w:rPr>
                <w:rFonts w:ascii="宋体" w:eastAsia="宋体" w:hAnsi="宋体"/>
                <w:sz w:val="24"/>
                <w:szCs w:val="24"/>
              </w:rPr>
              <w:t>19.255436</w:t>
            </w:r>
          </w:p>
        </w:tc>
        <w:tc>
          <w:tcPr>
            <w:tcW w:w="1660" w:type="dxa"/>
            <w:vAlign w:val="center"/>
          </w:tcPr>
          <w:p w14:paraId="0DA67525" w14:textId="0BB568C3" w:rsidR="00712212" w:rsidRPr="00857A26" w:rsidRDefault="00712212" w:rsidP="00712212">
            <w:pPr>
              <w:jc w:val="center"/>
              <w:rPr>
                <w:rFonts w:ascii="宋体" w:eastAsia="宋体" w:hAnsi="宋体"/>
                <w:sz w:val="24"/>
                <w:szCs w:val="24"/>
              </w:rPr>
            </w:pPr>
            <w:r w:rsidRPr="00857A26">
              <w:rPr>
                <w:rFonts w:ascii="宋体" w:eastAsia="宋体" w:hAnsi="宋体"/>
                <w:sz w:val="24"/>
                <w:szCs w:val="24"/>
              </w:rPr>
              <w:t>19.82559</w:t>
            </w:r>
          </w:p>
        </w:tc>
      </w:tr>
      <w:tr w:rsidR="00712212" w14:paraId="7153F028" w14:textId="77777777" w:rsidTr="00712212">
        <w:tc>
          <w:tcPr>
            <w:tcW w:w="8296" w:type="dxa"/>
            <w:gridSpan w:val="5"/>
            <w:shd w:val="clear" w:color="auto" w:fill="D9D9D9" w:themeFill="background1" w:themeFillShade="D9"/>
            <w:vAlign w:val="center"/>
          </w:tcPr>
          <w:p w14:paraId="7A10CB4B" w14:textId="7024B734" w:rsidR="00712212" w:rsidRPr="00857A26" w:rsidRDefault="00712212" w:rsidP="00712212">
            <w:pPr>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19</w:t>
            </w:r>
          </w:p>
        </w:tc>
      </w:tr>
      <w:tr w:rsidR="00712212" w14:paraId="03C3129B" w14:textId="77777777" w:rsidTr="00712212">
        <w:tc>
          <w:tcPr>
            <w:tcW w:w="1659" w:type="dxa"/>
            <w:vAlign w:val="center"/>
          </w:tcPr>
          <w:p w14:paraId="3138659D" w14:textId="4B953276" w:rsidR="00712212" w:rsidRDefault="00712212" w:rsidP="00712212">
            <w:pPr>
              <w:jc w:val="center"/>
              <w:rPr>
                <w:rFonts w:ascii="宋体" w:eastAsia="宋体" w:hAnsi="宋体"/>
                <w:sz w:val="24"/>
                <w:szCs w:val="24"/>
              </w:rPr>
            </w:pPr>
            <w:r>
              <w:rPr>
                <w:rFonts w:ascii="宋体" w:eastAsia="宋体" w:hAnsi="宋体" w:hint="eastAsia"/>
                <w:sz w:val="24"/>
                <w:szCs w:val="24"/>
              </w:rPr>
              <w:t>执行时间</w:t>
            </w:r>
          </w:p>
        </w:tc>
        <w:tc>
          <w:tcPr>
            <w:tcW w:w="1659" w:type="dxa"/>
            <w:vAlign w:val="center"/>
          </w:tcPr>
          <w:p w14:paraId="5B9F0044" w14:textId="35BDBA5A" w:rsidR="00712212" w:rsidRPr="00857A26" w:rsidRDefault="00712212" w:rsidP="00712212">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218</w:t>
            </w:r>
          </w:p>
        </w:tc>
        <w:tc>
          <w:tcPr>
            <w:tcW w:w="1659" w:type="dxa"/>
            <w:vAlign w:val="center"/>
          </w:tcPr>
          <w:p w14:paraId="7DDA0E6F" w14:textId="4AA2CE3C" w:rsidR="00712212" w:rsidRPr="00857A26" w:rsidRDefault="00712212" w:rsidP="00712212">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297</w:t>
            </w:r>
          </w:p>
        </w:tc>
        <w:tc>
          <w:tcPr>
            <w:tcW w:w="1659" w:type="dxa"/>
            <w:vAlign w:val="center"/>
          </w:tcPr>
          <w:p w14:paraId="3168C172" w14:textId="62CEAED5" w:rsidR="00712212" w:rsidRPr="00857A26" w:rsidRDefault="00712212" w:rsidP="00712212">
            <w:pPr>
              <w:jc w:val="center"/>
              <w:rPr>
                <w:rFonts w:ascii="宋体" w:eastAsia="宋体" w:hAnsi="宋体"/>
                <w:sz w:val="24"/>
                <w:szCs w:val="24"/>
              </w:rPr>
            </w:pPr>
            <w:r>
              <w:rPr>
                <w:rFonts w:ascii="宋体" w:eastAsia="宋体" w:hAnsi="宋体"/>
                <w:sz w:val="24"/>
                <w:szCs w:val="24"/>
              </w:rPr>
              <w:t>0</w:t>
            </w:r>
          </w:p>
        </w:tc>
        <w:tc>
          <w:tcPr>
            <w:tcW w:w="1660" w:type="dxa"/>
            <w:vAlign w:val="center"/>
          </w:tcPr>
          <w:p w14:paraId="1AD1F57A" w14:textId="2E1615D2" w:rsidR="00712212" w:rsidRPr="00857A26" w:rsidRDefault="00712212" w:rsidP="00712212">
            <w:pPr>
              <w:jc w:val="center"/>
              <w:rPr>
                <w:rFonts w:ascii="宋体" w:eastAsia="宋体" w:hAnsi="宋体"/>
                <w:sz w:val="24"/>
                <w:szCs w:val="24"/>
              </w:rPr>
            </w:pPr>
            <w:r>
              <w:rPr>
                <w:rFonts w:ascii="宋体" w:eastAsia="宋体" w:hAnsi="宋体"/>
                <w:sz w:val="24"/>
                <w:szCs w:val="24"/>
              </w:rPr>
              <w:t>0</w:t>
            </w:r>
          </w:p>
        </w:tc>
      </w:tr>
      <w:tr w:rsidR="00712212" w14:paraId="29752729" w14:textId="77777777" w:rsidTr="00712212">
        <w:tc>
          <w:tcPr>
            <w:tcW w:w="1659" w:type="dxa"/>
            <w:vAlign w:val="center"/>
          </w:tcPr>
          <w:p w14:paraId="5F8EDFCE" w14:textId="204FD71B" w:rsidR="00712212" w:rsidRDefault="00712212" w:rsidP="00712212">
            <w:pPr>
              <w:jc w:val="center"/>
              <w:rPr>
                <w:rFonts w:ascii="宋体" w:eastAsia="宋体" w:hAnsi="宋体"/>
                <w:sz w:val="24"/>
                <w:szCs w:val="24"/>
              </w:rPr>
            </w:pPr>
            <w:r>
              <w:rPr>
                <w:rFonts w:ascii="宋体" w:eastAsia="宋体" w:hAnsi="宋体" w:hint="eastAsia"/>
                <w:sz w:val="24"/>
                <w:szCs w:val="24"/>
              </w:rPr>
              <w:t>性能保证</w:t>
            </w:r>
          </w:p>
        </w:tc>
        <w:tc>
          <w:tcPr>
            <w:tcW w:w="1659" w:type="dxa"/>
            <w:vAlign w:val="center"/>
          </w:tcPr>
          <w:p w14:paraId="072CD1DC" w14:textId="31FBFB07" w:rsidR="00712212" w:rsidRPr="00857A26" w:rsidRDefault="00712212" w:rsidP="00712212">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vAlign w:val="center"/>
          </w:tcPr>
          <w:p w14:paraId="5D7B873D" w14:textId="2ADA1BAD" w:rsidR="00712212" w:rsidRPr="00857A26" w:rsidRDefault="00712212" w:rsidP="00712212">
            <w:pPr>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3.63%</w:t>
            </w:r>
          </w:p>
        </w:tc>
        <w:tc>
          <w:tcPr>
            <w:tcW w:w="1659" w:type="dxa"/>
            <w:vAlign w:val="center"/>
          </w:tcPr>
          <w:p w14:paraId="67001057" w14:textId="0C64976A" w:rsidR="00712212" w:rsidRPr="00857A26" w:rsidRDefault="00712212" w:rsidP="00712212">
            <w:pPr>
              <w:jc w:val="cente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8.15%</w:t>
            </w:r>
          </w:p>
        </w:tc>
        <w:tc>
          <w:tcPr>
            <w:tcW w:w="1660" w:type="dxa"/>
            <w:vAlign w:val="center"/>
          </w:tcPr>
          <w:p w14:paraId="087FCA00" w14:textId="0A116FA3" w:rsidR="00712212" w:rsidRPr="00857A26" w:rsidRDefault="00712212" w:rsidP="00712212">
            <w:pPr>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2.9%</w:t>
            </w:r>
          </w:p>
        </w:tc>
      </w:tr>
      <w:tr w:rsidR="00712212" w14:paraId="64594075" w14:textId="77777777" w:rsidTr="00712212">
        <w:tc>
          <w:tcPr>
            <w:tcW w:w="1659" w:type="dxa"/>
            <w:vAlign w:val="center"/>
          </w:tcPr>
          <w:p w14:paraId="2FD4CA58" w14:textId="59F4878C" w:rsidR="00712212" w:rsidRDefault="00712212" w:rsidP="00712212">
            <w:pPr>
              <w:jc w:val="center"/>
              <w:rPr>
                <w:rFonts w:ascii="宋体" w:eastAsia="宋体" w:hAnsi="宋体"/>
                <w:sz w:val="24"/>
                <w:szCs w:val="24"/>
              </w:rPr>
            </w:pPr>
            <w:r>
              <w:rPr>
                <w:rFonts w:ascii="宋体" w:eastAsia="宋体" w:hAnsi="宋体" w:hint="eastAsia"/>
                <w:sz w:val="24"/>
                <w:szCs w:val="24"/>
              </w:rPr>
              <w:t>感知代价</w:t>
            </w:r>
          </w:p>
        </w:tc>
        <w:tc>
          <w:tcPr>
            <w:tcW w:w="1659" w:type="dxa"/>
            <w:vAlign w:val="center"/>
          </w:tcPr>
          <w:p w14:paraId="11636F85" w14:textId="1500DCB4" w:rsidR="00712212" w:rsidRPr="00857A26" w:rsidRDefault="00712212" w:rsidP="00712212">
            <w:pPr>
              <w:jc w:val="center"/>
              <w:rPr>
                <w:rFonts w:ascii="宋体" w:eastAsia="宋体" w:hAnsi="宋体"/>
                <w:sz w:val="24"/>
                <w:szCs w:val="24"/>
              </w:rPr>
            </w:pPr>
            <w:r w:rsidRPr="00D764C7">
              <w:rPr>
                <w:rFonts w:ascii="宋体" w:eastAsia="宋体" w:hAnsi="宋体"/>
                <w:sz w:val="24"/>
                <w:szCs w:val="24"/>
              </w:rPr>
              <w:t>19.747892</w:t>
            </w:r>
          </w:p>
        </w:tc>
        <w:tc>
          <w:tcPr>
            <w:tcW w:w="1659" w:type="dxa"/>
            <w:vAlign w:val="center"/>
          </w:tcPr>
          <w:p w14:paraId="2EB9FF79" w14:textId="5D1FACDF" w:rsidR="00712212" w:rsidRPr="00857A26" w:rsidRDefault="00712212" w:rsidP="00712212">
            <w:pPr>
              <w:jc w:val="center"/>
              <w:rPr>
                <w:rFonts w:ascii="宋体" w:eastAsia="宋体" w:hAnsi="宋体"/>
                <w:sz w:val="24"/>
                <w:szCs w:val="24"/>
              </w:rPr>
            </w:pPr>
            <w:r w:rsidRPr="00D764C7">
              <w:rPr>
                <w:rFonts w:ascii="宋体" w:eastAsia="宋体" w:hAnsi="宋体"/>
                <w:sz w:val="24"/>
                <w:szCs w:val="24"/>
              </w:rPr>
              <w:t>18.893967</w:t>
            </w:r>
          </w:p>
        </w:tc>
        <w:tc>
          <w:tcPr>
            <w:tcW w:w="1659" w:type="dxa"/>
            <w:vAlign w:val="center"/>
          </w:tcPr>
          <w:p w14:paraId="308A7EFE" w14:textId="2337CBCB" w:rsidR="00712212" w:rsidRPr="00857A26" w:rsidRDefault="00712212" w:rsidP="00712212">
            <w:pPr>
              <w:jc w:val="center"/>
              <w:rPr>
                <w:rFonts w:ascii="宋体" w:eastAsia="宋体" w:hAnsi="宋体"/>
                <w:sz w:val="24"/>
                <w:szCs w:val="24"/>
              </w:rPr>
            </w:pPr>
            <w:r w:rsidRPr="00D764C7">
              <w:rPr>
                <w:rFonts w:ascii="宋体" w:eastAsia="宋体" w:hAnsi="宋体"/>
                <w:sz w:val="24"/>
                <w:szCs w:val="24"/>
              </w:rPr>
              <w:t>19.449484</w:t>
            </w:r>
          </w:p>
        </w:tc>
        <w:tc>
          <w:tcPr>
            <w:tcW w:w="1660" w:type="dxa"/>
            <w:vAlign w:val="center"/>
          </w:tcPr>
          <w:p w14:paraId="4C3690AE" w14:textId="2E91E9FD" w:rsidR="00712212" w:rsidRPr="00857A26" w:rsidRDefault="00712212" w:rsidP="00712212">
            <w:pPr>
              <w:jc w:val="center"/>
              <w:rPr>
                <w:rFonts w:ascii="宋体" w:eastAsia="宋体" w:hAnsi="宋体"/>
                <w:sz w:val="24"/>
                <w:szCs w:val="24"/>
              </w:rPr>
            </w:pPr>
            <w:r w:rsidRPr="00D764C7">
              <w:rPr>
                <w:rFonts w:ascii="宋体" w:eastAsia="宋体" w:hAnsi="宋体"/>
                <w:sz w:val="24"/>
                <w:szCs w:val="24"/>
              </w:rPr>
              <w:t>19.852404</w:t>
            </w:r>
          </w:p>
        </w:tc>
      </w:tr>
      <w:tr w:rsidR="00712212" w14:paraId="28125D28" w14:textId="77777777" w:rsidTr="00712212">
        <w:tc>
          <w:tcPr>
            <w:tcW w:w="8296" w:type="dxa"/>
            <w:gridSpan w:val="5"/>
            <w:shd w:val="clear" w:color="auto" w:fill="D9D9D9" w:themeFill="background1" w:themeFillShade="D9"/>
            <w:vAlign w:val="center"/>
          </w:tcPr>
          <w:p w14:paraId="5A9F3072" w14:textId="077638E6"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lastRenderedPageBreak/>
              <w:t xml:space="preserve">感知参与者数目 </w:t>
            </w:r>
            <w:r>
              <w:rPr>
                <w:rFonts w:ascii="宋体" w:eastAsia="宋体" w:hAnsi="宋体"/>
                <w:sz w:val="24"/>
                <w:szCs w:val="24"/>
              </w:rPr>
              <w:t>Participants Numbers = 20</w:t>
            </w:r>
          </w:p>
        </w:tc>
      </w:tr>
      <w:tr w:rsidR="00712212" w14:paraId="6A7E2A35" w14:textId="77777777" w:rsidTr="00712212">
        <w:tc>
          <w:tcPr>
            <w:tcW w:w="1659" w:type="dxa"/>
            <w:vAlign w:val="center"/>
          </w:tcPr>
          <w:p w14:paraId="6596E098" w14:textId="5D7186A0" w:rsidR="00712212" w:rsidRDefault="00712212" w:rsidP="00712212">
            <w:pPr>
              <w:jc w:val="center"/>
              <w:rPr>
                <w:rFonts w:ascii="宋体" w:eastAsia="宋体" w:hAnsi="宋体"/>
                <w:sz w:val="24"/>
                <w:szCs w:val="24"/>
              </w:rPr>
            </w:pPr>
            <w:r>
              <w:rPr>
                <w:rFonts w:ascii="宋体" w:eastAsia="宋体" w:hAnsi="宋体" w:hint="eastAsia"/>
                <w:sz w:val="24"/>
                <w:szCs w:val="24"/>
              </w:rPr>
              <w:t>执行时间</w:t>
            </w:r>
          </w:p>
        </w:tc>
        <w:tc>
          <w:tcPr>
            <w:tcW w:w="1659" w:type="dxa"/>
            <w:vAlign w:val="center"/>
          </w:tcPr>
          <w:p w14:paraId="68331CEE" w14:textId="6746955E"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624</w:t>
            </w:r>
          </w:p>
        </w:tc>
        <w:tc>
          <w:tcPr>
            <w:tcW w:w="1659" w:type="dxa"/>
            <w:vAlign w:val="center"/>
          </w:tcPr>
          <w:p w14:paraId="0BE9BE04" w14:textId="19DD30E9"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156</w:t>
            </w:r>
          </w:p>
        </w:tc>
        <w:tc>
          <w:tcPr>
            <w:tcW w:w="1659" w:type="dxa"/>
            <w:vAlign w:val="center"/>
          </w:tcPr>
          <w:p w14:paraId="212B53FB" w14:textId="55AA147D"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0</w:t>
            </w:r>
          </w:p>
        </w:tc>
        <w:tc>
          <w:tcPr>
            <w:tcW w:w="1660" w:type="dxa"/>
            <w:vAlign w:val="center"/>
          </w:tcPr>
          <w:p w14:paraId="16418453" w14:textId="78E0E1F0"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0</w:t>
            </w:r>
          </w:p>
        </w:tc>
      </w:tr>
      <w:tr w:rsidR="00712212" w14:paraId="6C3E9584" w14:textId="77777777" w:rsidTr="00712212">
        <w:tc>
          <w:tcPr>
            <w:tcW w:w="1659" w:type="dxa"/>
            <w:vAlign w:val="center"/>
          </w:tcPr>
          <w:p w14:paraId="351413B3" w14:textId="6648AEEB" w:rsidR="00712212" w:rsidRDefault="00712212" w:rsidP="00712212">
            <w:pPr>
              <w:jc w:val="center"/>
              <w:rPr>
                <w:rFonts w:ascii="宋体" w:eastAsia="宋体" w:hAnsi="宋体"/>
                <w:sz w:val="24"/>
                <w:szCs w:val="24"/>
              </w:rPr>
            </w:pPr>
            <w:r>
              <w:rPr>
                <w:rFonts w:ascii="宋体" w:eastAsia="宋体" w:hAnsi="宋体" w:hint="eastAsia"/>
                <w:sz w:val="24"/>
                <w:szCs w:val="24"/>
              </w:rPr>
              <w:t>性能保证</w:t>
            </w:r>
          </w:p>
        </w:tc>
        <w:tc>
          <w:tcPr>
            <w:tcW w:w="1659" w:type="dxa"/>
            <w:vAlign w:val="center"/>
          </w:tcPr>
          <w:p w14:paraId="5E448CAC" w14:textId="0D6B5B98"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vAlign w:val="center"/>
          </w:tcPr>
          <w:p w14:paraId="06D589BD" w14:textId="6AA5911C"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4.08%</w:t>
            </w:r>
          </w:p>
        </w:tc>
        <w:tc>
          <w:tcPr>
            <w:tcW w:w="1659" w:type="dxa"/>
            <w:vAlign w:val="center"/>
          </w:tcPr>
          <w:p w14:paraId="4911D6AD" w14:textId="6CBCD688"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6.98%</w:t>
            </w:r>
          </w:p>
        </w:tc>
        <w:tc>
          <w:tcPr>
            <w:tcW w:w="1660" w:type="dxa"/>
            <w:vAlign w:val="center"/>
          </w:tcPr>
          <w:p w14:paraId="4C657B78" w14:textId="237F06CF"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3.89%</w:t>
            </w:r>
          </w:p>
        </w:tc>
      </w:tr>
      <w:tr w:rsidR="00712212" w14:paraId="592191D4" w14:textId="77777777" w:rsidTr="00712212">
        <w:tc>
          <w:tcPr>
            <w:tcW w:w="1659" w:type="dxa"/>
            <w:vAlign w:val="center"/>
          </w:tcPr>
          <w:p w14:paraId="44A08600" w14:textId="5B350026" w:rsidR="00712212" w:rsidRDefault="00712212" w:rsidP="00712212">
            <w:pPr>
              <w:jc w:val="center"/>
              <w:rPr>
                <w:rFonts w:ascii="宋体" w:eastAsia="宋体" w:hAnsi="宋体"/>
                <w:sz w:val="24"/>
                <w:szCs w:val="24"/>
              </w:rPr>
            </w:pPr>
            <w:r>
              <w:rPr>
                <w:rFonts w:ascii="宋体" w:eastAsia="宋体" w:hAnsi="宋体" w:hint="eastAsia"/>
                <w:sz w:val="24"/>
                <w:szCs w:val="24"/>
              </w:rPr>
              <w:t>感知代价</w:t>
            </w:r>
          </w:p>
        </w:tc>
        <w:tc>
          <w:tcPr>
            <w:tcW w:w="1659" w:type="dxa"/>
            <w:vAlign w:val="center"/>
          </w:tcPr>
          <w:p w14:paraId="5D418B36" w14:textId="1B53A08D" w:rsidR="00712212" w:rsidRPr="00D764C7" w:rsidRDefault="00712212" w:rsidP="00712212">
            <w:pPr>
              <w:jc w:val="center"/>
              <w:rPr>
                <w:rFonts w:ascii="宋体" w:eastAsia="宋体" w:hAnsi="宋体"/>
                <w:sz w:val="24"/>
                <w:szCs w:val="24"/>
              </w:rPr>
            </w:pPr>
            <w:r w:rsidRPr="00D764C7">
              <w:rPr>
                <w:rFonts w:ascii="宋体" w:eastAsia="宋体" w:hAnsi="宋体"/>
                <w:sz w:val="24"/>
                <w:szCs w:val="24"/>
              </w:rPr>
              <w:t>19.66023</w:t>
            </w:r>
          </w:p>
        </w:tc>
        <w:tc>
          <w:tcPr>
            <w:tcW w:w="1659" w:type="dxa"/>
            <w:vAlign w:val="center"/>
          </w:tcPr>
          <w:p w14:paraId="36866EF5" w14:textId="72430687" w:rsidR="00712212" w:rsidRPr="00D764C7" w:rsidRDefault="00712212" w:rsidP="00712212">
            <w:pPr>
              <w:jc w:val="center"/>
              <w:rPr>
                <w:rFonts w:ascii="宋体" w:eastAsia="宋体" w:hAnsi="宋体"/>
                <w:sz w:val="24"/>
                <w:szCs w:val="24"/>
              </w:rPr>
            </w:pPr>
            <w:r w:rsidRPr="00D764C7">
              <w:rPr>
                <w:rFonts w:ascii="宋体" w:eastAsia="宋体" w:hAnsi="宋体"/>
                <w:sz w:val="24"/>
                <w:szCs w:val="24"/>
              </w:rPr>
              <w:t>19.554707</w:t>
            </w:r>
          </w:p>
        </w:tc>
        <w:tc>
          <w:tcPr>
            <w:tcW w:w="1659" w:type="dxa"/>
            <w:vAlign w:val="center"/>
          </w:tcPr>
          <w:p w14:paraId="5E5B8CC3" w14:textId="105E69EC" w:rsidR="00712212" w:rsidRPr="00D764C7" w:rsidRDefault="00712212" w:rsidP="00712212">
            <w:pPr>
              <w:jc w:val="center"/>
              <w:rPr>
                <w:rFonts w:ascii="宋体" w:eastAsia="宋体" w:hAnsi="宋体"/>
                <w:sz w:val="24"/>
                <w:szCs w:val="24"/>
              </w:rPr>
            </w:pPr>
            <w:r w:rsidRPr="00D764C7">
              <w:rPr>
                <w:rFonts w:ascii="宋体" w:eastAsia="宋体" w:hAnsi="宋体"/>
                <w:sz w:val="24"/>
                <w:szCs w:val="24"/>
              </w:rPr>
              <w:t>19.660233</w:t>
            </w:r>
          </w:p>
        </w:tc>
        <w:tc>
          <w:tcPr>
            <w:tcW w:w="1660" w:type="dxa"/>
            <w:vAlign w:val="center"/>
          </w:tcPr>
          <w:p w14:paraId="7933F3EC" w14:textId="11124666" w:rsidR="00712212" w:rsidRPr="00D764C7" w:rsidRDefault="00712212" w:rsidP="00712212">
            <w:pPr>
              <w:jc w:val="center"/>
              <w:rPr>
                <w:rFonts w:ascii="宋体" w:eastAsia="宋体" w:hAnsi="宋体"/>
                <w:sz w:val="24"/>
                <w:szCs w:val="24"/>
              </w:rPr>
            </w:pPr>
            <w:r w:rsidRPr="00D764C7">
              <w:rPr>
                <w:rFonts w:ascii="宋体" w:eastAsia="宋体" w:hAnsi="宋体"/>
                <w:sz w:val="24"/>
                <w:szCs w:val="24"/>
              </w:rPr>
              <w:t>19.471165</w:t>
            </w:r>
          </w:p>
        </w:tc>
      </w:tr>
      <w:tr w:rsidR="00712212" w14:paraId="47AF430E" w14:textId="77777777" w:rsidTr="00712212">
        <w:tc>
          <w:tcPr>
            <w:tcW w:w="8296" w:type="dxa"/>
            <w:gridSpan w:val="5"/>
            <w:shd w:val="clear" w:color="auto" w:fill="D9D9D9" w:themeFill="background1" w:themeFillShade="D9"/>
            <w:vAlign w:val="center"/>
          </w:tcPr>
          <w:p w14:paraId="41BE96E2" w14:textId="3CFECA3E"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21</w:t>
            </w:r>
          </w:p>
        </w:tc>
      </w:tr>
      <w:tr w:rsidR="00712212" w14:paraId="747E0434" w14:textId="77777777" w:rsidTr="00712212">
        <w:tc>
          <w:tcPr>
            <w:tcW w:w="1659" w:type="dxa"/>
            <w:vAlign w:val="center"/>
          </w:tcPr>
          <w:p w14:paraId="6BDF96A2" w14:textId="15A17D39" w:rsidR="00712212" w:rsidRDefault="00712212" w:rsidP="00712212">
            <w:pPr>
              <w:jc w:val="center"/>
              <w:rPr>
                <w:rFonts w:ascii="宋体" w:eastAsia="宋体" w:hAnsi="宋体"/>
                <w:sz w:val="24"/>
                <w:szCs w:val="24"/>
              </w:rPr>
            </w:pPr>
            <w:r>
              <w:rPr>
                <w:rFonts w:ascii="宋体" w:eastAsia="宋体" w:hAnsi="宋体" w:hint="eastAsia"/>
                <w:sz w:val="24"/>
                <w:szCs w:val="24"/>
              </w:rPr>
              <w:t>执行时间</w:t>
            </w:r>
          </w:p>
        </w:tc>
        <w:tc>
          <w:tcPr>
            <w:tcW w:w="1659" w:type="dxa"/>
            <w:vAlign w:val="center"/>
          </w:tcPr>
          <w:p w14:paraId="7BA2C4FA" w14:textId="6F4DBF3B"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641</w:t>
            </w:r>
          </w:p>
        </w:tc>
        <w:tc>
          <w:tcPr>
            <w:tcW w:w="1659" w:type="dxa"/>
            <w:vAlign w:val="center"/>
          </w:tcPr>
          <w:p w14:paraId="2E6B9C0A" w14:textId="14AE3E3C"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047</w:t>
            </w:r>
          </w:p>
        </w:tc>
        <w:tc>
          <w:tcPr>
            <w:tcW w:w="1659" w:type="dxa"/>
            <w:vAlign w:val="center"/>
          </w:tcPr>
          <w:p w14:paraId="714DF0CA" w14:textId="7B964AC0"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0</w:t>
            </w:r>
          </w:p>
        </w:tc>
        <w:tc>
          <w:tcPr>
            <w:tcW w:w="1660" w:type="dxa"/>
            <w:vAlign w:val="center"/>
          </w:tcPr>
          <w:p w14:paraId="561B6852" w14:textId="4FBEA87A"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0</w:t>
            </w:r>
          </w:p>
        </w:tc>
      </w:tr>
      <w:tr w:rsidR="00712212" w14:paraId="0D5C9EAE" w14:textId="77777777" w:rsidTr="00712212">
        <w:tc>
          <w:tcPr>
            <w:tcW w:w="1659" w:type="dxa"/>
            <w:vAlign w:val="center"/>
          </w:tcPr>
          <w:p w14:paraId="4EA40FFD" w14:textId="60522C8E" w:rsidR="00712212" w:rsidRDefault="00712212" w:rsidP="00712212">
            <w:pPr>
              <w:jc w:val="center"/>
              <w:rPr>
                <w:rFonts w:ascii="宋体" w:eastAsia="宋体" w:hAnsi="宋体"/>
                <w:sz w:val="24"/>
                <w:szCs w:val="24"/>
              </w:rPr>
            </w:pPr>
            <w:r>
              <w:rPr>
                <w:rFonts w:ascii="宋体" w:eastAsia="宋体" w:hAnsi="宋体" w:hint="eastAsia"/>
                <w:sz w:val="24"/>
                <w:szCs w:val="24"/>
              </w:rPr>
              <w:t>性能保证</w:t>
            </w:r>
          </w:p>
        </w:tc>
        <w:tc>
          <w:tcPr>
            <w:tcW w:w="1659" w:type="dxa"/>
            <w:vAlign w:val="center"/>
          </w:tcPr>
          <w:p w14:paraId="07063255" w14:textId="4B84346D"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vAlign w:val="center"/>
          </w:tcPr>
          <w:p w14:paraId="13C59D0E" w14:textId="29DC2891"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6.32%</w:t>
            </w:r>
          </w:p>
        </w:tc>
        <w:tc>
          <w:tcPr>
            <w:tcW w:w="1659" w:type="dxa"/>
            <w:vAlign w:val="center"/>
          </w:tcPr>
          <w:p w14:paraId="1F26E214" w14:textId="7E0D1CE3"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5.87%</w:t>
            </w:r>
          </w:p>
        </w:tc>
        <w:tc>
          <w:tcPr>
            <w:tcW w:w="1660" w:type="dxa"/>
            <w:vAlign w:val="center"/>
          </w:tcPr>
          <w:p w14:paraId="31BBD163" w14:textId="581A24FA"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0.56%</w:t>
            </w:r>
          </w:p>
        </w:tc>
      </w:tr>
      <w:tr w:rsidR="00712212" w14:paraId="56D85F40" w14:textId="77777777" w:rsidTr="00712212">
        <w:tc>
          <w:tcPr>
            <w:tcW w:w="1659" w:type="dxa"/>
            <w:vAlign w:val="center"/>
          </w:tcPr>
          <w:p w14:paraId="5401D200" w14:textId="7E09760A" w:rsidR="00712212" w:rsidRDefault="00712212" w:rsidP="00712212">
            <w:pPr>
              <w:jc w:val="center"/>
              <w:rPr>
                <w:rFonts w:ascii="宋体" w:eastAsia="宋体" w:hAnsi="宋体"/>
                <w:sz w:val="24"/>
                <w:szCs w:val="24"/>
              </w:rPr>
            </w:pPr>
            <w:r>
              <w:rPr>
                <w:rFonts w:ascii="宋体" w:eastAsia="宋体" w:hAnsi="宋体" w:hint="eastAsia"/>
                <w:sz w:val="24"/>
                <w:szCs w:val="24"/>
              </w:rPr>
              <w:t>感知代价</w:t>
            </w:r>
          </w:p>
        </w:tc>
        <w:tc>
          <w:tcPr>
            <w:tcW w:w="1659" w:type="dxa"/>
            <w:vAlign w:val="center"/>
          </w:tcPr>
          <w:p w14:paraId="64E22064" w14:textId="4C025B10" w:rsidR="00712212" w:rsidRPr="00D764C7" w:rsidRDefault="00712212" w:rsidP="00712212">
            <w:pPr>
              <w:jc w:val="center"/>
              <w:rPr>
                <w:rFonts w:ascii="宋体" w:eastAsia="宋体" w:hAnsi="宋体"/>
                <w:sz w:val="24"/>
                <w:szCs w:val="24"/>
              </w:rPr>
            </w:pPr>
            <w:r w:rsidRPr="00D764C7">
              <w:rPr>
                <w:rFonts w:ascii="宋体" w:eastAsia="宋体" w:hAnsi="宋体"/>
                <w:sz w:val="24"/>
                <w:szCs w:val="24"/>
              </w:rPr>
              <w:t>19.08881</w:t>
            </w:r>
          </w:p>
        </w:tc>
        <w:tc>
          <w:tcPr>
            <w:tcW w:w="1659" w:type="dxa"/>
            <w:vAlign w:val="center"/>
          </w:tcPr>
          <w:p w14:paraId="520186BA" w14:textId="116C515A" w:rsidR="00712212" w:rsidRPr="00D764C7" w:rsidRDefault="00712212" w:rsidP="00712212">
            <w:pPr>
              <w:jc w:val="center"/>
              <w:rPr>
                <w:rFonts w:ascii="宋体" w:eastAsia="宋体" w:hAnsi="宋体"/>
                <w:sz w:val="24"/>
                <w:szCs w:val="24"/>
              </w:rPr>
            </w:pPr>
            <w:r w:rsidRPr="00D764C7">
              <w:rPr>
                <w:rFonts w:ascii="宋体" w:eastAsia="宋体" w:hAnsi="宋体"/>
                <w:sz w:val="24"/>
                <w:szCs w:val="24"/>
              </w:rPr>
              <w:t>19.836653</w:t>
            </w:r>
          </w:p>
        </w:tc>
        <w:tc>
          <w:tcPr>
            <w:tcW w:w="1659" w:type="dxa"/>
            <w:vAlign w:val="center"/>
          </w:tcPr>
          <w:p w14:paraId="1F9A64B7" w14:textId="0379A9B0" w:rsidR="00712212" w:rsidRPr="00D764C7" w:rsidRDefault="00712212" w:rsidP="00712212">
            <w:pPr>
              <w:jc w:val="center"/>
              <w:rPr>
                <w:rFonts w:ascii="宋体" w:eastAsia="宋体" w:hAnsi="宋体"/>
                <w:sz w:val="24"/>
                <w:szCs w:val="24"/>
              </w:rPr>
            </w:pPr>
            <w:r w:rsidRPr="00D764C7">
              <w:rPr>
                <w:rFonts w:ascii="宋体" w:eastAsia="宋体" w:hAnsi="宋体"/>
                <w:sz w:val="24"/>
                <w:szCs w:val="24"/>
              </w:rPr>
              <w:t>19.919014</w:t>
            </w:r>
          </w:p>
        </w:tc>
        <w:tc>
          <w:tcPr>
            <w:tcW w:w="1660" w:type="dxa"/>
            <w:vAlign w:val="center"/>
          </w:tcPr>
          <w:p w14:paraId="01167D7A" w14:textId="6D6F7D0E" w:rsidR="00712212" w:rsidRPr="00D764C7" w:rsidRDefault="00712212" w:rsidP="00712212">
            <w:pPr>
              <w:jc w:val="center"/>
              <w:rPr>
                <w:rFonts w:ascii="宋体" w:eastAsia="宋体" w:hAnsi="宋体"/>
                <w:sz w:val="24"/>
                <w:szCs w:val="24"/>
              </w:rPr>
            </w:pPr>
            <w:r w:rsidRPr="00D764C7">
              <w:rPr>
                <w:rFonts w:ascii="宋体" w:eastAsia="宋体" w:hAnsi="宋体"/>
                <w:sz w:val="24"/>
                <w:szCs w:val="24"/>
              </w:rPr>
              <w:t>19.212477</w:t>
            </w:r>
          </w:p>
        </w:tc>
      </w:tr>
      <w:tr w:rsidR="00712212" w14:paraId="4BD72588" w14:textId="77777777" w:rsidTr="00712212">
        <w:tc>
          <w:tcPr>
            <w:tcW w:w="8296" w:type="dxa"/>
            <w:gridSpan w:val="5"/>
            <w:shd w:val="clear" w:color="auto" w:fill="D9D9D9" w:themeFill="background1" w:themeFillShade="D9"/>
            <w:vAlign w:val="center"/>
          </w:tcPr>
          <w:p w14:paraId="710AF147" w14:textId="4929845F"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22</w:t>
            </w:r>
          </w:p>
        </w:tc>
      </w:tr>
      <w:tr w:rsidR="00712212" w14:paraId="0CD1FFE3" w14:textId="77777777" w:rsidTr="00712212">
        <w:tc>
          <w:tcPr>
            <w:tcW w:w="1659" w:type="dxa"/>
            <w:vAlign w:val="center"/>
          </w:tcPr>
          <w:p w14:paraId="472D9F55" w14:textId="0B61E5F8" w:rsidR="00712212" w:rsidRDefault="00712212" w:rsidP="00712212">
            <w:pPr>
              <w:jc w:val="center"/>
              <w:rPr>
                <w:rFonts w:ascii="宋体" w:eastAsia="宋体" w:hAnsi="宋体"/>
                <w:sz w:val="24"/>
                <w:szCs w:val="24"/>
              </w:rPr>
            </w:pPr>
            <w:r>
              <w:rPr>
                <w:rFonts w:ascii="宋体" w:eastAsia="宋体" w:hAnsi="宋体" w:hint="eastAsia"/>
                <w:sz w:val="24"/>
                <w:szCs w:val="24"/>
              </w:rPr>
              <w:t>执行时间</w:t>
            </w:r>
          </w:p>
        </w:tc>
        <w:tc>
          <w:tcPr>
            <w:tcW w:w="1659" w:type="dxa"/>
            <w:vAlign w:val="center"/>
          </w:tcPr>
          <w:p w14:paraId="3C465885" w14:textId="73916D7E"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8196</w:t>
            </w:r>
          </w:p>
        </w:tc>
        <w:tc>
          <w:tcPr>
            <w:tcW w:w="1659" w:type="dxa"/>
            <w:vAlign w:val="center"/>
          </w:tcPr>
          <w:p w14:paraId="71BEBB95" w14:textId="1E9DFCF4"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979</w:t>
            </w:r>
          </w:p>
        </w:tc>
        <w:tc>
          <w:tcPr>
            <w:tcW w:w="1659" w:type="dxa"/>
            <w:vAlign w:val="center"/>
          </w:tcPr>
          <w:p w14:paraId="3D2F3818" w14:textId="7D50FEA1"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0</w:t>
            </w:r>
          </w:p>
        </w:tc>
        <w:tc>
          <w:tcPr>
            <w:tcW w:w="1660" w:type="dxa"/>
            <w:vAlign w:val="center"/>
          </w:tcPr>
          <w:p w14:paraId="5787B906" w14:textId="28EC6F3B"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0</w:t>
            </w:r>
          </w:p>
        </w:tc>
      </w:tr>
      <w:tr w:rsidR="00712212" w14:paraId="60C8EF3B" w14:textId="77777777" w:rsidTr="00712212">
        <w:tc>
          <w:tcPr>
            <w:tcW w:w="1659" w:type="dxa"/>
            <w:vAlign w:val="center"/>
          </w:tcPr>
          <w:p w14:paraId="1CACE627" w14:textId="268D9460" w:rsidR="00712212" w:rsidRDefault="00712212" w:rsidP="00712212">
            <w:pPr>
              <w:jc w:val="center"/>
              <w:rPr>
                <w:rFonts w:ascii="宋体" w:eastAsia="宋体" w:hAnsi="宋体"/>
                <w:sz w:val="24"/>
                <w:szCs w:val="24"/>
              </w:rPr>
            </w:pPr>
            <w:r>
              <w:rPr>
                <w:rFonts w:ascii="宋体" w:eastAsia="宋体" w:hAnsi="宋体" w:hint="eastAsia"/>
                <w:sz w:val="24"/>
                <w:szCs w:val="24"/>
              </w:rPr>
              <w:t>性能保证</w:t>
            </w:r>
          </w:p>
        </w:tc>
        <w:tc>
          <w:tcPr>
            <w:tcW w:w="1659" w:type="dxa"/>
            <w:vAlign w:val="center"/>
          </w:tcPr>
          <w:p w14:paraId="30061706" w14:textId="35E6A3B7"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vAlign w:val="center"/>
          </w:tcPr>
          <w:p w14:paraId="74AE0523" w14:textId="2649BE75"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7.30%</w:t>
            </w:r>
          </w:p>
        </w:tc>
        <w:tc>
          <w:tcPr>
            <w:tcW w:w="1659" w:type="dxa"/>
            <w:vAlign w:val="center"/>
          </w:tcPr>
          <w:p w14:paraId="53080640" w14:textId="3874A551"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5.01%</w:t>
            </w:r>
          </w:p>
        </w:tc>
        <w:tc>
          <w:tcPr>
            <w:tcW w:w="1660" w:type="dxa"/>
            <w:vAlign w:val="center"/>
          </w:tcPr>
          <w:p w14:paraId="75E4ACDF" w14:textId="34FCF9EE" w:rsidR="00712212" w:rsidRPr="00D764C7" w:rsidRDefault="00712212" w:rsidP="00712212">
            <w:pPr>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9.97%</w:t>
            </w:r>
          </w:p>
        </w:tc>
      </w:tr>
      <w:tr w:rsidR="00712212" w14:paraId="7863FB13" w14:textId="77777777" w:rsidTr="00712212">
        <w:tc>
          <w:tcPr>
            <w:tcW w:w="1659" w:type="dxa"/>
            <w:vAlign w:val="center"/>
          </w:tcPr>
          <w:p w14:paraId="7E6C6272" w14:textId="50A3003C" w:rsidR="00712212" w:rsidRDefault="00712212" w:rsidP="00712212">
            <w:pPr>
              <w:jc w:val="center"/>
              <w:rPr>
                <w:rFonts w:ascii="宋体" w:eastAsia="宋体" w:hAnsi="宋体"/>
                <w:sz w:val="24"/>
                <w:szCs w:val="24"/>
              </w:rPr>
            </w:pPr>
            <w:r>
              <w:rPr>
                <w:rFonts w:ascii="宋体" w:eastAsia="宋体" w:hAnsi="宋体" w:hint="eastAsia"/>
                <w:sz w:val="24"/>
                <w:szCs w:val="24"/>
              </w:rPr>
              <w:t>感知代价</w:t>
            </w:r>
          </w:p>
        </w:tc>
        <w:tc>
          <w:tcPr>
            <w:tcW w:w="1659" w:type="dxa"/>
            <w:vAlign w:val="center"/>
          </w:tcPr>
          <w:p w14:paraId="1F09B9CF" w14:textId="59F5F77C" w:rsidR="00712212" w:rsidRPr="00D764C7" w:rsidRDefault="00712212" w:rsidP="00712212">
            <w:pPr>
              <w:jc w:val="center"/>
              <w:rPr>
                <w:rFonts w:ascii="宋体" w:eastAsia="宋体" w:hAnsi="宋体"/>
                <w:sz w:val="24"/>
                <w:szCs w:val="24"/>
              </w:rPr>
            </w:pPr>
            <w:r w:rsidRPr="00D764C7">
              <w:rPr>
                <w:rFonts w:ascii="宋体" w:eastAsia="宋体" w:hAnsi="宋体"/>
                <w:sz w:val="24"/>
                <w:szCs w:val="24"/>
              </w:rPr>
              <w:t>19.871542</w:t>
            </w:r>
          </w:p>
        </w:tc>
        <w:tc>
          <w:tcPr>
            <w:tcW w:w="1659" w:type="dxa"/>
            <w:vAlign w:val="center"/>
          </w:tcPr>
          <w:p w14:paraId="532A008E" w14:textId="24C91FB9" w:rsidR="00712212" w:rsidRPr="00D764C7" w:rsidRDefault="00712212" w:rsidP="00712212">
            <w:pPr>
              <w:jc w:val="center"/>
              <w:rPr>
                <w:rFonts w:ascii="宋体" w:eastAsia="宋体" w:hAnsi="宋体"/>
                <w:sz w:val="24"/>
                <w:szCs w:val="24"/>
              </w:rPr>
            </w:pPr>
            <w:r w:rsidRPr="00D764C7">
              <w:rPr>
                <w:rFonts w:ascii="宋体" w:eastAsia="宋体" w:hAnsi="宋体"/>
                <w:sz w:val="24"/>
                <w:szCs w:val="24"/>
              </w:rPr>
              <w:t>19.363102</w:t>
            </w:r>
          </w:p>
        </w:tc>
        <w:tc>
          <w:tcPr>
            <w:tcW w:w="1659" w:type="dxa"/>
            <w:vAlign w:val="center"/>
          </w:tcPr>
          <w:p w14:paraId="0D6436EF" w14:textId="78E6D004" w:rsidR="00712212" w:rsidRPr="00D764C7" w:rsidRDefault="00712212" w:rsidP="00712212">
            <w:pPr>
              <w:jc w:val="center"/>
              <w:rPr>
                <w:rFonts w:ascii="宋体" w:eastAsia="宋体" w:hAnsi="宋体"/>
                <w:sz w:val="24"/>
                <w:szCs w:val="24"/>
              </w:rPr>
            </w:pPr>
            <w:r w:rsidRPr="00D764C7">
              <w:rPr>
                <w:rFonts w:ascii="宋体" w:eastAsia="宋体" w:hAnsi="宋体"/>
                <w:sz w:val="24"/>
                <w:szCs w:val="24"/>
              </w:rPr>
              <w:t>19.268806</w:t>
            </w:r>
          </w:p>
        </w:tc>
        <w:tc>
          <w:tcPr>
            <w:tcW w:w="1660" w:type="dxa"/>
            <w:vAlign w:val="center"/>
          </w:tcPr>
          <w:p w14:paraId="589C1F27" w14:textId="7992D865" w:rsidR="00712212" w:rsidRPr="00D764C7" w:rsidRDefault="00712212" w:rsidP="00712212">
            <w:pPr>
              <w:jc w:val="center"/>
              <w:rPr>
                <w:rFonts w:ascii="宋体" w:eastAsia="宋体" w:hAnsi="宋体"/>
                <w:sz w:val="24"/>
                <w:szCs w:val="24"/>
              </w:rPr>
            </w:pPr>
            <w:r w:rsidRPr="00D764C7">
              <w:rPr>
                <w:rFonts w:ascii="宋体" w:eastAsia="宋体" w:hAnsi="宋体"/>
                <w:sz w:val="24"/>
                <w:szCs w:val="24"/>
              </w:rPr>
              <w:t>18.989567</w:t>
            </w:r>
          </w:p>
        </w:tc>
      </w:tr>
      <w:tr w:rsidR="00712212" w14:paraId="6CC58DB9" w14:textId="77777777" w:rsidTr="00712212">
        <w:tc>
          <w:tcPr>
            <w:tcW w:w="8296" w:type="dxa"/>
            <w:gridSpan w:val="5"/>
            <w:shd w:val="clear" w:color="auto" w:fill="D9D9D9" w:themeFill="background1" w:themeFillShade="D9"/>
            <w:vAlign w:val="center"/>
          </w:tcPr>
          <w:p w14:paraId="612F4060" w14:textId="6E67EBB4" w:rsidR="00712212" w:rsidRDefault="00712212" w:rsidP="00712212">
            <w:pPr>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23</w:t>
            </w:r>
          </w:p>
        </w:tc>
      </w:tr>
      <w:tr w:rsidR="00712212" w14:paraId="471F3F8D" w14:textId="77777777" w:rsidTr="00712212">
        <w:tc>
          <w:tcPr>
            <w:tcW w:w="1659" w:type="dxa"/>
            <w:vAlign w:val="center"/>
          </w:tcPr>
          <w:p w14:paraId="71DAE3CC" w14:textId="23CA57EC" w:rsidR="00712212" w:rsidRDefault="00712212" w:rsidP="00712212">
            <w:pPr>
              <w:jc w:val="center"/>
              <w:rPr>
                <w:rFonts w:ascii="宋体" w:eastAsia="宋体" w:hAnsi="宋体"/>
                <w:sz w:val="24"/>
                <w:szCs w:val="24"/>
              </w:rPr>
            </w:pPr>
            <w:r>
              <w:rPr>
                <w:rFonts w:ascii="宋体" w:eastAsia="宋体" w:hAnsi="宋体" w:hint="eastAsia"/>
                <w:sz w:val="24"/>
                <w:szCs w:val="24"/>
              </w:rPr>
              <w:t>执行时间</w:t>
            </w:r>
          </w:p>
        </w:tc>
        <w:tc>
          <w:tcPr>
            <w:tcW w:w="1659" w:type="dxa"/>
            <w:vAlign w:val="center"/>
          </w:tcPr>
          <w:p w14:paraId="7561F108" w14:textId="249BB235" w:rsidR="00712212" w:rsidRDefault="00712212" w:rsidP="00712212">
            <w:pPr>
              <w:jc w:val="center"/>
              <w:rPr>
                <w:rFonts w:ascii="宋体" w:eastAsia="宋体" w:hAnsi="宋体"/>
                <w:sz w:val="24"/>
                <w:szCs w:val="24"/>
              </w:rPr>
            </w:pPr>
            <w:r w:rsidRPr="00EC3414">
              <w:rPr>
                <w:rFonts w:ascii="宋体" w:eastAsia="宋体" w:hAnsi="宋体"/>
                <w:sz w:val="24"/>
                <w:szCs w:val="24"/>
              </w:rPr>
              <w:t>64297</w:t>
            </w:r>
          </w:p>
        </w:tc>
        <w:tc>
          <w:tcPr>
            <w:tcW w:w="1659" w:type="dxa"/>
            <w:vAlign w:val="center"/>
          </w:tcPr>
          <w:p w14:paraId="4968BDB6" w14:textId="04105AF2" w:rsidR="00712212" w:rsidRDefault="00712212" w:rsidP="00712212">
            <w:pPr>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329</w:t>
            </w:r>
          </w:p>
        </w:tc>
        <w:tc>
          <w:tcPr>
            <w:tcW w:w="1659" w:type="dxa"/>
            <w:vAlign w:val="center"/>
          </w:tcPr>
          <w:p w14:paraId="5242C80E" w14:textId="027DB888" w:rsidR="00712212" w:rsidRDefault="00712212" w:rsidP="00712212">
            <w:pPr>
              <w:jc w:val="center"/>
              <w:rPr>
                <w:rFonts w:ascii="宋体" w:eastAsia="宋体" w:hAnsi="宋体"/>
                <w:sz w:val="24"/>
                <w:szCs w:val="24"/>
              </w:rPr>
            </w:pPr>
            <w:r>
              <w:rPr>
                <w:rFonts w:ascii="宋体" w:eastAsia="宋体" w:hAnsi="宋体" w:hint="eastAsia"/>
                <w:sz w:val="24"/>
                <w:szCs w:val="24"/>
              </w:rPr>
              <w:t>0</w:t>
            </w:r>
          </w:p>
        </w:tc>
        <w:tc>
          <w:tcPr>
            <w:tcW w:w="1660" w:type="dxa"/>
            <w:vAlign w:val="center"/>
          </w:tcPr>
          <w:p w14:paraId="6701B23A" w14:textId="2C1CD8E1" w:rsidR="00712212" w:rsidRDefault="00712212" w:rsidP="00712212">
            <w:pPr>
              <w:jc w:val="center"/>
              <w:rPr>
                <w:rFonts w:ascii="宋体" w:eastAsia="宋体" w:hAnsi="宋体"/>
                <w:sz w:val="24"/>
                <w:szCs w:val="24"/>
              </w:rPr>
            </w:pPr>
            <w:r>
              <w:rPr>
                <w:rFonts w:ascii="宋体" w:eastAsia="宋体" w:hAnsi="宋体" w:hint="eastAsia"/>
                <w:sz w:val="24"/>
                <w:szCs w:val="24"/>
              </w:rPr>
              <w:t>0</w:t>
            </w:r>
          </w:p>
        </w:tc>
      </w:tr>
      <w:tr w:rsidR="00712212" w14:paraId="676EF8CD" w14:textId="77777777" w:rsidTr="00712212">
        <w:tc>
          <w:tcPr>
            <w:tcW w:w="1659" w:type="dxa"/>
            <w:vAlign w:val="center"/>
          </w:tcPr>
          <w:p w14:paraId="14D5CDF4" w14:textId="69B8EE4E" w:rsidR="00712212" w:rsidRDefault="00712212" w:rsidP="00712212">
            <w:pPr>
              <w:jc w:val="center"/>
              <w:rPr>
                <w:rFonts w:ascii="宋体" w:eastAsia="宋体" w:hAnsi="宋体"/>
                <w:sz w:val="24"/>
                <w:szCs w:val="24"/>
              </w:rPr>
            </w:pPr>
            <w:r>
              <w:rPr>
                <w:rFonts w:ascii="宋体" w:eastAsia="宋体" w:hAnsi="宋体" w:hint="eastAsia"/>
                <w:sz w:val="24"/>
                <w:szCs w:val="24"/>
              </w:rPr>
              <w:t>性能保证</w:t>
            </w:r>
          </w:p>
        </w:tc>
        <w:tc>
          <w:tcPr>
            <w:tcW w:w="1659" w:type="dxa"/>
            <w:vAlign w:val="center"/>
          </w:tcPr>
          <w:p w14:paraId="694AD94A" w14:textId="769B0A83" w:rsidR="00712212" w:rsidRDefault="00712212" w:rsidP="00712212">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vAlign w:val="center"/>
          </w:tcPr>
          <w:p w14:paraId="777EC8F1" w14:textId="34EF3E2C" w:rsidR="00712212" w:rsidRDefault="00712212" w:rsidP="00712212">
            <w:pPr>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7.29</w:t>
            </w:r>
            <w:r>
              <w:rPr>
                <w:rFonts w:ascii="宋体" w:eastAsia="宋体" w:hAnsi="宋体" w:hint="eastAsia"/>
                <w:sz w:val="24"/>
                <w:szCs w:val="24"/>
              </w:rPr>
              <w:t>%</w:t>
            </w:r>
          </w:p>
        </w:tc>
        <w:tc>
          <w:tcPr>
            <w:tcW w:w="1659" w:type="dxa"/>
            <w:vAlign w:val="center"/>
          </w:tcPr>
          <w:p w14:paraId="55EFB651" w14:textId="5930FE1E" w:rsidR="00712212" w:rsidRDefault="00712212" w:rsidP="00712212">
            <w:pPr>
              <w:jc w:val="cente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8.02%</w:t>
            </w:r>
          </w:p>
        </w:tc>
        <w:tc>
          <w:tcPr>
            <w:tcW w:w="1660" w:type="dxa"/>
            <w:vAlign w:val="center"/>
          </w:tcPr>
          <w:p w14:paraId="68322980" w14:textId="4791A076" w:rsidR="00712212" w:rsidRDefault="00712212" w:rsidP="00712212">
            <w:pPr>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4.21%</w:t>
            </w:r>
          </w:p>
        </w:tc>
      </w:tr>
      <w:tr w:rsidR="00712212" w14:paraId="1818BD60" w14:textId="77777777" w:rsidTr="00712212">
        <w:tc>
          <w:tcPr>
            <w:tcW w:w="1659" w:type="dxa"/>
            <w:vAlign w:val="center"/>
          </w:tcPr>
          <w:p w14:paraId="274BC07E" w14:textId="38C5A75C" w:rsidR="00712212" w:rsidRDefault="00712212" w:rsidP="00712212">
            <w:pPr>
              <w:jc w:val="center"/>
              <w:rPr>
                <w:rFonts w:ascii="宋体" w:eastAsia="宋体" w:hAnsi="宋体"/>
                <w:sz w:val="24"/>
                <w:szCs w:val="24"/>
              </w:rPr>
            </w:pPr>
            <w:r>
              <w:rPr>
                <w:rFonts w:ascii="宋体" w:eastAsia="宋体" w:hAnsi="宋体" w:hint="eastAsia"/>
                <w:sz w:val="24"/>
                <w:szCs w:val="24"/>
              </w:rPr>
              <w:t>感知代价</w:t>
            </w:r>
          </w:p>
        </w:tc>
        <w:tc>
          <w:tcPr>
            <w:tcW w:w="1659" w:type="dxa"/>
            <w:vAlign w:val="center"/>
          </w:tcPr>
          <w:p w14:paraId="20246A75" w14:textId="11B23BC2" w:rsidR="00712212" w:rsidRDefault="00712212" w:rsidP="00712212">
            <w:pPr>
              <w:jc w:val="center"/>
              <w:rPr>
                <w:rFonts w:ascii="宋体" w:eastAsia="宋体" w:hAnsi="宋体"/>
                <w:sz w:val="24"/>
                <w:szCs w:val="24"/>
              </w:rPr>
            </w:pPr>
            <w:r w:rsidRPr="00D764C7">
              <w:rPr>
                <w:rFonts w:ascii="宋体" w:eastAsia="宋体" w:hAnsi="宋体"/>
                <w:sz w:val="24"/>
                <w:szCs w:val="24"/>
              </w:rPr>
              <w:t>19.034946</w:t>
            </w:r>
          </w:p>
        </w:tc>
        <w:tc>
          <w:tcPr>
            <w:tcW w:w="1659" w:type="dxa"/>
            <w:vAlign w:val="center"/>
          </w:tcPr>
          <w:p w14:paraId="3014C553" w14:textId="7DAB31F4" w:rsidR="00712212" w:rsidRDefault="00712212" w:rsidP="00712212">
            <w:pPr>
              <w:jc w:val="center"/>
              <w:rPr>
                <w:rFonts w:ascii="宋体" w:eastAsia="宋体" w:hAnsi="宋体"/>
                <w:sz w:val="24"/>
                <w:szCs w:val="24"/>
              </w:rPr>
            </w:pPr>
            <w:r w:rsidRPr="00D764C7">
              <w:rPr>
                <w:rFonts w:ascii="宋体" w:eastAsia="宋体" w:hAnsi="宋体"/>
                <w:sz w:val="24"/>
                <w:szCs w:val="24"/>
              </w:rPr>
              <w:t>19.391811</w:t>
            </w:r>
          </w:p>
        </w:tc>
        <w:tc>
          <w:tcPr>
            <w:tcW w:w="1659" w:type="dxa"/>
            <w:vAlign w:val="center"/>
          </w:tcPr>
          <w:p w14:paraId="27E2CB2F" w14:textId="2BA84B7D" w:rsidR="00712212" w:rsidRDefault="00712212" w:rsidP="00712212">
            <w:pPr>
              <w:jc w:val="center"/>
              <w:rPr>
                <w:rFonts w:ascii="宋体" w:eastAsia="宋体" w:hAnsi="宋体"/>
                <w:sz w:val="24"/>
                <w:szCs w:val="24"/>
              </w:rPr>
            </w:pPr>
            <w:r w:rsidRPr="00D764C7">
              <w:rPr>
                <w:rFonts w:ascii="宋体" w:eastAsia="宋体" w:hAnsi="宋体"/>
                <w:sz w:val="24"/>
                <w:szCs w:val="24"/>
              </w:rPr>
              <w:t>19.112316</w:t>
            </w:r>
          </w:p>
        </w:tc>
        <w:tc>
          <w:tcPr>
            <w:tcW w:w="1660" w:type="dxa"/>
            <w:vAlign w:val="center"/>
          </w:tcPr>
          <w:p w14:paraId="42998F3C" w14:textId="7264B8F9" w:rsidR="00712212" w:rsidRDefault="00712212" w:rsidP="00712212">
            <w:pPr>
              <w:jc w:val="center"/>
              <w:rPr>
                <w:rFonts w:ascii="宋体" w:eastAsia="宋体" w:hAnsi="宋体"/>
                <w:sz w:val="24"/>
                <w:szCs w:val="24"/>
              </w:rPr>
            </w:pPr>
            <w:r w:rsidRPr="00D764C7">
              <w:rPr>
                <w:rFonts w:ascii="宋体" w:eastAsia="宋体" w:hAnsi="宋体"/>
                <w:sz w:val="24"/>
                <w:szCs w:val="24"/>
              </w:rPr>
              <w:t>19.036114</w:t>
            </w:r>
          </w:p>
        </w:tc>
      </w:tr>
      <w:tr w:rsidR="00712212" w14:paraId="01AB1794" w14:textId="77777777" w:rsidTr="00712212">
        <w:tc>
          <w:tcPr>
            <w:tcW w:w="8296" w:type="dxa"/>
            <w:gridSpan w:val="5"/>
            <w:shd w:val="clear" w:color="auto" w:fill="D9D9D9" w:themeFill="background1" w:themeFillShade="D9"/>
            <w:vAlign w:val="center"/>
          </w:tcPr>
          <w:p w14:paraId="1A7E7DC1" w14:textId="4630FD2E" w:rsidR="00712212" w:rsidRDefault="00712212" w:rsidP="00712212">
            <w:pPr>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24</w:t>
            </w:r>
          </w:p>
        </w:tc>
      </w:tr>
      <w:tr w:rsidR="00712212" w14:paraId="42DDA068" w14:textId="77777777" w:rsidTr="00712212">
        <w:tc>
          <w:tcPr>
            <w:tcW w:w="1659" w:type="dxa"/>
            <w:vAlign w:val="center"/>
          </w:tcPr>
          <w:p w14:paraId="16DA0029" w14:textId="606D96FD" w:rsidR="00712212" w:rsidRDefault="00712212" w:rsidP="00712212">
            <w:pPr>
              <w:jc w:val="center"/>
              <w:rPr>
                <w:rFonts w:ascii="宋体" w:eastAsia="宋体" w:hAnsi="宋体"/>
                <w:sz w:val="24"/>
                <w:szCs w:val="24"/>
              </w:rPr>
            </w:pPr>
            <w:r>
              <w:rPr>
                <w:rFonts w:ascii="宋体" w:eastAsia="宋体" w:hAnsi="宋体" w:hint="eastAsia"/>
                <w:sz w:val="24"/>
                <w:szCs w:val="24"/>
              </w:rPr>
              <w:t>执行时间</w:t>
            </w:r>
          </w:p>
        </w:tc>
        <w:tc>
          <w:tcPr>
            <w:tcW w:w="1659" w:type="dxa"/>
            <w:vAlign w:val="center"/>
          </w:tcPr>
          <w:p w14:paraId="4444F298" w14:textId="67465A79" w:rsidR="00712212" w:rsidRDefault="00712212" w:rsidP="00712212">
            <w:pPr>
              <w:jc w:val="center"/>
              <w:rPr>
                <w:rFonts w:ascii="宋体" w:eastAsia="宋体" w:hAnsi="宋体"/>
                <w:sz w:val="24"/>
                <w:szCs w:val="24"/>
              </w:rPr>
            </w:pPr>
            <w:r w:rsidRPr="00EC3414">
              <w:rPr>
                <w:rFonts w:ascii="宋体" w:eastAsia="宋体" w:hAnsi="宋体"/>
                <w:sz w:val="24"/>
                <w:szCs w:val="24"/>
              </w:rPr>
              <w:t>127573</w:t>
            </w:r>
          </w:p>
        </w:tc>
        <w:tc>
          <w:tcPr>
            <w:tcW w:w="1659" w:type="dxa"/>
            <w:vAlign w:val="center"/>
          </w:tcPr>
          <w:p w14:paraId="241B98EC" w14:textId="1109C9BF" w:rsidR="00712212" w:rsidRDefault="00712212" w:rsidP="00712212">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0164</w:t>
            </w:r>
          </w:p>
        </w:tc>
        <w:tc>
          <w:tcPr>
            <w:tcW w:w="1659" w:type="dxa"/>
            <w:vAlign w:val="center"/>
          </w:tcPr>
          <w:p w14:paraId="51C65832" w14:textId="3F8D6C8B" w:rsidR="00712212" w:rsidRDefault="00712212" w:rsidP="00712212">
            <w:pPr>
              <w:jc w:val="center"/>
              <w:rPr>
                <w:rFonts w:ascii="宋体" w:eastAsia="宋体" w:hAnsi="宋体"/>
                <w:sz w:val="24"/>
                <w:szCs w:val="24"/>
              </w:rPr>
            </w:pPr>
            <w:r>
              <w:rPr>
                <w:rFonts w:ascii="宋体" w:eastAsia="宋体" w:hAnsi="宋体" w:hint="eastAsia"/>
                <w:sz w:val="24"/>
                <w:szCs w:val="24"/>
              </w:rPr>
              <w:t>0</w:t>
            </w:r>
          </w:p>
        </w:tc>
        <w:tc>
          <w:tcPr>
            <w:tcW w:w="1660" w:type="dxa"/>
            <w:vAlign w:val="center"/>
          </w:tcPr>
          <w:p w14:paraId="4132546D" w14:textId="2F89E744" w:rsidR="00712212" w:rsidRDefault="00712212" w:rsidP="00712212">
            <w:pPr>
              <w:jc w:val="center"/>
              <w:rPr>
                <w:rFonts w:ascii="宋体" w:eastAsia="宋体" w:hAnsi="宋体"/>
                <w:sz w:val="24"/>
                <w:szCs w:val="24"/>
              </w:rPr>
            </w:pPr>
            <w:r>
              <w:rPr>
                <w:rFonts w:ascii="宋体" w:eastAsia="宋体" w:hAnsi="宋体" w:hint="eastAsia"/>
                <w:sz w:val="24"/>
                <w:szCs w:val="24"/>
              </w:rPr>
              <w:t>0</w:t>
            </w:r>
          </w:p>
        </w:tc>
      </w:tr>
      <w:tr w:rsidR="00712212" w14:paraId="2FDDE6F4" w14:textId="77777777" w:rsidTr="00712212">
        <w:tc>
          <w:tcPr>
            <w:tcW w:w="1659" w:type="dxa"/>
            <w:vAlign w:val="center"/>
          </w:tcPr>
          <w:p w14:paraId="4B5F8235" w14:textId="5879DC37" w:rsidR="00712212" w:rsidRDefault="00712212" w:rsidP="00712212">
            <w:pPr>
              <w:jc w:val="center"/>
              <w:rPr>
                <w:rFonts w:ascii="宋体" w:eastAsia="宋体" w:hAnsi="宋体"/>
                <w:sz w:val="24"/>
                <w:szCs w:val="24"/>
              </w:rPr>
            </w:pPr>
            <w:r>
              <w:rPr>
                <w:rFonts w:ascii="宋体" w:eastAsia="宋体" w:hAnsi="宋体" w:hint="eastAsia"/>
                <w:sz w:val="24"/>
                <w:szCs w:val="24"/>
              </w:rPr>
              <w:t>性能保证</w:t>
            </w:r>
          </w:p>
        </w:tc>
        <w:tc>
          <w:tcPr>
            <w:tcW w:w="1659" w:type="dxa"/>
            <w:vAlign w:val="center"/>
          </w:tcPr>
          <w:p w14:paraId="2A130F96" w14:textId="560212E1" w:rsidR="00712212" w:rsidRDefault="00712212" w:rsidP="00712212">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vAlign w:val="center"/>
          </w:tcPr>
          <w:p w14:paraId="3849A949" w14:textId="289B26F8" w:rsidR="00712212" w:rsidRDefault="00712212" w:rsidP="00712212">
            <w:pPr>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6.42%</w:t>
            </w:r>
          </w:p>
        </w:tc>
        <w:tc>
          <w:tcPr>
            <w:tcW w:w="1659" w:type="dxa"/>
            <w:vAlign w:val="center"/>
          </w:tcPr>
          <w:p w14:paraId="7CF02D68" w14:textId="6332BAC7" w:rsidR="00712212" w:rsidRDefault="00712212" w:rsidP="00712212">
            <w:pPr>
              <w:jc w:val="cente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6.93%</w:t>
            </w:r>
          </w:p>
        </w:tc>
        <w:tc>
          <w:tcPr>
            <w:tcW w:w="1660" w:type="dxa"/>
            <w:vAlign w:val="center"/>
          </w:tcPr>
          <w:p w14:paraId="250AF175" w14:textId="2C345776" w:rsidR="00712212" w:rsidRDefault="00712212" w:rsidP="00712212">
            <w:pPr>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9.39%</w:t>
            </w:r>
          </w:p>
        </w:tc>
      </w:tr>
      <w:tr w:rsidR="00712212" w14:paraId="4DE726D1" w14:textId="77777777" w:rsidTr="00712212">
        <w:tc>
          <w:tcPr>
            <w:tcW w:w="1659" w:type="dxa"/>
            <w:vAlign w:val="center"/>
          </w:tcPr>
          <w:p w14:paraId="6EF1E31F" w14:textId="6F0C044F" w:rsidR="00712212" w:rsidRDefault="00712212" w:rsidP="00712212">
            <w:pPr>
              <w:jc w:val="center"/>
              <w:rPr>
                <w:rFonts w:ascii="宋体" w:eastAsia="宋体" w:hAnsi="宋体"/>
                <w:sz w:val="24"/>
                <w:szCs w:val="24"/>
              </w:rPr>
            </w:pPr>
            <w:r>
              <w:rPr>
                <w:rFonts w:ascii="宋体" w:eastAsia="宋体" w:hAnsi="宋体" w:hint="eastAsia"/>
                <w:sz w:val="24"/>
                <w:szCs w:val="24"/>
              </w:rPr>
              <w:t>感知代价</w:t>
            </w:r>
          </w:p>
        </w:tc>
        <w:tc>
          <w:tcPr>
            <w:tcW w:w="1659" w:type="dxa"/>
            <w:vAlign w:val="center"/>
          </w:tcPr>
          <w:p w14:paraId="50A31D36" w14:textId="3B0E3E9D" w:rsidR="00712212" w:rsidRDefault="00712212" w:rsidP="00712212">
            <w:pPr>
              <w:jc w:val="center"/>
              <w:rPr>
                <w:rFonts w:ascii="宋体" w:eastAsia="宋体" w:hAnsi="宋体"/>
                <w:sz w:val="24"/>
                <w:szCs w:val="24"/>
              </w:rPr>
            </w:pPr>
            <w:r w:rsidRPr="00D764C7">
              <w:rPr>
                <w:rFonts w:ascii="宋体" w:eastAsia="宋体" w:hAnsi="宋体"/>
                <w:sz w:val="24"/>
                <w:szCs w:val="24"/>
              </w:rPr>
              <w:t>19.551935</w:t>
            </w:r>
          </w:p>
        </w:tc>
        <w:tc>
          <w:tcPr>
            <w:tcW w:w="1659" w:type="dxa"/>
            <w:vAlign w:val="center"/>
          </w:tcPr>
          <w:p w14:paraId="1CA491B0" w14:textId="2C84E6E0" w:rsidR="00712212" w:rsidRDefault="00712212" w:rsidP="00712212">
            <w:pPr>
              <w:jc w:val="center"/>
              <w:rPr>
                <w:rFonts w:ascii="宋体" w:eastAsia="宋体" w:hAnsi="宋体"/>
                <w:sz w:val="24"/>
                <w:szCs w:val="24"/>
              </w:rPr>
            </w:pPr>
            <w:r w:rsidRPr="00D764C7">
              <w:rPr>
                <w:rFonts w:ascii="宋体" w:eastAsia="宋体" w:hAnsi="宋体"/>
                <w:sz w:val="24"/>
                <w:szCs w:val="24"/>
              </w:rPr>
              <w:t>19.551933</w:t>
            </w:r>
          </w:p>
        </w:tc>
        <w:tc>
          <w:tcPr>
            <w:tcW w:w="1659" w:type="dxa"/>
            <w:vAlign w:val="center"/>
          </w:tcPr>
          <w:p w14:paraId="7075C415" w14:textId="0199F10D" w:rsidR="00712212" w:rsidRDefault="00712212" w:rsidP="00712212">
            <w:pPr>
              <w:jc w:val="center"/>
              <w:rPr>
                <w:rFonts w:ascii="宋体" w:eastAsia="宋体" w:hAnsi="宋体"/>
                <w:sz w:val="24"/>
                <w:szCs w:val="24"/>
              </w:rPr>
            </w:pPr>
            <w:r w:rsidRPr="00D764C7">
              <w:rPr>
                <w:rFonts w:ascii="宋体" w:eastAsia="宋体" w:hAnsi="宋体"/>
                <w:sz w:val="24"/>
                <w:szCs w:val="24"/>
              </w:rPr>
              <w:t>19.551935</w:t>
            </w:r>
          </w:p>
        </w:tc>
        <w:tc>
          <w:tcPr>
            <w:tcW w:w="1660" w:type="dxa"/>
            <w:vAlign w:val="center"/>
          </w:tcPr>
          <w:p w14:paraId="70F04DD7" w14:textId="09C132C1" w:rsidR="00712212" w:rsidRDefault="00712212" w:rsidP="00712212">
            <w:pPr>
              <w:jc w:val="center"/>
              <w:rPr>
                <w:rFonts w:ascii="宋体" w:eastAsia="宋体" w:hAnsi="宋体"/>
                <w:sz w:val="24"/>
                <w:szCs w:val="24"/>
              </w:rPr>
            </w:pPr>
            <w:r w:rsidRPr="00D764C7">
              <w:rPr>
                <w:rFonts w:ascii="宋体" w:eastAsia="宋体" w:hAnsi="宋体"/>
                <w:sz w:val="24"/>
                <w:szCs w:val="24"/>
              </w:rPr>
              <w:t>19.725708</w:t>
            </w:r>
          </w:p>
        </w:tc>
      </w:tr>
      <w:tr w:rsidR="00712212" w14:paraId="2A8F363F" w14:textId="77777777" w:rsidTr="00712212">
        <w:tc>
          <w:tcPr>
            <w:tcW w:w="8296" w:type="dxa"/>
            <w:gridSpan w:val="5"/>
            <w:shd w:val="clear" w:color="auto" w:fill="D9D9D9" w:themeFill="background1" w:themeFillShade="D9"/>
            <w:vAlign w:val="center"/>
          </w:tcPr>
          <w:p w14:paraId="4600DF9C" w14:textId="5AC962FD" w:rsidR="00712212" w:rsidRDefault="00712212" w:rsidP="00712212">
            <w:pPr>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25</w:t>
            </w:r>
          </w:p>
        </w:tc>
      </w:tr>
      <w:tr w:rsidR="00712212" w14:paraId="5D36A954" w14:textId="77777777" w:rsidTr="00712212">
        <w:tc>
          <w:tcPr>
            <w:tcW w:w="1659" w:type="dxa"/>
            <w:vAlign w:val="center"/>
          </w:tcPr>
          <w:p w14:paraId="03FAD897" w14:textId="7AE7585A" w:rsidR="00712212" w:rsidRDefault="00712212" w:rsidP="00712212">
            <w:pPr>
              <w:jc w:val="center"/>
              <w:rPr>
                <w:rFonts w:ascii="宋体" w:eastAsia="宋体" w:hAnsi="宋体"/>
                <w:sz w:val="24"/>
                <w:szCs w:val="24"/>
              </w:rPr>
            </w:pPr>
            <w:r>
              <w:rPr>
                <w:rFonts w:ascii="宋体" w:eastAsia="宋体" w:hAnsi="宋体" w:hint="eastAsia"/>
                <w:sz w:val="24"/>
                <w:szCs w:val="24"/>
              </w:rPr>
              <w:t>执行时间</w:t>
            </w:r>
          </w:p>
        </w:tc>
        <w:tc>
          <w:tcPr>
            <w:tcW w:w="1659" w:type="dxa"/>
            <w:vAlign w:val="center"/>
          </w:tcPr>
          <w:p w14:paraId="4953DDA4" w14:textId="183569BC" w:rsidR="00712212" w:rsidRDefault="00712212" w:rsidP="00712212">
            <w:pPr>
              <w:jc w:val="center"/>
              <w:rPr>
                <w:rFonts w:ascii="宋体" w:eastAsia="宋体" w:hAnsi="宋体"/>
                <w:sz w:val="24"/>
                <w:szCs w:val="24"/>
              </w:rPr>
            </w:pPr>
            <w:r w:rsidRPr="00EC3414">
              <w:rPr>
                <w:rFonts w:ascii="宋体" w:eastAsia="宋体" w:hAnsi="宋体"/>
                <w:sz w:val="24"/>
                <w:szCs w:val="24"/>
              </w:rPr>
              <w:t>243620</w:t>
            </w:r>
          </w:p>
        </w:tc>
        <w:tc>
          <w:tcPr>
            <w:tcW w:w="1659" w:type="dxa"/>
            <w:vAlign w:val="center"/>
          </w:tcPr>
          <w:p w14:paraId="316AACAD" w14:textId="542620A5" w:rsidR="00712212" w:rsidRDefault="00712212" w:rsidP="00712212">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2265</w:t>
            </w:r>
          </w:p>
        </w:tc>
        <w:tc>
          <w:tcPr>
            <w:tcW w:w="1659" w:type="dxa"/>
            <w:vAlign w:val="center"/>
          </w:tcPr>
          <w:p w14:paraId="646F495A" w14:textId="55BF417E" w:rsidR="00712212" w:rsidRDefault="00712212" w:rsidP="00712212">
            <w:pPr>
              <w:jc w:val="center"/>
              <w:rPr>
                <w:rFonts w:ascii="宋体" w:eastAsia="宋体" w:hAnsi="宋体"/>
                <w:sz w:val="24"/>
                <w:szCs w:val="24"/>
              </w:rPr>
            </w:pPr>
            <w:r>
              <w:rPr>
                <w:rFonts w:ascii="宋体" w:eastAsia="宋体" w:hAnsi="宋体" w:hint="eastAsia"/>
                <w:sz w:val="24"/>
                <w:szCs w:val="24"/>
              </w:rPr>
              <w:t>0</w:t>
            </w:r>
          </w:p>
        </w:tc>
        <w:tc>
          <w:tcPr>
            <w:tcW w:w="1660" w:type="dxa"/>
            <w:vAlign w:val="center"/>
          </w:tcPr>
          <w:p w14:paraId="1C5E001A" w14:textId="254059AA" w:rsidR="00712212" w:rsidRDefault="00712212" w:rsidP="00712212">
            <w:pPr>
              <w:jc w:val="center"/>
              <w:rPr>
                <w:rFonts w:ascii="宋体" w:eastAsia="宋体" w:hAnsi="宋体"/>
                <w:sz w:val="24"/>
                <w:szCs w:val="24"/>
              </w:rPr>
            </w:pPr>
            <w:r>
              <w:rPr>
                <w:rFonts w:ascii="宋体" w:eastAsia="宋体" w:hAnsi="宋体" w:hint="eastAsia"/>
                <w:sz w:val="24"/>
                <w:szCs w:val="24"/>
              </w:rPr>
              <w:t>0</w:t>
            </w:r>
          </w:p>
        </w:tc>
      </w:tr>
      <w:tr w:rsidR="00712212" w14:paraId="399A6530" w14:textId="77777777" w:rsidTr="00712212">
        <w:tc>
          <w:tcPr>
            <w:tcW w:w="1659" w:type="dxa"/>
            <w:vAlign w:val="center"/>
          </w:tcPr>
          <w:p w14:paraId="4DF471D6" w14:textId="30BC8EE6" w:rsidR="00712212" w:rsidRDefault="00712212" w:rsidP="00712212">
            <w:pPr>
              <w:jc w:val="center"/>
              <w:rPr>
                <w:rFonts w:ascii="宋体" w:eastAsia="宋体" w:hAnsi="宋体"/>
                <w:sz w:val="24"/>
                <w:szCs w:val="24"/>
              </w:rPr>
            </w:pPr>
            <w:r>
              <w:rPr>
                <w:rFonts w:ascii="宋体" w:eastAsia="宋体" w:hAnsi="宋体" w:hint="eastAsia"/>
                <w:sz w:val="24"/>
                <w:szCs w:val="24"/>
              </w:rPr>
              <w:t>性能保证</w:t>
            </w:r>
          </w:p>
        </w:tc>
        <w:tc>
          <w:tcPr>
            <w:tcW w:w="1659" w:type="dxa"/>
            <w:vAlign w:val="center"/>
          </w:tcPr>
          <w:p w14:paraId="35C00D43" w14:textId="4CC2D39D" w:rsidR="00712212" w:rsidRDefault="00712212" w:rsidP="00712212">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vAlign w:val="center"/>
          </w:tcPr>
          <w:p w14:paraId="23C99A1C" w14:textId="693D0181" w:rsidR="00712212" w:rsidRDefault="00712212" w:rsidP="00712212">
            <w:pPr>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7.31%</w:t>
            </w:r>
          </w:p>
        </w:tc>
        <w:tc>
          <w:tcPr>
            <w:tcW w:w="1659" w:type="dxa"/>
            <w:vAlign w:val="center"/>
          </w:tcPr>
          <w:p w14:paraId="0829E4B0" w14:textId="646F990A" w:rsidR="00712212" w:rsidRDefault="00712212" w:rsidP="00712212">
            <w:pPr>
              <w:jc w:val="cente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7.45%</w:t>
            </w:r>
          </w:p>
        </w:tc>
        <w:tc>
          <w:tcPr>
            <w:tcW w:w="1660" w:type="dxa"/>
            <w:vAlign w:val="center"/>
          </w:tcPr>
          <w:p w14:paraId="4A36F679" w14:textId="284EF30B" w:rsidR="00712212" w:rsidRDefault="00712212" w:rsidP="00712212">
            <w:pPr>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4.91%</w:t>
            </w:r>
          </w:p>
        </w:tc>
      </w:tr>
      <w:tr w:rsidR="00712212" w14:paraId="2BEEF0E0" w14:textId="77777777" w:rsidTr="00712212">
        <w:tc>
          <w:tcPr>
            <w:tcW w:w="1659" w:type="dxa"/>
            <w:vAlign w:val="center"/>
          </w:tcPr>
          <w:p w14:paraId="672E4F5D" w14:textId="77CEC1BD" w:rsidR="00712212" w:rsidRDefault="00712212" w:rsidP="00712212">
            <w:pPr>
              <w:jc w:val="center"/>
              <w:rPr>
                <w:rFonts w:ascii="宋体" w:eastAsia="宋体" w:hAnsi="宋体"/>
                <w:sz w:val="24"/>
                <w:szCs w:val="24"/>
              </w:rPr>
            </w:pPr>
            <w:r>
              <w:rPr>
                <w:rFonts w:ascii="宋体" w:eastAsia="宋体" w:hAnsi="宋体" w:hint="eastAsia"/>
                <w:sz w:val="24"/>
                <w:szCs w:val="24"/>
              </w:rPr>
              <w:t>感知代价</w:t>
            </w:r>
          </w:p>
        </w:tc>
        <w:tc>
          <w:tcPr>
            <w:tcW w:w="1659" w:type="dxa"/>
            <w:vAlign w:val="center"/>
          </w:tcPr>
          <w:p w14:paraId="76A7951F" w14:textId="51EB5A35" w:rsidR="00712212" w:rsidRDefault="00712212" w:rsidP="00712212">
            <w:pPr>
              <w:jc w:val="center"/>
              <w:rPr>
                <w:rFonts w:ascii="宋体" w:eastAsia="宋体" w:hAnsi="宋体"/>
                <w:sz w:val="24"/>
                <w:szCs w:val="24"/>
              </w:rPr>
            </w:pPr>
            <w:r w:rsidRPr="00292557">
              <w:rPr>
                <w:rFonts w:ascii="宋体" w:eastAsia="宋体" w:hAnsi="宋体"/>
                <w:sz w:val="24"/>
                <w:szCs w:val="24"/>
              </w:rPr>
              <w:t>19.910793</w:t>
            </w:r>
          </w:p>
        </w:tc>
        <w:tc>
          <w:tcPr>
            <w:tcW w:w="1659" w:type="dxa"/>
            <w:vAlign w:val="center"/>
          </w:tcPr>
          <w:p w14:paraId="1610CD83" w14:textId="4CF0887B" w:rsidR="00712212" w:rsidRDefault="00712212" w:rsidP="00712212">
            <w:pPr>
              <w:jc w:val="center"/>
              <w:rPr>
                <w:rFonts w:ascii="宋体" w:eastAsia="宋体" w:hAnsi="宋体"/>
                <w:sz w:val="24"/>
                <w:szCs w:val="24"/>
              </w:rPr>
            </w:pPr>
            <w:r w:rsidRPr="00292557">
              <w:rPr>
                <w:rFonts w:ascii="宋体" w:eastAsia="宋体" w:hAnsi="宋体"/>
                <w:sz w:val="24"/>
                <w:szCs w:val="24"/>
              </w:rPr>
              <w:t>19.910793</w:t>
            </w:r>
          </w:p>
        </w:tc>
        <w:tc>
          <w:tcPr>
            <w:tcW w:w="1659" w:type="dxa"/>
            <w:vAlign w:val="center"/>
          </w:tcPr>
          <w:p w14:paraId="1DA8C8D3" w14:textId="42B0BFBC" w:rsidR="00712212" w:rsidRDefault="00712212" w:rsidP="00712212">
            <w:pPr>
              <w:jc w:val="center"/>
              <w:rPr>
                <w:rFonts w:ascii="宋体" w:eastAsia="宋体" w:hAnsi="宋体"/>
                <w:sz w:val="24"/>
                <w:szCs w:val="24"/>
              </w:rPr>
            </w:pPr>
            <w:r w:rsidRPr="00292557">
              <w:rPr>
                <w:rFonts w:ascii="宋体" w:eastAsia="宋体" w:hAnsi="宋体"/>
                <w:sz w:val="24"/>
                <w:szCs w:val="24"/>
              </w:rPr>
              <w:t>19.968939</w:t>
            </w:r>
          </w:p>
        </w:tc>
        <w:tc>
          <w:tcPr>
            <w:tcW w:w="1660" w:type="dxa"/>
            <w:vAlign w:val="center"/>
          </w:tcPr>
          <w:p w14:paraId="6F2CFCE6" w14:textId="11B85C1A" w:rsidR="00712212" w:rsidRDefault="00712212" w:rsidP="00712212">
            <w:pPr>
              <w:jc w:val="center"/>
              <w:rPr>
                <w:rFonts w:ascii="宋体" w:eastAsia="宋体" w:hAnsi="宋体"/>
                <w:sz w:val="24"/>
                <w:szCs w:val="24"/>
              </w:rPr>
            </w:pPr>
            <w:r w:rsidRPr="00292557">
              <w:rPr>
                <w:rFonts w:ascii="宋体" w:eastAsia="宋体" w:hAnsi="宋体"/>
                <w:sz w:val="24"/>
                <w:szCs w:val="24"/>
              </w:rPr>
              <w:t>19.847824</w:t>
            </w:r>
          </w:p>
        </w:tc>
      </w:tr>
      <w:tr w:rsidR="00712212" w14:paraId="7C4186A1" w14:textId="77777777" w:rsidTr="00712212">
        <w:tc>
          <w:tcPr>
            <w:tcW w:w="8296" w:type="dxa"/>
            <w:gridSpan w:val="5"/>
            <w:shd w:val="clear" w:color="auto" w:fill="D9D9D9" w:themeFill="background1" w:themeFillShade="D9"/>
            <w:vAlign w:val="center"/>
          </w:tcPr>
          <w:p w14:paraId="7F019F19" w14:textId="76E465FA" w:rsidR="00712212" w:rsidRPr="00292557" w:rsidRDefault="00712212" w:rsidP="00712212">
            <w:pPr>
              <w:jc w:val="center"/>
              <w:rPr>
                <w:rFonts w:ascii="宋体" w:eastAsia="宋体" w:hAnsi="宋体"/>
                <w:sz w:val="24"/>
                <w:szCs w:val="24"/>
              </w:rPr>
            </w:pPr>
            <w:r>
              <w:rPr>
                <w:rFonts w:ascii="宋体" w:eastAsia="宋体" w:hAnsi="宋体" w:hint="eastAsia"/>
                <w:sz w:val="24"/>
                <w:szCs w:val="24"/>
              </w:rPr>
              <w:t>性能保证平均值</w:t>
            </w:r>
          </w:p>
        </w:tc>
      </w:tr>
      <w:tr w:rsidR="00712212" w14:paraId="683D8050" w14:textId="77777777" w:rsidTr="00712212">
        <w:tc>
          <w:tcPr>
            <w:tcW w:w="1659" w:type="dxa"/>
            <w:vAlign w:val="center"/>
          </w:tcPr>
          <w:p w14:paraId="132E0E55" w14:textId="332919DD" w:rsidR="00712212" w:rsidRDefault="00712212" w:rsidP="00712212">
            <w:pPr>
              <w:jc w:val="center"/>
              <w:rPr>
                <w:rFonts w:ascii="宋体" w:eastAsia="宋体" w:hAnsi="宋体"/>
                <w:sz w:val="24"/>
                <w:szCs w:val="24"/>
              </w:rPr>
            </w:pPr>
            <w:r w:rsidRPr="00070264">
              <w:rPr>
                <w:rFonts w:ascii="宋体" w:eastAsia="宋体" w:hAnsi="宋体" w:hint="eastAsia"/>
                <w:bCs/>
                <w:caps/>
                <w:sz w:val="24"/>
                <w:szCs w:val="24"/>
              </w:rPr>
              <w:t>平均值</w:t>
            </w:r>
          </w:p>
        </w:tc>
        <w:tc>
          <w:tcPr>
            <w:tcW w:w="1659" w:type="dxa"/>
            <w:vAlign w:val="center"/>
          </w:tcPr>
          <w:p w14:paraId="68E8950A" w14:textId="4AD1F872" w:rsidR="00712212" w:rsidRPr="00292557" w:rsidRDefault="00712212" w:rsidP="00712212">
            <w:pPr>
              <w:jc w:val="center"/>
              <w:rPr>
                <w:rFonts w:ascii="宋体" w:eastAsia="宋体" w:hAnsi="宋体"/>
                <w:sz w:val="24"/>
                <w:szCs w:val="24"/>
              </w:rPr>
            </w:pPr>
            <w:r w:rsidRPr="00070264">
              <w:rPr>
                <w:rFonts w:ascii="宋体" w:eastAsia="宋体" w:hAnsi="宋体" w:hint="eastAsia"/>
                <w:bCs/>
                <w:caps/>
                <w:sz w:val="24"/>
                <w:szCs w:val="24"/>
              </w:rPr>
              <w:t>1</w:t>
            </w:r>
            <w:r w:rsidRPr="00070264">
              <w:rPr>
                <w:rFonts w:ascii="宋体" w:eastAsia="宋体" w:hAnsi="宋体"/>
                <w:bCs/>
                <w:caps/>
                <w:sz w:val="24"/>
                <w:szCs w:val="24"/>
              </w:rPr>
              <w:t>00</w:t>
            </w:r>
            <w:r w:rsidRPr="00070264">
              <w:rPr>
                <w:rFonts w:ascii="宋体" w:eastAsia="宋体" w:hAnsi="宋体" w:hint="eastAsia"/>
                <w:bCs/>
                <w:caps/>
                <w:sz w:val="24"/>
                <w:szCs w:val="24"/>
              </w:rPr>
              <w:t>%</w:t>
            </w:r>
          </w:p>
        </w:tc>
        <w:tc>
          <w:tcPr>
            <w:tcW w:w="1659" w:type="dxa"/>
            <w:vAlign w:val="center"/>
          </w:tcPr>
          <w:p w14:paraId="3DAA8962" w14:textId="7434F9FD" w:rsidR="00712212" w:rsidRPr="00292557" w:rsidRDefault="00712212" w:rsidP="00712212">
            <w:pPr>
              <w:jc w:val="center"/>
              <w:rPr>
                <w:rFonts w:ascii="宋体" w:eastAsia="宋体" w:hAnsi="宋体"/>
                <w:sz w:val="24"/>
                <w:szCs w:val="24"/>
              </w:rPr>
            </w:pPr>
            <w:r w:rsidRPr="00070264">
              <w:rPr>
                <w:rFonts w:ascii="宋体" w:eastAsia="宋体" w:hAnsi="宋体" w:hint="eastAsia"/>
                <w:bCs/>
                <w:caps/>
                <w:sz w:val="24"/>
                <w:szCs w:val="24"/>
              </w:rPr>
              <w:t>9</w:t>
            </w:r>
            <w:r w:rsidRPr="00070264">
              <w:rPr>
                <w:rFonts w:ascii="宋体" w:eastAsia="宋体" w:hAnsi="宋体"/>
                <w:bCs/>
                <w:caps/>
                <w:sz w:val="24"/>
                <w:szCs w:val="24"/>
              </w:rPr>
              <w:t>6.18</w:t>
            </w:r>
            <w:r w:rsidRPr="00070264">
              <w:rPr>
                <w:rFonts w:ascii="宋体" w:eastAsia="宋体" w:hAnsi="宋体" w:hint="eastAsia"/>
                <w:bCs/>
                <w:caps/>
                <w:sz w:val="24"/>
                <w:szCs w:val="24"/>
              </w:rPr>
              <w:t>%</w:t>
            </w:r>
          </w:p>
        </w:tc>
        <w:tc>
          <w:tcPr>
            <w:tcW w:w="1659" w:type="dxa"/>
            <w:vAlign w:val="center"/>
          </w:tcPr>
          <w:p w14:paraId="52654BE4" w14:textId="2F67512D" w:rsidR="00712212" w:rsidRPr="00292557" w:rsidRDefault="00712212" w:rsidP="00712212">
            <w:pPr>
              <w:jc w:val="center"/>
              <w:rPr>
                <w:rFonts w:ascii="宋体" w:eastAsia="宋体" w:hAnsi="宋体"/>
                <w:sz w:val="24"/>
                <w:szCs w:val="24"/>
              </w:rPr>
            </w:pPr>
            <w:r w:rsidRPr="00070264">
              <w:rPr>
                <w:rFonts w:ascii="宋体" w:eastAsia="宋体" w:hAnsi="宋体"/>
                <w:bCs/>
                <w:caps/>
                <w:sz w:val="24"/>
                <w:szCs w:val="24"/>
              </w:rPr>
              <w:t>87.60</w:t>
            </w:r>
            <w:r w:rsidRPr="00070264">
              <w:rPr>
                <w:rFonts w:ascii="宋体" w:eastAsia="宋体" w:hAnsi="宋体" w:hint="eastAsia"/>
                <w:bCs/>
                <w:caps/>
                <w:sz w:val="24"/>
                <w:szCs w:val="24"/>
              </w:rPr>
              <w:t>%</w:t>
            </w:r>
          </w:p>
        </w:tc>
        <w:tc>
          <w:tcPr>
            <w:tcW w:w="1660" w:type="dxa"/>
            <w:vAlign w:val="center"/>
          </w:tcPr>
          <w:p w14:paraId="131D5B1F" w14:textId="29A20557" w:rsidR="00712212" w:rsidRPr="00292557" w:rsidRDefault="00712212" w:rsidP="00712212">
            <w:pPr>
              <w:jc w:val="center"/>
              <w:rPr>
                <w:rFonts w:ascii="宋体" w:eastAsia="宋体" w:hAnsi="宋体"/>
                <w:sz w:val="24"/>
                <w:szCs w:val="24"/>
              </w:rPr>
            </w:pPr>
            <w:r w:rsidRPr="00070264">
              <w:rPr>
                <w:rFonts w:ascii="宋体" w:eastAsia="宋体" w:hAnsi="宋体" w:hint="eastAsia"/>
                <w:sz w:val="24"/>
                <w:szCs w:val="24"/>
              </w:rPr>
              <w:t>6</w:t>
            </w:r>
            <w:r w:rsidRPr="00070264">
              <w:rPr>
                <w:rFonts w:ascii="宋体" w:eastAsia="宋体" w:hAnsi="宋体"/>
                <w:sz w:val="24"/>
                <w:szCs w:val="24"/>
              </w:rPr>
              <w:t>2.54</w:t>
            </w:r>
            <w:r w:rsidRPr="00070264">
              <w:rPr>
                <w:rFonts w:ascii="宋体" w:eastAsia="宋体" w:hAnsi="宋体" w:hint="eastAsia"/>
                <w:sz w:val="24"/>
                <w:szCs w:val="24"/>
              </w:rPr>
              <w:t>%</w:t>
            </w:r>
          </w:p>
        </w:tc>
      </w:tr>
    </w:tbl>
    <w:p w14:paraId="0EDE5F6F" w14:textId="77777777" w:rsidR="009520C9" w:rsidRPr="00BD258B" w:rsidRDefault="00BD258B" w:rsidP="008E6E5B">
      <w:pPr>
        <w:pStyle w:val="a3"/>
        <w:spacing w:beforeLines="50" w:before="156" w:afterLines="50" w:after="156" w:line="400" w:lineRule="exact"/>
        <w:ind w:firstLineChars="0" w:firstLine="0"/>
        <w:outlineLvl w:val="1"/>
        <w:rPr>
          <w:rFonts w:ascii="黑体" w:eastAsia="黑体" w:hAnsi="黑体"/>
          <w:b/>
          <w:sz w:val="24"/>
          <w:szCs w:val="24"/>
        </w:rPr>
      </w:pPr>
      <w:bookmarkStart w:id="75" w:name="_Toc533947075"/>
      <w:bookmarkStart w:id="76" w:name="_Toc2282260"/>
      <w:r w:rsidRPr="00BD258B">
        <w:rPr>
          <w:rFonts w:ascii="黑体" w:eastAsia="黑体" w:hAnsi="黑体" w:hint="eastAsia"/>
          <w:b/>
          <w:sz w:val="24"/>
          <w:szCs w:val="24"/>
        </w:rPr>
        <w:t>4</w:t>
      </w:r>
      <w:r w:rsidRPr="00BD258B">
        <w:rPr>
          <w:rFonts w:ascii="黑体" w:eastAsia="黑体" w:hAnsi="黑体"/>
          <w:b/>
          <w:sz w:val="24"/>
          <w:szCs w:val="24"/>
        </w:rPr>
        <w:t>.</w:t>
      </w:r>
      <w:r w:rsidR="0042242C">
        <w:rPr>
          <w:rFonts w:ascii="黑体" w:eastAsia="黑体" w:hAnsi="黑体" w:hint="eastAsia"/>
          <w:b/>
          <w:sz w:val="24"/>
          <w:szCs w:val="24"/>
        </w:rPr>
        <w:t>3</w:t>
      </w:r>
      <w:r w:rsidRPr="00BD258B">
        <w:rPr>
          <w:rFonts w:ascii="黑体" w:eastAsia="黑体" w:hAnsi="黑体"/>
          <w:b/>
          <w:sz w:val="24"/>
          <w:szCs w:val="24"/>
        </w:rPr>
        <w:t xml:space="preserve"> 本章小结</w:t>
      </w:r>
      <w:bookmarkEnd w:id="75"/>
      <w:bookmarkEnd w:id="76"/>
    </w:p>
    <w:p w14:paraId="03FFD61B" w14:textId="77777777" w:rsidR="008E6E5B" w:rsidRDefault="00BD258B" w:rsidP="00896D1D">
      <w:pPr>
        <w:pStyle w:val="a3"/>
        <w:spacing w:line="400" w:lineRule="exact"/>
        <w:ind w:firstLineChars="0" w:firstLine="0"/>
        <w:rPr>
          <w:rFonts w:ascii="宋体" w:eastAsia="宋体" w:hAnsi="宋体"/>
          <w:sz w:val="24"/>
          <w:szCs w:val="24"/>
        </w:rPr>
        <w:sectPr w:rsidR="008E6E5B" w:rsidSect="00700F94">
          <w:pgSz w:w="11906" w:h="16838"/>
          <w:pgMar w:top="1440" w:right="1800" w:bottom="1440" w:left="1800" w:header="851" w:footer="992" w:gutter="0"/>
          <w:pgNumType w:start="36"/>
          <w:cols w:space="425"/>
          <w:docGrid w:type="lines" w:linePitch="312"/>
        </w:sectPr>
      </w:pPr>
      <w:r>
        <w:rPr>
          <w:rFonts w:ascii="宋体" w:eastAsia="宋体" w:hAnsi="宋体"/>
          <w:sz w:val="24"/>
          <w:szCs w:val="24"/>
        </w:rPr>
        <w:tab/>
      </w:r>
      <w:r w:rsidR="00AF1749">
        <w:rPr>
          <w:rFonts w:ascii="宋体" w:eastAsia="宋体" w:hAnsi="宋体"/>
          <w:sz w:val="24"/>
          <w:szCs w:val="24"/>
        </w:rPr>
        <w:t>本章主要研究了基于公共交通</w:t>
      </w:r>
      <w:r w:rsidR="00AF1749">
        <w:rPr>
          <w:rFonts w:ascii="宋体" w:eastAsia="宋体" w:hAnsi="宋体" w:hint="eastAsia"/>
          <w:sz w:val="24"/>
          <w:szCs w:val="24"/>
        </w:rPr>
        <w:t>（公交）的车载移动群体感知网络参与者选择策略问题。在车载移动群体感知系统中，时空覆盖度是决定系统性能的重要因素，而影响时空覆盖度的重要因素是感知参与者的选择策略，因此在车载移动群体感知系统中，研究参与者选择策略意义重大。本文首先创新型的将传统移动群体感知引入车载网络场景中，构成车载移动群体感知网络</w:t>
      </w:r>
      <w:r w:rsidR="0044051D">
        <w:rPr>
          <w:rFonts w:ascii="宋体" w:eastAsia="宋体" w:hAnsi="宋体" w:hint="eastAsia"/>
          <w:sz w:val="24"/>
          <w:szCs w:val="24"/>
        </w:rPr>
        <w:t>。在车载移动群体感知网络的应用场景下，本文通过分析时空覆盖度和任务发起者的预算成本之间的关系及综合考虑候选车辆的当前位置和未来位置对时空覆盖度的影响，建立系统模型。在系统模型的基础上，将车载移动群体感知网络参与者选择问题构建成一个非线性回归问题。为了有效的进行参与者选择，本文提出了</w:t>
      </w:r>
      <w:r w:rsidR="0044051D" w:rsidRPr="00700F94">
        <w:rPr>
          <w:rFonts w:ascii="Times New Roman" w:eastAsia="宋体" w:hAnsi="Times New Roman" w:cs="Times New Roman" w:hint="eastAsia"/>
          <w:sz w:val="24"/>
          <w:szCs w:val="24"/>
        </w:rPr>
        <w:t>E</w:t>
      </w:r>
      <w:r w:rsidR="0058078A" w:rsidRPr="00700F94">
        <w:rPr>
          <w:rFonts w:ascii="Times New Roman" w:eastAsia="宋体" w:hAnsi="Times New Roman" w:cs="Times New Roman" w:hint="eastAsia"/>
          <w:sz w:val="24"/>
          <w:szCs w:val="24"/>
        </w:rPr>
        <w:t>GC</w:t>
      </w:r>
      <w:r w:rsidR="0044051D" w:rsidRPr="00700F94">
        <w:rPr>
          <w:rFonts w:ascii="Times New Roman" w:eastAsia="宋体" w:hAnsi="Times New Roman" w:cs="Times New Roman" w:hint="eastAsia"/>
          <w:sz w:val="24"/>
          <w:szCs w:val="24"/>
        </w:rPr>
        <w:t>A</w:t>
      </w:r>
      <w:r w:rsidR="0044051D">
        <w:rPr>
          <w:rFonts w:ascii="宋体" w:eastAsia="宋体" w:hAnsi="宋体"/>
          <w:sz w:val="24"/>
          <w:szCs w:val="24"/>
        </w:rPr>
        <w:t>策略</w:t>
      </w:r>
      <w:r w:rsidR="0044051D">
        <w:rPr>
          <w:rFonts w:ascii="宋体" w:eastAsia="宋体" w:hAnsi="宋体" w:hint="eastAsia"/>
          <w:sz w:val="24"/>
          <w:szCs w:val="24"/>
        </w:rPr>
        <w:t>。最后</w:t>
      </w:r>
      <w:r w:rsidR="0058078A">
        <w:rPr>
          <w:rFonts w:ascii="宋体" w:eastAsia="宋体" w:hAnsi="宋体" w:hint="eastAsia"/>
          <w:sz w:val="24"/>
          <w:szCs w:val="24"/>
        </w:rPr>
        <w:t>通过</w:t>
      </w:r>
      <w:r w:rsidR="0044051D">
        <w:rPr>
          <w:rFonts w:ascii="宋体" w:eastAsia="宋体" w:hAnsi="宋体" w:hint="eastAsia"/>
          <w:sz w:val="24"/>
          <w:szCs w:val="24"/>
        </w:rPr>
        <w:t>仿真实验，实验结果表明</w:t>
      </w:r>
      <w:r w:rsidR="0044051D" w:rsidRPr="00700F94">
        <w:rPr>
          <w:rFonts w:ascii="Times New Roman" w:eastAsia="宋体" w:hAnsi="Times New Roman" w:cs="Times New Roman" w:hint="eastAsia"/>
          <w:sz w:val="24"/>
          <w:szCs w:val="24"/>
        </w:rPr>
        <w:t>E</w:t>
      </w:r>
      <w:r w:rsidR="006C7191" w:rsidRPr="00700F94">
        <w:rPr>
          <w:rFonts w:ascii="Times New Roman" w:eastAsia="宋体" w:hAnsi="Times New Roman" w:cs="Times New Roman" w:hint="eastAsia"/>
          <w:sz w:val="24"/>
          <w:szCs w:val="24"/>
        </w:rPr>
        <w:t>GC</w:t>
      </w:r>
      <w:r w:rsidR="0044051D" w:rsidRPr="00700F94">
        <w:rPr>
          <w:rFonts w:ascii="Times New Roman" w:eastAsia="宋体" w:hAnsi="Times New Roman" w:cs="Times New Roman" w:hint="eastAsia"/>
          <w:sz w:val="24"/>
          <w:szCs w:val="24"/>
        </w:rPr>
        <w:t>A</w:t>
      </w:r>
      <w:r w:rsidR="0044051D">
        <w:rPr>
          <w:rFonts w:ascii="宋体" w:eastAsia="宋体" w:hAnsi="宋体"/>
          <w:sz w:val="24"/>
          <w:szCs w:val="24"/>
        </w:rPr>
        <w:t>策略相比于其他策略</w:t>
      </w:r>
      <w:r w:rsidR="00B970E3">
        <w:rPr>
          <w:rFonts w:ascii="宋体" w:eastAsia="宋体" w:hAnsi="宋体"/>
          <w:sz w:val="24"/>
          <w:szCs w:val="24"/>
        </w:rPr>
        <w:t>能实现更优感知性能</w:t>
      </w:r>
      <w:r w:rsidR="00B970E3">
        <w:rPr>
          <w:rFonts w:ascii="宋体" w:eastAsia="宋体" w:hAnsi="宋体" w:hint="eastAsia"/>
          <w:sz w:val="24"/>
          <w:szCs w:val="24"/>
        </w:rPr>
        <w:t>，</w:t>
      </w:r>
      <w:r w:rsidR="00B970E3">
        <w:rPr>
          <w:rFonts w:ascii="宋体" w:eastAsia="宋体" w:hAnsi="宋体"/>
          <w:sz w:val="24"/>
          <w:szCs w:val="24"/>
        </w:rPr>
        <w:t>并且有性能保证</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oMath>
      <w:r w:rsidR="00700F94">
        <w:rPr>
          <w:rFonts w:ascii="宋体" w:eastAsia="宋体" w:hAnsi="宋体" w:hint="eastAsia"/>
          <w:sz w:val="24"/>
          <w:szCs w:val="24"/>
        </w:rPr>
        <w:t>。</w:t>
      </w:r>
    </w:p>
    <w:p w14:paraId="08C586CE" w14:textId="77777777" w:rsidR="009520C9" w:rsidRPr="00843633" w:rsidRDefault="009520C9" w:rsidP="00843633">
      <w:pPr>
        <w:pStyle w:val="1"/>
        <w:spacing w:beforeLines="100" w:before="312" w:afterLines="200" w:after="624" w:line="400" w:lineRule="exact"/>
        <w:jc w:val="center"/>
        <w:rPr>
          <w:rFonts w:eastAsia="黑体"/>
          <w:sz w:val="32"/>
        </w:rPr>
      </w:pPr>
      <w:bookmarkStart w:id="77" w:name="_Toc533947076"/>
      <w:bookmarkStart w:id="78" w:name="_Toc2282261"/>
      <w:r w:rsidRPr="00843633">
        <w:rPr>
          <w:rFonts w:eastAsia="黑体"/>
          <w:sz w:val="32"/>
        </w:rPr>
        <w:lastRenderedPageBreak/>
        <w:t>第五章</w:t>
      </w:r>
      <w:r w:rsidRPr="00843633">
        <w:rPr>
          <w:rFonts w:eastAsia="黑体" w:hint="eastAsia"/>
          <w:sz w:val="32"/>
        </w:rPr>
        <w:t xml:space="preserve"> </w:t>
      </w:r>
      <w:r w:rsidRPr="00843633">
        <w:rPr>
          <w:rFonts w:eastAsia="黑体"/>
          <w:sz w:val="32"/>
        </w:rPr>
        <w:t>总结与展望</w:t>
      </w:r>
      <w:bookmarkEnd w:id="77"/>
      <w:bookmarkEnd w:id="78"/>
    </w:p>
    <w:p w14:paraId="1CD13AC5" w14:textId="77777777" w:rsidR="009520C9" w:rsidRPr="009520C9" w:rsidRDefault="009520C9" w:rsidP="00182F43">
      <w:pPr>
        <w:pStyle w:val="a3"/>
        <w:spacing w:beforeLines="50" w:before="156" w:afterLines="50" w:after="156" w:line="400" w:lineRule="exact"/>
        <w:ind w:firstLineChars="0" w:firstLine="0"/>
        <w:outlineLvl w:val="1"/>
        <w:rPr>
          <w:rFonts w:ascii="黑体" w:eastAsia="黑体" w:hAnsi="黑体"/>
          <w:b/>
          <w:sz w:val="28"/>
          <w:szCs w:val="28"/>
        </w:rPr>
      </w:pPr>
      <w:bookmarkStart w:id="79" w:name="_Toc533947077"/>
      <w:bookmarkStart w:id="80" w:name="_Toc2282262"/>
      <w:r w:rsidRPr="009520C9">
        <w:rPr>
          <w:rFonts w:ascii="黑体" w:eastAsia="黑体" w:hAnsi="黑体" w:hint="eastAsia"/>
          <w:b/>
          <w:sz w:val="28"/>
          <w:szCs w:val="28"/>
        </w:rPr>
        <w:t>5</w:t>
      </w:r>
      <w:r w:rsidRPr="009520C9">
        <w:rPr>
          <w:rFonts w:ascii="黑体" w:eastAsia="黑体" w:hAnsi="黑体"/>
          <w:b/>
          <w:sz w:val="28"/>
          <w:szCs w:val="28"/>
        </w:rPr>
        <w:t>.1 总结</w:t>
      </w:r>
      <w:bookmarkEnd w:id="79"/>
      <w:bookmarkEnd w:id="80"/>
    </w:p>
    <w:p w14:paraId="21C8584E" w14:textId="77777777" w:rsidR="00B92882" w:rsidRPr="00AD6232" w:rsidRDefault="004524B8" w:rsidP="00AD6232">
      <w:pPr>
        <w:pStyle w:val="a3"/>
        <w:spacing w:line="400" w:lineRule="exact"/>
        <w:ind w:firstLineChars="0"/>
        <w:rPr>
          <w:rFonts w:asciiTheme="minorEastAsia" w:hAnsiTheme="minorEastAsia"/>
          <w:sz w:val="24"/>
          <w:szCs w:val="24"/>
        </w:rPr>
      </w:pPr>
      <w:r>
        <w:rPr>
          <w:rFonts w:asciiTheme="minorEastAsia" w:hAnsiTheme="minorEastAsia" w:hint="eastAsia"/>
          <w:sz w:val="24"/>
          <w:szCs w:val="24"/>
        </w:rPr>
        <w:t>随着现在经济的快速增长和城市建设步伐不断加快，“大城市病”成为城市建设和管理的一大障碍。为了实现对城市更精细化和智能化的管理</w:t>
      </w:r>
      <w:r w:rsidR="00F965C7">
        <w:rPr>
          <w:rFonts w:asciiTheme="minorEastAsia" w:hAnsiTheme="minorEastAsia" w:hint="eastAsia"/>
          <w:sz w:val="24"/>
          <w:szCs w:val="24"/>
        </w:rPr>
        <w:t>，减少资源损耗，降低环境污染，解决交通拥堵，满足人们对城市信息的需求</w:t>
      </w:r>
      <w:r>
        <w:rPr>
          <w:rFonts w:asciiTheme="minorEastAsia" w:hAnsiTheme="minorEastAsia" w:hint="eastAsia"/>
          <w:sz w:val="24"/>
          <w:szCs w:val="24"/>
        </w:rPr>
        <w:t>等等，建设智慧城市的发展战略在许多国家或地区应运而生。智慧城市，融合新一代物联网技术、云计算、大数据分析、下一代通信技术等信息技术，将城市运行的各个核心系统整合到一个大平台上，植入智慧的理念，从而更好地管理和控制城市的运行，并优化城市的资源使用。</w:t>
      </w:r>
      <w:r w:rsidR="00B92882">
        <w:rPr>
          <w:rFonts w:ascii="宋体" w:eastAsia="宋体" w:hAnsi="宋体" w:hint="eastAsia"/>
          <w:sz w:val="24"/>
          <w:szCs w:val="24"/>
        </w:rPr>
        <w:t>智慧城市的基础是建立一个实现全覆盖的城市感知网络，该城市感知网络不仅能进行数据采集和</w:t>
      </w:r>
      <w:r w:rsidR="00B92882">
        <w:rPr>
          <w:rFonts w:ascii="宋体" w:eastAsia="宋体" w:hAnsi="宋体"/>
          <w:sz w:val="24"/>
          <w:szCs w:val="24"/>
        </w:rPr>
        <w:t>数据传输</w:t>
      </w:r>
      <w:r w:rsidR="00B92882">
        <w:rPr>
          <w:rFonts w:ascii="宋体" w:eastAsia="宋体" w:hAnsi="宋体" w:hint="eastAsia"/>
          <w:sz w:val="24"/>
          <w:szCs w:val="24"/>
        </w:rPr>
        <w:t>、而且能够为服务对象提供信息服务。</w:t>
      </w:r>
      <w:r w:rsidR="0068160D" w:rsidRPr="0068160D">
        <w:rPr>
          <w:rFonts w:ascii="宋体" w:eastAsia="宋体" w:hAnsi="宋体"/>
          <w:color w:val="000000"/>
          <w:sz w:val="24"/>
          <w:szCs w:val="24"/>
        </w:rPr>
        <w:t>城市感知网络</w:t>
      </w:r>
      <w:r w:rsidR="00B92882">
        <w:rPr>
          <w:rFonts w:ascii="宋体" w:eastAsia="宋体" w:hAnsi="宋体" w:hint="eastAsia"/>
          <w:color w:val="000000"/>
          <w:sz w:val="24"/>
          <w:szCs w:val="24"/>
        </w:rPr>
        <w:t>目标</w:t>
      </w:r>
      <w:r w:rsidR="00B92882">
        <w:rPr>
          <w:rFonts w:ascii="宋体" w:eastAsia="宋体" w:hAnsi="宋体"/>
          <w:color w:val="000000"/>
          <w:sz w:val="24"/>
          <w:szCs w:val="24"/>
        </w:rPr>
        <w:t>是将</w:t>
      </w:r>
      <w:r w:rsidR="0068160D" w:rsidRPr="0068160D">
        <w:rPr>
          <w:rFonts w:ascii="宋体" w:eastAsia="宋体" w:hAnsi="宋体"/>
          <w:color w:val="000000"/>
          <w:sz w:val="24"/>
          <w:szCs w:val="24"/>
        </w:rPr>
        <w:t>把人、车及环境等状态信息</w:t>
      </w:r>
      <w:r w:rsidR="00B92882">
        <w:rPr>
          <w:rFonts w:ascii="宋体" w:eastAsia="宋体" w:hAnsi="宋体"/>
          <w:color w:val="000000"/>
          <w:sz w:val="24"/>
          <w:szCs w:val="24"/>
        </w:rPr>
        <w:t>整合到一个统一的智慧平台上</w:t>
      </w:r>
      <w:r w:rsidR="00B92882">
        <w:rPr>
          <w:rFonts w:ascii="宋体" w:eastAsia="宋体" w:hAnsi="宋体" w:hint="eastAsia"/>
          <w:color w:val="000000"/>
          <w:sz w:val="24"/>
          <w:szCs w:val="24"/>
        </w:rPr>
        <w:t>，使城市的管理效率、服务质量</w:t>
      </w:r>
      <w:r w:rsidR="008E3133">
        <w:rPr>
          <w:rFonts w:ascii="宋体" w:eastAsia="宋体" w:hAnsi="宋体" w:hint="eastAsia"/>
          <w:color w:val="000000"/>
          <w:sz w:val="24"/>
          <w:szCs w:val="24"/>
        </w:rPr>
        <w:t>能显著提升。显然，建立一个实现全覆盖的城市感知网络是实现城市感知的基础，如何建立这样的感知网络，实现将空间上离散、时间上不连续的信息集中于一个网络中是我们亟需解决的严峻问题。本文基于这样的一个研究背景，将研究内容确立为基于城市公共交通的车载移动群体感知网络技术研究。</w:t>
      </w:r>
    </w:p>
    <w:p w14:paraId="1DF07FC8" w14:textId="77777777" w:rsidR="006E1E7D" w:rsidRDefault="008E3133" w:rsidP="00896D1D">
      <w:pPr>
        <w:pStyle w:val="a3"/>
        <w:spacing w:line="400" w:lineRule="exact"/>
        <w:ind w:firstLineChars="0" w:firstLine="0"/>
        <w:rPr>
          <w:rFonts w:ascii="宋体" w:eastAsia="宋体" w:hAnsi="宋体"/>
          <w:color w:val="000000"/>
          <w:sz w:val="24"/>
          <w:szCs w:val="24"/>
        </w:rPr>
      </w:pPr>
      <w:r>
        <w:rPr>
          <w:rFonts w:ascii="宋体" w:eastAsia="宋体" w:hAnsi="宋体"/>
          <w:color w:val="000000"/>
          <w:sz w:val="24"/>
          <w:szCs w:val="24"/>
        </w:rPr>
        <w:tab/>
      </w:r>
      <w:r w:rsidR="00AD6232">
        <w:rPr>
          <w:rFonts w:ascii="宋体" w:eastAsia="宋体" w:hAnsi="宋体"/>
          <w:color w:val="000000"/>
          <w:sz w:val="24"/>
          <w:szCs w:val="24"/>
        </w:rPr>
        <w:t>首先</w:t>
      </w:r>
      <w:r w:rsidR="00AD6232">
        <w:rPr>
          <w:rFonts w:ascii="宋体" w:eastAsia="宋体" w:hAnsi="宋体" w:hint="eastAsia"/>
          <w:color w:val="000000"/>
          <w:sz w:val="24"/>
          <w:szCs w:val="24"/>
        </w:rPr>
        <w:t>，</w:t>
      </w:r>
      <w:r w:rsidR="00AD6232">
        <w:rPr>
          <w:rFonts w:ascii="宋体" w:eastAsia="宋体" w:hAnsi="宋体"/>
          <w:color w:val="000000"/>
          <w:sz w:val="24"/>
          <w:szCs w:val="24"/>
        </w:rPr>
        <w:t>本文在建设智慧城市的大背景下阐明了建设城市感知网路的重要意义</w:t>
      </w:r>
      <w:r w:rsidR="00AD6232">
        <w:rPr>
          <w:rFonts w:ascii="宋体" w:eastAsia="宋体" w:hAnsi="宋体" w:hint="eastAsia"/>
          <w:color w:val="000000"/>
          <w:sz w:val="24"/>
          <w:szCs w:val="24"/>
        </w:rPr>
        <w:t>。</w:t>
      </w:r>
      <w:r w:rsidR="00AD6232">
        <w:rPr>
          <w:rFonts w:ascii="宋体" w:eastAsia="宋体" w:hAnsi="宋体"/>
          <w:color w:val="000000"/>
          <w:sz w:val="24"/>
          <w:szCs w:val="24"/>
        </w:rPr>
        <w:t>分析对比了无线传感器网络和移动群体感知网络的优劣</w:t>
      </w:r>
      <w:r w:rsidR="00AD6232">
        <w:rPr>
          <w:rFonts w:ascii="宋体" w:eastAsia="宋体" w:hAnsi="宋体" w:hint="eastAsia"/>
          <w:color w:val="000000"/>
          <w:sz w:val="24"/>
          <w:szCs w:val="24"/>
        </w:rPr>
        <w:t>。</w:t>
      </w:r>
      <w:r w:rsidR="00AD6232">
        <w:rPr>
          <w:rFonts w:ascii="宋体" w:eastAsia="宋体" w:hAnsi="宋体"/>
          <w:color w:val="000000"/>
          <w:sz w:val="24"/>
          <w:szCs w:val="24"/>
        </w:rPr>
        <w:t>传统的无线传感器网络</w:t>
      </w:r>
      <w:r w:rsidR="00AD6232">
        <w:rPr>
          <w:rFonts w:ascii="宋体" w:eastAsia="宋体" w:hAnsi="宋体" w:hint="eastAsia"/>
          <w:color w:val="000000"/>
          <w:sz w:val="24"/>
          <w:szCs w:val="24"/>
        </w:rPr>
        <w:t>，</w:t>
      </w:r>
      <w:r w:rsidR="00AD6232">
        <w:rPr>
          <w:rFonts w:ascii="宋体" w:eastAsia="宋体" w:hAnsi="宋体"/>
          <w:color w:val="000000"/>
          <w:sz w:val="24"/>
          <w:szCs w:val="24"/>
        </w:rPr>
        <w:t>一方面能量受限</w:t>
      </w:r>
      <w:r w:rsidR="00AD6232">
        <w:rPr>
          <w:rFonts w:ascii="宋体" w:eastAsia="宋体" w:hAnsi="宋体" w:hint="eastAsia"/>
          <w:color w:val="000000"/>
          <w:sz w:val="24"/>
          <w:szCs w:val="24"/>
        </w:rPr>
        <w:t>，</w:t>
      </w:r>
      <w:r w:rsidR="00AD6232">
        <w:rPr>
          <w:rFonts w:ascii="宋体" w:eastAsia="宋体" w:hAnsi="宋体"/>
          <w:color w:val="000000"/>
          <w:sz w:val="24"/>
          <w:szCs w:val="24"/>
        </w:rPr>
        <w:t>另一方面覆盖范围比较局限</w:t>
      </w:r>
      <w:r w:rsidR="00AD6232">
        <w:rPr>
          <w:rFonts w:ascii="宋体" w:eastAsia="宋体" w:hAnsi="宋体" w:hint="eastAsia"/>
          <w:color w:val="000000"/>
          <w:sz w:val="24"/>
          <w:szCs w:val="24"/>
        </w:rPr>
        <w:t>。而不同于无线传感器网络，移动群体感知网络，以携带智能终端设备的为中心，网络覆盖动态变化</w:t>
      </w:r>
      <w:r w:rsidR="006E1E7D">
        <w:rPr>
          <w:rFonts w:ascii="宋体" w:eastAsia="宋体" w:hAnsi="宋体" w:hint="eastAsia"/>
          <w:color w:val="000000"/>
          <w:sz w:val="24"/>
          <w:szCs w:val="24"/>
        </w:rPr>
        <w:t>、能量不受限、覆盖范围广等特点，因此本文在研究城市感知网络建设时，主要针对移动群体感知网络。通过分析国内外对移动群体感知的研究，许多学者的研究重点主要集中在参与者选择和参与者激励机制两个方面。激励机制主要目的是激发参与者完成感知任务的积极性，通过某种激励补偿参与者参与感知时花费的网络流量和终端电量等等。而参与者选择主要目的是从海量的参与者中选择最优的参与者集合完成感知任务，既保证感知开销最小化，又实现感知数据最优化。本文的主要研究点也集中在参与者选择问题上。区别于传统以人为中心的移动群体感知系统，本文构建的移动群体感知系统主要以城市公共交通</w:t>
      </w:r>
      <w:r w:rsidR="002D3766">
        <w:rPr>
          <w:rFonts w:ascii="宋体" w:eastAsia="宋体" w:hAnsi="宋体" w:hint="eastAsia"/>
          <w:color w:val="000000"/>
          <w:sz w:val="24"/>
          <w:szCs w:val="24"/>
        </w:rPr>
        <w:t>作</w:t>
      </w:r>
      <w:r w:rsidR="006E1E7D">
        <w:rPr>
          <w:rFonts w:ascii="宋体" w:eastAsia="宋体" w:hAnsi="宋体" w:hint="eastAsia"/>
          <w:color w:val="000000"/>
          <w:sz w:val="24"/>
          <w:szCs w:val="24"/>
        </w:rPr>
        <w:t>为感知参与者，</w:t>
      </w:r>
      <w:r w:rsidR="002D3766">
        <w:rPr>
          <w:rFonts w:ascii="宋体" w:eastAsia="宋体" w:hAnsi="宋体" w:hint="eastAsia"/>
          <w:color w:val="000000"/>
          <w:sz w:val="24"/>
          <w:szCs w:val="24"/>
        </w:rPr>
        <w:t>不同于移动人群，城市公共交通的移动轨迹是完全可以预测的，在设计系统模型时不仅仅只考虑参与者的当前轨迹，而且还可以预测参与者的未来轨迹，这样能设计出更好的参与者选择策略。</w:t>
      </w:r>
    </w:p>
    <w:p w14:paraId="2E62CE29" w14:textId="77777777" w:rsidR="002D3766" w:rsidRDefault="002D3766" w:rsidP="00896D1D">
      <w:pPr>
        <w:pStyle w:val="a3"/>
        <w:spacing w:line="400" w:lineRule="exact"/>
        <w:ind w:firstLineChars="0" w:firstLine="0"/>
        <w:rPr>
          <w:rFonts w:ascii="宋体" w:eastAsia="宋体" w:hAnsi="宋体"/>
          <w:color w:val="000000"/>
          <w:sz w:val="24"/>
          <w:szCs w:val="24"/>
        </w:rPr>
      </w:pPr>
      <w:r>
        <w:rPr>
          <w:rFonts w:ascii="宋体" w:eastAsia="宋体" w:hAnsi="宋体"/>
          <w:color w:val="000000"/>
          <w:sz w:val="24"/>
          <w:szCs w:val="24"/>
        </w:rPr>
        <w:tab/>
        <w:t>然后</w:t>
      </w:r>
      <w:r>
        <w:rPr>
          <w:rFonts w:ascii="宋体" w:eastAsia="宋体" w:hAnsi="宋体" w:hint="eastAsia"/>
          <w:color w:val="000000"/>
          <w:sz w:val="24"/>
          <w:szCs w:val="24"/>
        </w:rPr>
        <w:t>，</w:t>
      </w:r>
      <w:r w:rsidR="0000040E">
        <w:rPr>
          <w:rFonts w:ascii="宋体" w:eastAsia="宋体" w:hAnsi="宋体" w:hint="eastAsia"/>
          <w:color w:val="000000"/>
          <w:sz w:val="24"/>
          <w:szCs w:val="24"/>
        </w:rPr>
        <w:t xml:space="preserve"> </w:t>
      </w:r>
      <w:r>
        <w:rPr>
          <w:rFonts w:ascii="宋体" w:eastAsia="宋体" w:hAnsi="宋体"/>
          <w:color w:val="000000"/>
          <w:sz w:val="24"/>
          <w:szCs w:val="24"/>
        </w:rPr>
        <w:t>第二</w:t>
      </w:r>
      <w:proofErr w:type="gramStart"/>
      <w:r>
        <w:rPr>
          <w:rFonts w:ascii="宋体" w:eastAsia="宋体" w:hAnsi="宋体"/>
          <w:color w:val="000000"/>
          <w:sz w:val="24"/>
          <w:szCs w:val="24"/>
        </w:rPr>
        <w:t>章重点</w:t>
      </w:r>
      <w:proofErr w:type="gramEnd"/>
      <w:r>
        <w:rPr>
          <w:rFonts w:ascii="宋体" w:eastAsia="宋体" w:hAnsi="宋体"/>
          <w:color w:val="000000"/>
          <w:sz w:val="24"/>
          <w:szCs w:val="24"/>
        </w:rPr>
        <w:t>介绍了移动群体感知技术相关的内容</w:t>
      </w:r>
      <w:r>
        <w:rPr>
          <w:rFonts w:ascii="宋体" w:eastAsia="宋体" w:hAnsi="宋体" w:hint="eastAsia"/>
          <w:color w:val="000000"/>
          <w:sz w:val="24"/>
          <w:szCs w:val="24"/>
        </w:rPr>
        <w:t>，</w:t>
      </w:r>
      <w:r>
        <w:rPr>
          <w:rFonts w:ascii="宋体" w:eastAsia="宋体" w:hAnsi="宋体"/>
          <w:color w:val="000000"/>
          <w:sz w:val="24"/>
          <w:szCs w:val="24"/>
        </w:rPr>
        <w:t>包括移动群体感知</w:t>
      </w:r>
      <w:r>
        <w:rPr>
          <w:rFonts w:ascii="宋体" w:eastAsia="宋体" w:hAnsi="宋体"/>
          <w:color w:val="000000"/>
          <w:sz w:val="24"/>
          <w:szCs w:val="24"/>
        </w:rPr>
        <w:lastRenderedPageBreak/>
        <w:t>系统的组成</w:t>
      </w:r>
      <w:r>
        <w:rPr>
          <w:rFonts w:ascii="宋体" w:eastAsia="宋体" w:hAnsi="宋体" w:hint="eastAsia"/>
          <w:color w:val="000000"/>
          <w:sz w:val="24"/>
          <w:szCs w:val="24"/>
        </w:rPr>
        <w:t>、感知规模、典型应用以及面临的挑战。同时，也介绍在建设移动群体感知网络时利用的信息接入技术，主要包括</w:t>
      </w:r>
      <w:r w:rsidRPr="006A1FFC">
        <w:rPr>
          <w:rFonts w:ascii="Times New Roman" w:eastAsia="宋体" w:hAnsi="Times New Roman" w:cs="Times New Roman"/>
          <w:color w:val="000000"/>
          <w:sz w:val="24"/>
          <w:szCs w:val="24"/>
        </w:rPr>
        <w:t>3G/4G</w:t>
      </w:r>
      <w:r w:rsidRPr="006A1FFC">
        <w:rPr>
          <w:rFonts w:ascii="Times New Roman" w:eastAsia="宋体" w:hAnsi="Times New Roman" w:cs="Times New Roman"/>
          <w:color w:val="000000"/>
          <w:sz w:val="24"/>
          <w:szCs w:val="24"/>
        </w:rPr>
        <w:t>、</w:t>
      </w:r>
      <w:proofErr w:type="spellStart"/>
      <w:r w:rsidRPr="006A1FFC">
        <w:rPr>
          <w:rFonts w:ascii="Times New Roman" w:eastAsia="宋体" w:hAnsi="Times New Roman" w:cs="Times New Roman"/>
          <w:color w:val="000000"/>
          <w:sz w:val="24"/>
          <w:szCs w:val="24"/>
        </w:rPr>
        <w:t>WiFi</w:t>
      </w:r>
      <w:proofErr w:type="spellEnd"/>
      <w:r w:rsidRPr="006A1FFC">
        <w:rPr>
          <w:rFonts w:ascii="Times New Roman" w:eastAsia="宋体" w:hAnsi="Times New Roman" w:cs="Times New Roman"/>
          <w:color w:val="000000"/>
          <w:sz w:val="24"/>
          <w:szCs w:val="24"/>
        </w:rPr>
        <w:t>、</w:t>
      </w:r>
      <w:r w:rsidRPr="006A1FFC">
        <w:rPr>
          <w:rFonts w:ascii="Times New Roman" w:eastAsia="宋体" w:hAnsi="Times New Roman" w:cs="Times New Roman"/>
          <w:color w:val="000000"/>
          <w:sz w:val="24"/>
          <w:szCs w:val="24"/>
        </w:rPr>
        <w:t>Zigbee</w:t>
      </w:r>
      <w:r>
        <w:rPr>
          <w:rFonts w:ascii="宋体" w:eastAsia="宋体" w:hAnsi="宋体"/>
          <w:color w:val="000000"/>
          <w:sz w:val="24"/>
          <w:szCs w:val="24"/>
        </w:rPr>
        <w:t>等长短距离通信</w:t>
      </w:r>
      <w:r>
        <w:rPr>
          <w:rFonts w:ascii="宋体" w:eastAsia="宋体" w:hAnsi="宋体" w:hint="eastAsia"/>
          <w:color w:val="000000"/>
          <w:sz w:val="24"/>
          <w:szCs w:val="24"/>
        </w:rPr>
        <w:t>。</w:t>
      </w:r>
    </w:p>
    <w:p w14:paraId="1F8BBEB5" w14:textId="24E4F276" w:rsidR="00B92882" w:rsidRPr="00D46981" w:rsidRDefault="002D3766" w:rsidP="00896D1D">
      <w:pPr>
        <w:pStyle w:val="a3"/>
        <w:spacing w:line="400" w:lineRule="exact"/>
        <w:ind w:firstLineChars="0" w:firstLine="0"/>
        <w:rPr>
          <w:rFonts w:ascii="宋体" w:eastAsia="宋体" w:hAnsi="宋体"/>
          <w:color w:val="000000"/>
          <w:sz w:val="24"/>
          <w:szCs w:val="24"/>
        </w:rPr>
      </w:pPr>
      <w:r>
        <w:rPr>
          <w:rFonts w:ascii="宋体" w:eastAsia="宋体" w:hAnsi="宋体"/>
          <w:color w:val="000000"/>
          <w:sz w:val="24"/>
          <w:szCs w:val="24"/>
        </w:rPr>
        <w:tab/>
        <w:t>最后</w:t>
      </w:r>
      <w:r>
        <w:rPr>
          <w:rFonts w:ascii="宋体" w:eastAsia="宋体" w:hAnsi="宋体" w:hint="eastAsia"/>
          <w:color w:val="000000"/>
          <w:sz w:val="24"/>
          <w:szCs w:val="24"/>
        </w:rPr>
        <w:t>，</w:t>
      </w:r>
      <w:r>
        <w:rPr>
          <w:rFonts w:ascii="宋体" w:eastAsia="宋体" w:hAnsi="宋体"/>
          <w:color w:val="000000"/>
          <w:sz w:val="24"/>
          <w:szCs w:val="24"/>
        </w:rPr>
        <w:t>第三章和第四章是</w:t>
      </w:r>
      <w:r w:rsidR="00252241">
        <w:rPr>
          <w:rFonts w:ascii="宋体" w:eastAsia="宋体" w:hAnsi="宋体"/>
          <w:color w:val="000000"/>
          <w:sz w:val="24"/>
          <w:szCs w:val="24"/>
        </w:rPr>
        <w:t>本文</w:t>
      </w:r>
      <w:r>
        <w:rPr>
          <w:rFonts w:ascii="宋体" w:eastAsia="宋体" w:hAnsi="宋体"/>
          <w:color w:val="000000"/>
          <w:sz w:val="24"/>
          <w:szCs w:val="24"/>
        </w:rPr>
        <w:t>的主要研究内容及创新点</w:t>
      </w:r>
      <w:r>
        <w:rPr>
          <w:rFonts w:ascii="宋体" w:eastAsia="宋体" w:hAnsi="宋体" w:hint="eastAsia"/>
          <w:color w:val="000000"/>
          <w:sz w:val="24"/>
          <w:szCs w:val="24"/>
        </w:rPr>
        <w:t>，</w:t>
      </w:r>
      <w:r w:rsidR="00252241">
        <w:rPr>
          <w:rFonts w:ascii="宋体" w:eastAsia="宋体" w:hAnsi="宋体" w:hint="eastAsia"/>
          <w:color w:val="000000"/>
          <w:sz w:val="24"/>
          <w:szCs w:val="24"/>
        </w:rPr>
        <w:t>作者</w:t>
      </w:r>
      <w:r>
        <w:rPr>
          <w:rFonts w:ascii="宋体" w:eastAsia="宋体" w:hAnsi="宋体" w:hint="eastAsia"/>
          <w:color w:val="000000"/>
          <w:sz w:val="24"/>
          <w:szCs w:val="24"/>
        </w:rPr>
        <w:t>先构建城市感知模型，</w:t>
      </w:r>
      <w:r w:rsidR="00D46981">
        <w:rPr>
          <w:rFonts w:ascii="宋体" w:eastAsia="宋体" w:hAnsi="宋体" w:hint="eastAsia"/>
          <w:color w:val="000000"/>
          <w:sz w:val="24"/>
          <w:szCs w:val="24"/>
        </w:rPr>
        <w:t>感知模型</w:t>
      </w:r>
      <w:r>
        <w:rPr>
          <w:rFonts w:ascii="宋体" w:eastAsia="宋体" w:hAnsi="宋体" w:hint="eastAsia"/>
          <w:color w:val="000000"/>
          <w:sz w:val="24"/>
          <w:szCs w:val="24"/>
        </w:rPr>
        <w:t>分为感知层、传输层和应用层三层</w:t>
      </w:r>
      <w:r w:rsidR="00D46981">
        <w:rPr>
          <w:rFonts w:ascii="宋体" w:eastAsia="宋体" w:hAnsi="宋体" w:hint="eastAsia"/>
          <w:color w:val="000000"/>
          <w:sz w:val="24"/>
          <w:szCs w:val="24"/>
        </w:rPr>
        <w:t>结构。在城市感知模型的基础上，综合考虑感知信息的质量、参与者移动轨迹以及任务发起者的感知成本预算等因素</w:t>
      </w:r>
      <w:r w:rsidR="00252241">
        <w:rPr>
          <w:rFonts w:ascii="宋体" w:eastAsia="宋体" w:hAnsi="宋体" w:hint="eastAsia"/>
          <w:color w:val="000000"/>
          <w:sz w:val="24"/>
          <w:szCs w:val="24"/>
        </w:rPr>
        <w:t>，</w:t>
      </w:r>
      <w:r w:rsidR="00D46981">
        <w:rPr>
          <w:rFonts w:ascii="宋体" w:eastAsia="宋体" w:hAnsi="宋体" w:hint="eastAsia"/>
          <w:color w:val="000000"/>
          <w:sz w:val="24"/>
          <w:szCs w:val="24"/>
        </w:rPr>
        <w:t>建立系统模型，</w:t>
      </w:r>
      <w:r w:rsidR="00252241">
        <w:rPr>
          <w:rFonts w:ascii="宋体" w:eastAsia="宋体" w:hAnsi="宋体" w:hint="eastAsia"/>
          <w:color w:val="000000"/>
          <w:sz w:val="24"/>
          <w:szCs w:val="24"/>
        </w:rPr>
        <w:t>将问题描述为</w:t>
      </w:r>
      <w:r w:rsidR="00D46981">
        <w:rPr>
          <w:rFonts w:ascii="宋体" w:eastAsia="宋体" w:hAnsi="宋体" w:hint="eastAsia"/>
          <w:color w:val="000000"/>
          <w:sz w:val="24"/>
          <w:szCs w:val="24"/>
        </w:rPr>
        <w:t>参与者选择问题，</w:t>
      </w:r>
      <w:r w:rsidR="00252241">
        <w:rPr>
          <w:rFonts w:ascii="宋体" w:eastAsia="宋体" w:hAnsi="宋体" w:hint="eastAsia"/>
          <w:color w:val="000000"/>
          <w:sz w:val="24"/>
          <w:szCs w:val="24"/>
        </w:rPr>
        <w:t>主要为了</w:t>
      </w:r>
      <w:r w:rsidR="00D46981">
        <w:rPr>
          <w:rFonts w:ascii="宋体" w:eastAsia="宋体" w:hAnsi="宋体" w:hint="eastAsia"/>
          <w:color w:val="000000"/>
          <w:sz w:val="24"/>
          <w:szCs w:val="24"/>
        </w:rPr>
        <w:t>实现在任务发起者的感知成本预算受限时，最大化感知收益（最大化感知覆盖度）。</w:t>
      </w:r>
      <w:r w:rsidR="00252241">
        <w:rPr>
          <w:rFonts w:ascii="宋体" w:eastAsia="宋体" w:hAnsi="宋体" w:hint="eastAsia"/>
          <w:color w:val="000000"/>
          <w:sz w:val="24"/>
          <w:szCs w:val="24"/>
        </w:rPr>
        <w:t>本文</w:t>
      </w:r>
      <w:r w:rsidR="00D46981">
        <w:rPr>
          <w:rFonts w:ascii="宋体" w:eastAsia="宋体" w:hAnsi="宋体" w:hint="eastAsia"/>
          <w:color w:val="000000"/>
          <w:sz w:val="24"/>
          <w:szCs w:val="24"/>
        </w:rPr>
        <w:t>通过规约的方法证明参与者选择问题的</w:t>
      </w:r>
      <w:r w:rsidR="00D46981" w:rsidRPr="006A1FFC">
        <w:rPr>
          <w:rFonts w:ascii="Times New Roman" w:eastAsia="宋体" w:hAnsi="Times New Roman" w:cs="Times New Roman"/>
          <w:color w:val="000000"/>
          <w:sz w:val="24"/>
          <w:szCs w:val="24"/>
        </w:rPr>
        <w:t>NP</w:t>
      </w:r>
      <w:r w:rsidR="006A1FFC" w:rsidRPr="006A1FFC">
        <w:rPr>
          <w:rFonts w:ascii="Times New Roman" w:eastAsia="宋体" w:hAnsi="Times New Roman" w:cs="Times New Roman"/>
          <w:color w:val="000000"/>
          <w:sz w:val="24"/>
          <w:szCs w:val="24"/>
        </w:rPr>
        <w:t>-hard</w:t>
      </w:r>
      <w:r w:rsidR="00D46981">
        <w:rPr>
          <w:rFonts w:ascii="宋体" w:eastAsia="宋体" w:hAnsi="宋体" w:hint="eastAsia"/>
          <w:color w:val="000000"/>
          <w:sz w:val="24"/>
          <w:szCs w:val="24"/>
        </w:rPr>
        <w:t>特性，为了在多项式时间内找到最优的参与者完成感知任务，提出了基于枚举和贪心的</w:t>
      </w:r>
      <w:r w:rsidR="001739D8">
        <w:rPr>
          <w:rFonts w:ascii="宋体" w:eastAsia="宋体" w:hAnsi="宋体" w:hint="eastAsia"/>
          <w:color w:val="000000"/>
          <w:sz w:val="24"/>
          <w:szCs w:val="24"/>
        </w:rPr>
        <w:t>参与者选择策略，解决了当参与者激励不同、参与者感知能力不同以及移动轨迹不同的情况下，在多项式时间内获得最优的参与者集合，并通过理论证明了该算法的性能保证</w:t>
      </w:r>
      <w:r w:rsidR="00252241">
        <w:rPr>
          <w:rFonts w:ascii="宋体" w:eastAsia="宋体" w:hAnsi="宋体" w:hint="eastAsia"/>
          <w:color w:val="000000"/>
          <w:sz w:val="24"/>
          <w:szCs w:val="24"/>
        </w:rPr>
        <w:t>，并进行仿真验证。</w:t>
      </w:r>
    </w:p>
    <w:p w14:paraId="4F1FE7FD" w14:textId="77777777" w:rsidR="009520C9" w:rsidRPr="009520C9" w:rsidRDefault="003D34CB" w:rsidP="00182F43">
      <w:pPr>
        <w:pStyle w:val="a3"/>
        <w:spacing w:beforeLines="50" w:before="156" w:afterLines="50" w:after="156" w:line="400" w:lineRule="exact"/>
        <w:ind w:firstLineChars="0" w:firstLine="0"/>
        <w:outlineLvl w:val="1"/>
        <w:rPr>
          <w:rFonts w:ascii="黑体" w:eastAsia="黑体" w:hAnsi="黑体"/>
          <w:b/>
          <w:sz w:val="28"/>
          <w:szCs w:val="28"/>
        </w:rPr>
      </w:pPr>
      <w:bookmarkStart w:id="81" w:name="_Toc533947078"/>
      <w:bookmarkStart w:id="82" w:name="_Toc2282263"/>
      <w:r>
        <w:rPr>
          <w:rFonts w:ascii="黑体" w:eastAsia="黑体" w:hAnsi="黑体"/>
          <w:b/>
          <w:sz w:val="28"/>
          <w:szCs w:val="28"/>
        </w:rPr>
        <w:t>5.</w:t>
      </w:r>
      <w:r w:rsidR="009520C9" w:rsidRPr="009520C9">
        <w:rPr>
          <w:rFonts w:ascii="黑体" w:eastAsia="黑体" w:hAnsi="黑体"/>
          <w:b/>
          <w:sz w:val="28"/>
          <w:szCs w:val="28"/>
        </w:rPr>
        <w:t>2 展望</w:t>
      </w:r>
      <w:bookmarkEnd w:id="81"/>
      <w:bookmarkEnd w:id="82"/>
    </w:p>
    <w:p w14:paraId="1613C4A2" w14:textId="77777777" w:rsidR="009520C9" w:rsidRDefault="000A2F7A" w:rsidP="00204033">
      <w:pPr>
        <w:pStyle w:val="a3"/>
        <w:spacing w:line="400" w:lineRule="exact"/>
        <w:ind w:firstLineChars="0" w:firstLine="0"/>
        <w:rPr>
          <w:rFonts w:ascii="宋体" w:eastAsia="宋体" w:hAnsi="宋体"/>
          <w:sz w:val="24"/>
          <w:szCs w:val="24"/>
        </w:rPr>
      </w:pPr>
      <w:r>
        <w:rPr>
          <w:rFonts w:ascii="宋体" w:eastAsia="宋体" w:hAnsi="宋体"/>
          <w:sz w:val="24"/>
          <w:szCs w:val="24"/>
        </w:rPr>
        <w:tab/>
      </w:r>
      <w:r w:rsidR="00FA6B3B">
        <w:rPr>
          <w:rFonts w:ascii="宋体" w:eastAsia="宋体" w:hAnsi="宋体"/>
          <w:sz w:val="24"/>
          <w:szCs w:val="24"/>
        </w:rPr>
        <w:t>城市感知网络的建设是</w:t>
      </w:r>
      <w:r>
        <w:rPr>
          <w:rFonts w:ascii="宋体" w:eastAsia="宋体" w:hAnsi="宋体"/>
          <w:sz w:val="24"/>
          <w:szCs w:val="24"/>
        </w:rPr>
        <w:t>实现智慧城市的关键</w:t>
      </w:r>
      <w:r w:rsidR="00AC52C2">
        <w:rPr>
          <w:rFonts w:ascii="宋体" w:eastAsia="宋体" w:hAnsi="宋体" w:hint="eastAsia"/>
          <w:sz w:val="24"/>
          <w:szCs w:val="24"/>
        </w:rPr>
        <w:t>，本文</w:t>
      </w:r>
      <w:r>
        <w:rPr>
          <w:rFonts w:ascii="宋体" w:eastAsia="宋体" w:hAnsi="宋体" w:hint="eastAsia"/>
          <w:sz w:val="24"/>
          <w:szCs w:val="24"/>
        </w:rPr>
        <w:t>基于城市公共交通实现车载移动群体感知网络，</w:t>
      </w:r>
      <w:r w:rsidR="005F5BDA">
        <w:rPr>
          <w:rFonts w:ascii="宋体" w:eastAsia="宋体" w:hAnsi="宋体" w:hint="eastAsia"/>
          <w:sz w:val="24"/>
          <w:szCs w:val="24"/>
        </w:rPr>
        <w:t>用于城市</w:t>
      </w:r>
      <w:r w:rsidR="00AC52C2">
        <w:rPr>
          <w:rFonts w:ascii="宋体" w:eastAsia="宋体" w:hAnsi="宋体" w:hint="eastAsia"/>
          <w:sz w:val="24"/>
          <w:szCs w:val="24"/>
        </w:rPr>
        <w:t>信息</w:t>
      </w:r>
      <w:r w:rsidR="005F5BDA">
        <w:rPr>
          <w:rFonts w:ascii="宋体" w:eastAsia="宋体" w:hAnsi="宋体" w:hint="eastAsia"/>
          <w:sz w:val="24"/>
          <w:szCs w:val="24"/>
        </w:rPr>
        <w:t>感知。</w:t>
      </w:r>
      <w:r w:rsidR="00AC52C2">
        <w:rPr>
          <w:rFonts w:ascii="宋体" w:eastAsia="宋体" w:hAnsi="宋体" w:hint="eastAsia"/>
          <w:sz w:val="24"/>
          <w:szCs w:val="24"/>
        </w:rPr>
        <w:t>通过建立车载移动群体感知系统模型，并在此基础上设计了基于枚举和贪心策略参与者选择算法，</w:t>
      </w:r>
      <w:r w:rsidR="00AC52C2">
        <w:rPr>
          <w:rFonts w:ascii="宋体" w:eastAsia="宋体" w:hAnsi="宋体"/>
          <w:sz w:val="24"/>
          <w:szCs w:val="24"/>
        </w:rPr>
        <w:t>有效降低了感知成本</w:t>
      </w:r>
      <w:r w:rsidR="00AC52C2">
        <w:rPr>
          <w:rFonts w:ascii="宋体" w:eastAsia="宋体" w:hAnsi="宋体" w:hint="eastAsia"/>
          <w:sz w:val="24"/>
          <w:szCs w:val="24"/>
        </w:rPr>
        <w:t>，</w:t>
      </w:r>
      <w:r w:rsidR="00AC52C2">
        <w:rPr>
          <w:rFonts w:ascii="宋体" w:eastAsia="宋体" w:hAnsi="宋体"/>
          <w:sz w:val="24"/>
          <w:szCs w:val="24"/>
        </w:rPr>
        <w:t>用最小的感知开销</w:t>
      </w:r>
      <w:r w:rsidR="00204033">
        <w:rPr>
          <w:rFonts w:ascii="宋体" w:eastAsia="宋体" w:hAnsi="宋体"/>
          <w:sz w:val="24"/>
          <w:szCs w:val="24"/>
        </w:rPr>
        <w:t>实现了</w:t>
      </w:r>
      <w:r w:rsidR="00AC52C2">
        <w:rPr>
          <w:rFonts w:ascii="宋体" w:eastAsia="宋体" w:hAnsi="宋体"/>
          <w:sz w:val="24"/>
          <w:szCs w:val="24"/>
        </w:rPr>
        <w:t>最大化感知收益</w:t>
      </w:r>
      <w:r w:rsidR="00AC52C2">
        <w:rPr>
          <w:rFonts w:ascii="宋体" w:eastAsia="宋体" w:hAnsi="宋体" w:hint="eastAsia"/>
          <w:sz w:val="24"/>
          <w:szCs w:val="24"/>
        </w:rPr>
        <w:t>。但是</w:t>
      </w:r>
      <w:r w:rsidR="00FA1199">
        <w:rPr>
          <w:rFonts w:ascii="宋体" w:eastAsia="宋体" w:hAnsi="宋体" w:hint="eastAsia"/>
          <w:sz w:val="24"/>
          <w:szCs w:val="24"/>
        </w:rPr>
        <w:t>，</w:t>
      </w:r>
      <w:r w:rsidR="00AC52C2">
        <w:rPr>
          <w:rFonts w:ascii="宋体" w:eastAsia="宋体" w:hAnsi="宋体" w:hint="eastAsia"/>
          <w:sz w:val="24"/>
          <w:szCs w:val="24"/>
        </w:rPr>
        <w:t>本文并为考虑任务发起者的能量消耗</w:t>
      </w:r>
      <w:r w:rsidR="00FA1199">
        <w:rPr>
          <w:rFonts w:ascii="宋体" w:eastAsia="宋体" w:hAnsi="宋体" w:hint="eastAsia"/>
          <w:sz w:val="24"/>
          <w:szCs w:val="24"/>
        </w:rPr>
        <w:t>、隐私保护等问题，在这两个方向，未来还有许多工作需要继续研究。</w:t>
      </w:r>
      <w:r w:rsidR="00204033">
        <w:rPr>
          <w:rFonts w:ascii="宋体" w:eastAsia="宋体" w:hAnsi="宋体" w:hint="eastAsia"/>
          <w:sz w:val="24"/>
          <w:szCs w:val="24"/>
        </w:rPr>
        <w:t>车载移动群体感知的研究还有很长的路需要走，在国内外学者的共同努力研究下，未来会有非常广阔的发展前景。</w:t>
      </w:r>
    </w:p>
    <w:p w14:paraId="0F6B27A9" w14:textId="77777777" w:rsidR="009520C9" w:rsidRDefault="009520C9" w:rsidP="00896D1D">
      <w:pPr>
        <w:pStyle w:val="a3"/>
        <w:spacing w:line="400" w:lineRule="exact"/>
        <w:ind w:firstLineChars="0" w:firstLine="0"/>
        <w:rPr>
          <w:rFonts w:ascii="宋体" w:eastAsia="宋体" w:hAnsi="宋体"/>
          <w:sz w:val="24"/>
          <w:szCs w:val="24"/>
        </w:rPr>
      </w:pPr>
    </w:p>
    <w:p w14:paraId="1CDD49B3" w14:textId="77777777" w:rsidR="009520C9" w:rsidRDefault="009520C9" w:rsidP="00896D1D">
      <w:pPr>
        <w:pStyle w:val="a3"/>
        <w:spacing w:line="400" w:lineRule="exact"/>
        <w:ind w:firstLineChars="0" w:firstLine="0"/>
        <w:rPr>
          <w:rFonts w:ascii="宋体" w:eastAsia="宋体" w:hAnsi="宋体"/>
          <w:sz w:val="24"/>
          <w:szCs w:val="24"/>
        </w:rPr>
      </w:pPr>
    </w:p>
    <w:p w14:paraId="7061208E" w14:textId="77777777" w:rsidR="009520C9" w:rsidRDefault="009520C9" w:rsidP="00896D1D">
      <w:pPr>
        <w:pStyle w:val="a3"/>
        <w:spacing w:line="400" w:lineRule="exact"/>
        <w:ind w:firstLineChars="0" w:firstLine="0"/>
        <w:rPr>
          <w:rFonts w:ascii="宋体" w:eastAsia="宋体" w:hAnsi="宋体"/>
          <w:sz w:val="24"/>
          <w:szCs w:val="24"/>
        </w:rPr>
      </w:pPr>
    </w:p>
    <w:p w14:paraId="592AE131" w14:textId="77777777" w:rsidR="009520C9" w:rsidRDefault="009520C9" w:rsidP="00896D1D">
      <w:pPr>
        <w:pStyle w:val="a3"/>
        <w:spacing w:line="400" w:lineRule="exact"/>
        <w:ind w:firstLineChars="0" w:firstLine="0"/>
        <w:rPr>
          <w:rFonts w:ascii="宋体" w:eastAsia="宋体" w:hAnsi="宋体"/>
          <w:sz w:val="24"/>
          <w:szCs w:val="24"/>
        </w:rPr>
      </w:pPr>
    </w:p>
    <w:p w14:paraId="5D0E0D82" w14:textId="77777777" w:rsidR="009520C9" w:rsidRDefault="009520C9" w:rsidP="00896D1D">
      <w:pPr>
        <w:pStyle w:val="a3"/>
        <w:spacing w:line="400" w:lineRule="exact"/>
        <w:ind w:firstLineChars="0" w:firstLine="0"/>
        <w:rPr>
          <w:rFonts w:ascii="宋体" w:eastAsia="宋体" w:hAnsi="宋体"/>
          <w:sz w:val="24"/>
          <w:szCs w:val="24"/>
        </w:rPr>
      </w:pPr>
    </w:p>
    <w:p w14:paraId="7F2925F7" w14:textId="77777777" w:rsidR="009520C9" w:rsidRDefault="009520C9" w:rsidP="00896D1D">
      <w:pPr>
        <w:pStyle w:val="a3"/>
        <w:spacing w:line="400" w:lineRule="exact"/>
        <w:ind w:firstLineChars="0" w:firstLine="0"/>
        <w:rPr>
          <w:rFonts w:ascii="宋体" w:eastAsia="宋体" w:hAnsi="宋体"/>
          <w:sz w:val="24"/>
          <w:szCs w:val="24"/>
        </w:rPr>
      </w:pPr>
    </w:p>
    <w:p w14:paraId="68A26A97" w14:textId="77777777" w:rsidR="009520C9" w:rsidRDefault="009520C9" w:rsidP="00896D1D">
      <w:pPr>
        <w:pStyle w:val="a3"/>
        <w:spacing w:line="400" w:lineRule="exact"/>
        <w:ind w:firstLineChars="0" w:firstLine="0"/>
        <w:rPr>
          <w:rFonts w:ascii="宋体" w:eastAsia="宋体" w:hAnsi="宋体"/>
          <w:sz w:val="24"/>
          <w:szCs w:val="24"/>
        </w:rPr>
      </w:pPr>
    </w:p>
    <w:p w14:paraId="39E0186B" w14:textId="77777777" w:rsidR="009520C9" w:rsidRDefault="009520C9" w:rsidP="00896D1D">
      <w:pPr>
        <w:pStyle w:val="a3"/>
        <w:spacing w:line="400" w:lineRule="exact"/>
        <w:ind w:firstLineChars="0" w:firstLine="0"/>
        <w:rPr>
          <w:rFonts w:ascii="宋体" w:eastAsia="宋体" w:hAnsi="宋体"/>
          <w:sz w:val="24"/>
          <w:szCs w:val="24"/>
        </w:rPr>
      </w:pPr>
    </w:p>
    <w:p w14:paraId="65159A7C" w14:textId="77777777" w:rsidR="009520C9" w:rsidRDefault="009520C9" w:rsidP="00896D1D">
      <w:pPr>
        <w:pStyle w:val="a3"/>
        <w:spacing w:line="400" w:lineRule="exact"/>
        <w:ind w:firstLineChars="0" w:firstLine="0"/>
        <w:rPr>
          <w:rFonts w:ascii="宋体" w:eastAsia="宋体" w:hAnsi="宋体"/>
          <w:sz w:val="24"/>
          <w:szCs w:val="24"/>
        </w:rPr>
      </w:pPr>
    </w:p>
    <w:p w14:paraId="08D46A2E" w14:textId="77777777" w:rsidR="009520C9" w:rsidRDefault="009520C9" w:rsidP="00896D1D">
      <w:pPr>
        <w:pStyle w:val="a3"/>
        <w:spacing w:line="400" w:lineRule="exact"/>
        <w:ind w:firstLineChars="0" w:firstLine="0"/>
        <w:rPr>
          <w:rFonts w:ascii="宋体" w:eastAsia="宋体" w:hAnsi="宋体"/>
          <w:sz w:val="24"/>
          <w:szCs w:val="24"/>
        </w:rPr>
      </w:pPr>
    </w:p>
    <w:p w14:paraId="57FA2619" w14:textId="77777777" w:rsidR="009520C9" w:rsidRDefault="009520C9" w:rsidP="00896D1D">
      <w:pPr>
        <w:pStyle w:val="a3"/>
        <w:spacing w:line="400" w:lineRule="exact"/>
        <w:ind w:firstLineChars="0" w:firstLine="0"/>
        <w:rPr>
          <w:rFonts w:ascii="宋体" w:eastAsia="宋体" w:hAnsi="宋体"/>
          <w:sz w:val="24"/>
          <w:szCs w:val="24"/>
        </w:rPr>
      </w:pPr>
    </w:p>
    <w:p w14:paraId="3294808C" w14:textId="77777777" w:rsidR="00182F43" w:rsidRDefault="00305C50" w:rsidP="00305C50">
      <w:pPr>
        <w:widowControl/>
        <w:jc w:val="left"/>
        <w:rPr>
          <w:rFonts w:ascii="宋体" w:eastAsia="宋体" w:hAnsi="宋体"/>
          <w:sz w:val="24"/>
          <w:szCs w:val="24"/>
        </w:rPr>
        <w:sectPr w:rsidR="00182F43" w:rsidSect="00700F94">
          <w:pgSz w:w="11906" w:h="16838"/>
          <w:pgMar w:top="1440" w:right="1800" w:bottom="1440" w:left="1800" w:header="851" w:footer="992" w:gutter="0"/>
          <w:pgNumType w:start="45"/>
          <w:cols w:space="425"/>
          <w:docGrid w:type="lines" w:linePitch="312"/>
        </w:sectPr>
      </w:pPr>
      <w:r>
        <w:rPr>
          <w:rFonts w:ascii="宋体" w:eastAsia="宋体" w:hAnsi="宋体"/>
          <w:sz w:val="24"/>
          <w:szCs w:val="24"/>
        </w:rPr>
        <w:br w:type="page"/>
      </w:r>
    </w:p>
    <w:p w14:paraId="0614512E" w14:textId="77777777" w:rsidR="009520C9" w:rsidRPr="00843633" w:rsidRDefault="009520C9" w:rsidP="00843633">
      <w:pPr>
        <w:pStyle w:val="1"/>
        <w:spacing w:beforeLines="100" w:before="312" w:afterLines="200" w:after="624" w:line="400" w:lineRule="exact"/>
        <w:jc w:val="center"/>
        <w:rPr>
          <w:rFonts w:eastAsia="黑体"/>
          <w:sz w:val="32"/>
        </w:rPr>
      </w:pPr>
      <w:bookmarkStart w:id="83" w:name="_Toc533947079"/>
      <w:bookmarkStart w:id="84" w:name="_Toc2282264"/>
      <w:r w:rsidRPr="00843633">
        <w:rPr>
          <w:rFonts w:eastAsia="黑体"/>
          <w:sz w:val="32"/>
        </w:rPr>
        <w:lastRenderedPageBreak/>
        <w:t>参考文献</w:t>
      </w:r>
      <w:bookmarkEnd w:id="83"/>
      <w:bookmarkEnd w:id="84"/>
    </w:p>
    <w:p w14:paraId="547B0EC7" w14:textId="77777777" w:rsidR="009520C9" w:rsidRDefault="00877EF7" w:rsidP="00877EF7">
      <w:pPr>
        <w:pStyle w:val="a3"/>
        <w:numPr>
          <w:ilvl w:val="0"/>
          <w:numId w:val="8"/>
        </w:numPr>
        <w:spacing w:line="400" w:lineRule="exact"/>
        <w:ind w:firstLineChars="0"/>
        <w:rPr>
          <w:rFonts w:ascii="宋体" w:eastAsia="宋体" w:hAnsi="宋体"/>
          <w:sz w:val="24"/>
          <w:szCs w:val="24"/>
        </w:rPr>
      </w:pPr>
      <w:bookmarkStart w:id="85" w:name="_Ref534197706"/>
      <w:bookmarkStart w:id="86" w:name="_Ref1909371"/>
      <w:proofErr w:type="gramStart"/>
      <w:r w:rsidRPr="00877EF7">
        <w:rPr>
          <w:rFonts w:ascii="宋体" w:eastAsia="宋体" w:hAnsi="宋体"/>
          <w:sz w:val="24"/>
          <w:szCs w:val="24"/>
        </w:rPr>
        <w:t>杨正洪</w:t>
      </w:r>
      <w:proofErr w:type="gramEnd"/>
      <w:r w:rsidRPr="00877EF7">
        <w:rPr>
          <w:rFonts w:ascii="宋体" w:eastAsia="宋体" w:hAnsi="宋体" w:hint="eastAsia"/>
          <w:sz w:val="24"/>
          <w:szCs w:val="24"/>
        </w:rPr>
        <w:t>.</w:t>
      </w:r>
      <w:r w:rsidRPr="00877EF7">
        <w:rPr>
          <w:rFonts w:ascii="宋体" w:eastAsia="宋体" w:hAnsi="宋体"/>
          <w:sz w:val="24"/>
          <w:szCs w:val="24"/>
        </w:rPr>
        <w:t xml:space="preserve"> 智慧城市—大数据</w:t>
      </w:r>
      <w:r w:rsidRPr="00877EF7">
        <w:rPr>
          <w:rFonts w:ascii="宋体" w:eastAsia="宋体" w:hAnsi="宋体" w:hint="eastAsia"/>
          <w:sz w:val="24"/>
          <w:szCs w:val="24"/>
        </w:rPr>
        <w:t>、</w:t>
      </w:r>
      <w:r w:rsidRPr="00877EF7">
        <w:rPr>
          <w:rFonts w:ascii="宋体" w:eastAsia="宋体" w:hAnsi="宋体"/>
          <w:sz w:val="24"/>
          <w:szCs w:val="24"/>
        </w:rPr>
        <w:t>物联网和</w:t>
      </w:r>
      <w:proofErr w:type="gramStart"/>
      <w:r w:rsidRPr="00877EF7">
        <w:rPr>
          <w:rFonts w:ascii="宋体" w:eastAsia="宋体" w:hAnsi="宋体"/>
          <w:sz w:val="24"/>
          <w:szCs w:val="24"/>
        </w:rPr>
        <w:t>云计算</w:t>
      </w:r>
      <w:proofErr w:type="gramEnd"/>
      <w:r w:rsidRPr="00877EF7">
        <w:rPr>
          <w:rFonts w:ascii="宋体" w:eastAsia="宋体" w:hAnsi="宋体"/>
          <w:sz w:val="24"/>
          <w:szCs w:val="24"/>
        </w:rPr>
        <w:t>之应用</w:t>
      </w:r>
      <w:r>
        <w:rPr>
          <w:rFonts w:ascii="宋体" w:eastAsia="宋体" w:hAnsi="宋体" w:hint="eastAsia"/>
          <w:sz w:val="24"/>
          <w:szCs w:val="24"/>
        </w:rPr>
        <w:t>.</w:t>
      </w:r>
      <w:r>
        <w:rPr>
          <w:rFonts w:ascii="宋体" w:eastAsia="宋体" w:hAnsi="宋体"/>
          <w:sz w:val="24"/>
          <w:szCs w:val="24"/>
        </w:rPr>
        <w:t xml:space="preserve"> 清华大学</w:t>
      </w:r>
      <w:r>
        <w:rPr>
          <w:rFonts w:ascii="宋体" w:eastAsia="宋体" w:hAnsi="宋体" w:hint="eastAsia"/>
          <w:sz w:val="24"/>
          <w:szCs w:val="24"/>
        </w:rPr>
        <w:t>，2</w:t>
      </w:r>
      <w:r>
        <w:rPr>
          <w:rFonts w:ascii="宋体" w:eastAsia="宋体" w:hAnsi="宋体"/>
          <w:sz w:val="24"/>
          <w:szCs w:val="24"/>
        </w:rPr>
        <w:t>014</w:t>
      </w:r>
      <w:bookmarkEnd w:id="85"/>
      <w:r w:rsidR="005C3D29">
        <w:rPr>
          <w:rFonts w:ascii="宋体" w:eastAsia="宋体" w:hAnsi="宋体"/>
          <w:sz w:val="24"/>
          <w:szCs w:val="24"/>
        </w:rPr>
        <w:t>.</w:t>
      </w:r>
      <w:bookmarkEnd w:id="86"/>
    </w:p>
    <w:p w14:paraId="0FF2C38F" w14:textId="77777777" w:rsidR="00877EF7" w:rsidRPr="008B7522" w:rsidRDefault="005C3D29" w:rsidP="00877EF7">
      <w:pPr>
        <w:pStyle w:val="a3"/>
        <w:numPr>
          <w:ilvl w:val="0"/>
          <w:numId w:val="8"/>
        </w:numPr>
        <w:spacing w:line="400" w:lineRule="exact"/>
        <w:ind w:firstLineChars="0"/>
        <w:rPr>
          <w:rFonts w:ascii="宋体" w:eastAsia="宋体" w:hAnsi="宋体"/>
          <w:sz w:val="24"/>
          <w:szCs w:val="24"/>
        </w:rPr>
      </w:pPr>
      <w:bookmarkStart w:id="87" w:name="_Ref534198004"/>
      <w:r w:rsidRPr="005C3D29">
        <w:rPr>
          <w:rFonts w:ascii="宋体" w:eastAsia="宋体" w:hAnsi="宋体"/>
          <w:color w:val="000000"/>
          <w:sz w:val="24"/>
          <w:szCs w:val="24"/>
        </w:rPr>
        <w:t>张永民</w:t>
      </w:r>
      <w:r w:rsidRPr="005C3D29">
        <w:rPr>
          <w:rFonts w:ascii="Times New Roman" w:hAnsi="Times New Roman" w:cs="Times New Roman"/>
          <w:color w:val="000000"/>
          <w:sz w:val="24"/>
          <w:szCs w:val="24"/>
        </w:rPr>
        <w:t xml:space="preserve">, </w:t>
      </w:r>
      <w:proofErr w:type="gramStart"/>
      <w:r w:rsidRPr="005C3D29">
        <w:rPr>
          <w:rFonts w:ascii="宋体" w:eastAsia="宋体" w:hAnsi="宋体"/>
          <w:color w:val="000000"/>
          <w:sz w:val="24"/>
          <w:szCs w:val="24"/>
        </w:rPr>
        <w:t>杜忠潮</w:t>
      </w:r>
      <w:proofErr w:type="gramEnd"/>
      <w:r w:rsidRPr="005C3D29">
        <w:rPr>
          <w:rFonts w:ascii="Times New Roman" w:hAnsi="Times New Roman" w:cs="Times New Roman"/>
          <w:color w:val="000000"/>
          <w:sz w:val="24"/>
          <w:szCs w:val="24"/>
        </w:rPr>
        <w:t xml:space="preserve">. </w:t>
      </w:r>
      <w:r w:rsidRPr="005C3D29">
        <w:rPr>
          <w:rFonts w:ascii="宋体" w:eastAsia="宋体" w:hAnsi="宋体"/>
          <w:color w:val="000000"/>
          <w:sz w:val="24"/>
          <w:szCs w:val="24"/>
        </w:rPr>
        <w:t>我国智慧城市建设的现状及思考</w:t>
      </w:r>
      <w:r w:rsidRPr="005C3D29">
        <w:rPr>
          <w:rFonts w:ascii="Times New Roman" w:hAnsi="Times New Roman" w:cs="Times New Roman"/>
          <w:color w:val="000000"/>
          <w:sz w:val="24"/>
          <w:szCs w:val="24"/>
        </w:rPr>
        <w:t xml:space="preserve">[J]. </w:t>
      </w:r>
      <w:r w:rsidRPr="005C3D29">
        <w:rPr>
          <w:rFonts w:ascii="宋体" w:eastAsia="宋体" w:hAnsi="宋体"/>
          <w:color w:val="000000"/>
          <w:sz w:val="24"/>
          <w:szCs w:val="24"/>
        </w:rPr>
        <w:t>中国信息界</w:t>
      </w:r>
      <w:r w:rsidRPr="005C3D29">
        <w:rPr>
          <w:rFonts w:ascii="Times New Roman" w:hAnsi="Times New Roman" w:cs="Times New Roman"/>
          <w:color w:val="000000"/>
          <w:sz w:val="24"/>
          <w:szCs w:val="24"/>
        </w:rPr>
        <w:t>, 2011 (2):</w:t>
      </w:r>
      <w:r w:rsidRPr="005C3D29">
        <w:rPr>
          <w:rFonts w:ascii="Times New Roman" w:hAnsi="Times New Roman" w:cs="Times New Roman"/>
          <w:color w:val="000000"/>
        </w:rPr>
        <w:br/>
      </w:r>
      <w:r w:rsidRPr="005C3D29">
        <w:rPr>
          <w:rFonts w:ascii="Times New Roman" w:hAnsi="Times New Roman" w:cs="Times New Roman"/>
          <w:color w:val="000000"/>
          <w:sz w:val="24"/>
          <w:szCs w:val="24"/>
        </w:rPr>
        <w:t>28-32</w:t>
      </w:r>
      <w:r>
        <w:rPr>
          <w:rFonts w:ascii="Times New Roman" w:hAnsi="Times New Roman" w:cs="Times New Roman"/>
          <w:color w:val="000000"/>
          <w:sz w:val="24"/>
          <w:szCs w:val="24"/>
        </w:rPr>
        <w:t>.</w:t>
      </w:r>
    </w:p>
    <w:p w14:paraId="6F450190" w14:textId="77777777" w:rsidR="008B7522" w:rsidRPr="008B7522" w:rsidRDefault="008B7522" w:rsidP="008B7522">
      <w:pPr>
        <w:pStyle w:val="11"/>
        <w:numPr>
          <w:ilvl w:val="0"/>
          <w:numId w:val="8"/>
        </w:numPr>
        <w:ind w:firstLineChars="0"/>
        <w:rPr>
          <w:rFonts w:cs="Times New Roman"/>
          <w:color w:val="000000"/>
          <w:shd w:val="clear" w:color="auto" w:fill="FFFFFF"/>
        </w:rPr>
      </w:pPr>
      <w:bookmarkStart w:id="88" w:name="_Ref501880557"/>
      <w:r>
        <w:rPr>
          <w:rFonts w:cs="Times New Roman"/>
          <w:color w:val="000000"/>
          <w:shd w:val="clear" w:color="auto" w:fill="FFFFFF"/>
        </w:rPr>
        <w:t>Zhang K, Ni J, Yang K, et al. Security and Privacy in Smart City Applications: Challenges and Solutions[J]. IEEE Communications Magazine, 2017, 55(1):122-129.</w:t>
      </w:r>
      <w:bookmarkEnd w:id="88"/>
    </w:p>
    <w:p w14:paraId="4559EF7E" w14:textId="77777777" w:rsidR="005C3D29" w:rsidRDefault="005C3D29" w:rsidP="005C3D29">
      <w:pPr>
        <w:pStyle w:val="11"/>
        <w:numPr>
          <w:ilvl w:val="0"/>
          <w:numId w:val="8"/>
        </w:numPr>
        <w:ind w:firstLineChars="0"/>
        <w:rPr>
          <w:rFonts w:cs="Times New Roman"/>
          <w:color w:val="000000"/>
          <w:shd w:val="clear" w:color="auto" w:fill="FFFFFF"/>
        </w:rPr>
      </w:pPr>
      <w:bookmarkStart w:id="89" w:name="_Ref501880526"/>
      <w:r>
        <w:rPr>
          <w:rFonts w:cs="Times New Roman"/>
          <w:color w:val="000000"/>
          <w:shd w:val="clear" w:color="auto" w:fill="FFFFFF"/>
        </w:rPr>
        <w:t xml:space="preserve">El-Din H E, </w:t>
      </w:r>
      <w:proofErr w:type="spellStart"/>
      <w:r>
        <w:rPr>
          <w:rFonts w:cs="Times New Roman"/>
          <w:color w:val="000000"/>
          <w:shd w:val="clear" w:color="auto" w:fill="FFFFFF"/>
        </w:rPr>
        <w:t>Manjaiah</w:t>
      </w:r>
      <w:proofErr w:type="spellEnd"/>
      <w:r>
        <w:rPr>
          <w:rFonts w:cs="Times New Roman"/>
          <w:color w:val="000000"/>
          <w:shd w:val="clear" w:color="auto" w:fill="FFFFFF"/>
        </w:rPr>
        <w:t xml:space="preserve"> D H. Internet of Nano Things and Industrial Internet of Things[J]. 2017.</w:t>
      </w:r>
      <w:bookmarkEnd w:id="89"/>
    </w:p>
    <w:p w14:paraId="26458A1E" w14:textId="77777777" w:rsidR="005C3D29" w:rsidRDefault="005C3D29" w:rsidP="005C3D29">
      <w:pPr>
        <w:pStyle w:val="11"/>
        <w:numPr>
          <w:ilvl w:val="0"/>
          <w:numId w:val="8"/>
        </w:numPr>
        <w:ind w:firstLineChars="0"/>
        <w:rPr>
          <w:rFonts w:cs="Times New Roman"/>
          <w:color w:val="000000"/>
          <w:shd w:val="clear" w:color="auto" w:fill="FFFFFF"/>
        </w:rPr>
      </w:pPr>
      <w:bookmarkStart w:id="90" w:name="_Ref501876999"/>
      <w:bookmarkStart w:id="91" w:name="_Ref534198400"/>
      <w:proofErr w:type="spellStart"/>
      <w:r>
        <w:rPr>
          <w:rFonts w:cs="Times New Roman"/>
          <w:color w:val="000000"/>
          <w:shd w:val="clear" w:color="auto" w:fill="FFFFFF"/>
        </w:rPr>
        <w:t>Signh</w:t>
      </w:r>
      <w:proofErr w:type="spellEnd"/>
      <w:r>
        <w:rPr>
          <w:rFonts w:cs="Times New Roman"/>
          <w:color w:val="000000"/>
          <w:shd w:val="clear" w:color="auto" w:fill="FFFFFF"/>
        </w:rPr>
        <w:t xml:space="preserve"> B, </w:t>
      </w:r>
      <w:proofErr w:type="spellStart"/>
      <w:r>
        <w:rPr>
          <w:rFonts w:cs="Times New Roman"/>
          <w:color w:val="000000"/>
          <w:shd w:val="clear" w:color="auto" w:fill="FFFFFF"/>
        </w:rPr>
        <w:t>Lobiyal</w:t>
      </w:r>
      <w:proofErr w:type="spellEnd"/>
      <w:r>
        <w:rPr>
          <w:rFonts w:cs="Times New Roman"/>
          <w:color w:val="000000"/>
          <w:shd w:val="clear" w:color="auto" w:fill="FFFFFF"/>
        </w:rPr>
        <w:t xml:space="preserve"> D K. An energy-efficient adaptive clustering algorithm with load balancing for wireless sensor network[J]. International Journal of Sensor Networks,2012,12(1):35-52</w:t>
      </w:r>
      <w:bookmarkEnd w:id="90"/>
      <w:r w:rsidR="008B7522">
        <w:rPr>
          <w:rFonts w:cs="Times New Roman"/>
          <w:color w:val="000000"/>
          <w:shd w:val="clear" w:color="auto" w:fill="FFFFFF"/>
        </w:rPr>
        <w:t>.</w:t>
      </w:r>
      <w:bookmarkEnd w:id="91"/>
    </w:p>
    <w:p w14:paraId="54D07677" w14:textId="77777777" w:rsidR="008B7522" w:rsidRDefault="008B7522" w:rsidP="008B7522">
      <w:pPr>
        <w:pStyle w:val="11"/>
        <w:numPr>
          <w:ilvl w:val="0"/>
          <w:numId w:val="8"/>
        </w:numPr>
        <w:ind w:firstLineChars="0"/>
        <w:rPr>
          <w:rFonts w:cs="Times New Roman"/>
          <w:color w:val="000000"/>
          <w:shd w:val="clear" w:color="auto" w:fill="FFFFFF"/>
        </w:rPr>
      </w:pPr>
      <w:bookmarkStart w:id="92" w:name="_Ref501883108"/>
      <w:bookmarkStart w:id="93" w:name="_Ref534198629"/>
      <w:proofErr w:type="spellStart"/>
      <w:r>
        <w:rPr>
          <w:rFonts w:cs="Times New Roman"/>
          <w:color w:val="000000"/>
          <w:shd w:val="clear" w:color="auto" w:fill="FFFFFF"/>
        </w:rPr>
        <w:t>HolgerKarl</w:t>
      </w:r>
      <w:proofErr w:type="spellEnd"/>
      <w:r>
        <w:rPr>
          <w:rFonts w:cs="Times New Roman"/>
          <w:color w:val="000000"/>
          <w:shd w:val="clear" w:color="auto" w:fill="FFFFFF"/>
        </w:rPr>
        <w:t xml:space="preserve">, </w:t>
      </w:r>
      <w:proofErr w:type="spellStart"/>
      <w:r>
        <w:rPr>
          <w:rFonts w:cs="Times New Roman"/>
          <w:color w:val="000000"/>
          <w:shd w:val="clear" w:color="auto" w:fill="FFFFFF"/>
        </w:rPr>
        <w:t>AndreasWilling</w:t>
      </w:r>
      <w:proofErr w:type="spellEnd"/>
      <w:r>
        <w:rPr>
          <w:rFonts w:cs="Times New Roman"/>
          <w:color w:val="000000"/>
          <w:shd w:val="clear" w:color="auto" w:fill="FFFFFF"/>
        </w:rPr>
        <w:t xml:space="preserve">. </w:t>
      </w:r>
      <w:r>
        <w:rPr>
          <w:rFonts w:cs="Times New Roman"/>
          <w:color w:val="000000"/>
          <w:shd w:val="clear" w:color="auto" w:fill="FFFFFF"/>
        </w:rPr>
        <w:t>无线传感器网络协议与体系结构</w:t>
      </w:r>
      <w:r>
        <w:rPr>
          <w:rFonts w:cs="Times New Roman"/>
          <w:color w:val="000000"/>
          <w:shd w:val="clear" w:color="auto" w:fill="FFFFFF"/>
        </w:rPr>
        <w:t xml:space="preserve">[M]. </w:t>
      </w:r>
      <w:r>
        <w:rPr>
          <w:rFonts w:cs="Times New Roman"/>
          <w:color w:val="000000"/>
          <w:shd w:val="clear" w:color="auto" w:fill="FFFFFF"/>
        </w:rPr>
        <w:t>电子工业出版社</w:t>
      </w:r>
      <w:r>
        <w:rPr>
          <w:rFonts w:cs="Times New Roman"/>
          <w:color w:val="000000"/>
          <w:shd w:val="clear" w:color="auto" w:fill="FFFFFF"/>
        </w:rPr>
        <w:t>, 2007.</w:t>
      </w:r>
      <w:bookmarkEnd w:id="92"/>
    </w:p>
    <w:p w14:paraId="5C5D9DB4" w14:textId="77777777" w:rsidR="005C3D29" w:rsidRPr="000B7D5E" w:rsidRDefault="006967CD" w:rsidP="000B7D5E">
      <w:pPr>
        <w:pStyle w:val="11"/>
        <w:numPr>
          <w:ilvl w:val="0"/>
          <w:numId w:val="8"/>
        </w:numPr>
        <w:ind w:firstLineChars="0"/>
        <w:rPr>
          <w:rFonts w:cs="Times New Roman"/>
          <w:color w:val="000000"/>
          <w:shd w:val="clear" w:color="auto" w:fill="FFFFFF"/>
        </w:rPr>
      </w:pPr>
      <w:bookmarkStart w:id="94" w:name="_Ref534199234"/>
      <w:proofErr w:type="spellStart"/>
      <w:proofErr w:type="gramStart"/>
      <w:r w:rsidRPr="000B7D5E">
        <w:rPr>
          <w:rFonts w:cs="Times New Roman" w:hint="eastAsia"/>
          <w:color w:val="000000"/>
          <w:shd w:val="clear" w:color="auto" w:fill="FFFFFF"/>
        </w:rPr>
        <w:t>N</w:t>
      </w:r>
      <w:r w:rsidRPr="000B7D5E">
        <w:rPr>
          <w:rFonts w:cs="Times New Roman"/>
          <w:color w:val="000000"/>
          <w:shd w:val="clear" w:color="auto" w:fill="FFFFFF"/>
        </w:rPr>
        <w:t>.Rani</w:t>
      </w:r>
      <w:proofErr w:type="spellEnd"/>
      <w:proofErr w:type="gramEnd"/>
      <w:r w:rsidRPr="000B7D5E">
        <w:rPr>
          <w:rFonts w:cs="Times New Roman"/>
          <w:color w:val="000000"/>
          <w:shd w:val="clear" w:color="auto" w:fill="FFFFFF"/>
        </w:rPr>
        <w:t xml:space="preserve">, </w:t>
      </w:r>
      <w:proofErr w:type="spellStart"/>
      <w:r w:rsidRPr="000B7D5E">
        <w:rPr>
          <w:rFonts w:cs="Times New Roman"/>
          <w:color w:val="000000"/>
          <w:shd w:val="clear" w:color="auto" w:fill="FFFFFF"/>
        </w:rPr>
        <w:t>P.Singh</w:t>
      </w:r>
      <w:proofErr w:type="spellEnd"/>
      <w:r w:rsidRPr="000B7D5E">
        <w:rPr>
          <w:rFonts w:cs="Times New Roman"/>
          <w:color w:val="000000"/>
          <w:shd w:val="clear" w:color="auto" w:fill="FFFFFF"/>
        </w:rPr>
        <w:t xml:space="preserve">, and </w:t>
      </w:r>
      <w:proofErr w:type="spellStart"/>
      <w:r w:rsidRPr="000B7D5E">
        <w:rPr>
          <w:rFonts w:cs="Times New Roman"/>
          <w:color w:val="000000"/>
          <w:shd w:val="clear" w:color="auto" w:fill="FFFFFF"/>
        </w:rPr>
        <w:t>Z.Khanam</w:t>
      </w:r>
      <w:proofErr w:type="spellEnd"/>
      <w:r w:rsidRPr="000B7D5E">
        <w:rPr>
          <w:rFonts w:cs="Times New Roman"/>
          <w:color w:val="000000"/>
          <w:shd w:val="clear" w:color="auto" w:fill="FFFFFF"/>
        </w:rPr>
        <w:t>. Energy Efficiency in Wireless Sensor Network[J]. International Journal of Current Engineering and Technology,2015,5(8):2795-2799.</w:t>
      </w:r>
      <w:bookmarkEnd w:id="94"/>
    </w:p>
    <w:p w14:paraId="0E77E081" w14:textId="77777777" w:rsidR="006967CD" w:rsidRPr="006967CD" w:rsidRDefault="006967CD" w:rsidP="00877EF7">
      <w:pPr>
        <w:pStyle w:val="a3"/>
        <w:numPr>
          <w:ilvl w:val="0"/>
          <w:numId w:val="8"/>
        </w:numPr>
        <w:spacing w:line="400" w:lineRule="exact"/>
        <w:ind w:firstLineChars="0"/>
        <w:rPr>
          <w:rFonts w:ascii="宋体" w:eastAsia="宋体" w:hAnsi="宋体"/>
          <w:sz w:val="24"/>
          <w:szCs w:val="24"/>
        </w:rPr>
      </w:pPr>
      <w:bookmarkStart w:id="95" w:name="_Ref534199307"/>
      <w:r w:rsidRPr="006967CD">
        <w:rPr>
          <w:rFonts w:ascii="宋体" w:eastAsia="宋体" w:hAnsi="宋体"/>
          <w:color w:val="000000"/>
          <w:sz w:val="24"/>
          <w:szCs w:val="24"/>
        </w:rPr>
        <w:t>王良民</w:t>
      </w:r>
      <w:r w:rsidRPr="006967CD">
        <w:rPr>
          <w:rFonts w:ascii="Times New Roman" w:hAnsi="Times New Roman" w:cs="Times New Roman"/>
          <w:color w:val="000000"/>
          <w:sz w:val="24"/>
          <w:szCs w:val="24"/>
        </w:rPr>
        <w:t xml:space="preserve">, </w:t>
      </w:r>
      <w:r w:rsidRPr="006967CD">
        <w:rPr>
          <w:rFonts w:ascii="宋体" w:eastAsia="宋体" w:hAnsi="宋体"/>
          <w:color w:val="000000"/>
          <w:sz w:val="24"/>
          <w:szCs w:val="24"/>
        </w:rPr>
        <w:t>廖闻剑著</w:t>
      </w:r>
      <w:r w:rsidRPr="006967CD">
        <w:rPr>
          <w:rFonts w:ascii="Times New Roman" w:hAnsi="Times New Roman" w:cs="Times New Roman"/>
          <w:color w:val="000000"/>
          <w:sz w:val="24"/>
          <w:szCs w:val="24"/>
        </w:rPr>
        <w:t xml:space="preserve">, </w:t>
      </w:r>
      <w:r w:rsidRPr="006967CD">
        <w:rPr>
          <w:rFonts w:ascii="宋体" w:eastAsia="宋体" w:hAnsi="宋体"/>
          <w:color w:val="000000"/>
          <w:sz w:val="24"/>
          <w:szCs w:val="24"/>
        </w:rPr>
        <w:t>无线传感器网络可生存理论与技术研究</w:t>
      </w:r>
      <w:r w:rsidRPr="006967CD">
        <w:rPr>
          <w:rFonts w:ascii="Times New Roman" w:hAnsi="Times New Roman" w:cs="Times New Roman"/>
          <w:color w:val="000000"/>
          <w:sz w:val="24"/>
          <w:szCs w:val="24"/>
        </w:rPr>
        <w:t xml:space="preserve">[M]. </w:t>
      </w:r>
      <w:r w:rsidRPr="006967CD">
        <w:rPr>
          <w:rFonts w:ascii="宋体" w:eastAsia="宋体" w:hAnsi="宋体"/>
          <w:color w:val="000000"/>
          <w:sz w:val="24"/>
          <w:szCs w:val="24"/>
        </w:rPr>
        <w:t>第一版</w:t>
      </w:r>
      <w:r w:rsidRPr="006967CD">
        <w:rPr>
          <w:rFonts w:ascii="Times New Roman" w:hAnsi="Times New Roman" w:cs="Times New Roman"/>
          <w:color w:val="000000"/>
          <w:sz w:val="24"/>
          <w:szCs w:val="24"/>
        </w:rPr>
        <w:t xml:space="preserve">, </w:t>
      </w:r>
      <w:r w:rsidRPr="006967CD">
        <w:rPr>
          <w:rFonts w:ascii="宋体" w:eastAsia="宋体" w:hAnsi="宋体"/>
          <w:color w:val="000000"/>
          <w:sz w:val="24"/>
          <w:szCs w:val="24"/>
        </w:rPr>
        <w:t>人</w:t>
      </w:r>
      <w:r w:rsidRPr="006967CD">
        <w:rPr>
          <w:rFonts w:hint="eastAsia"/>
          <w:color w:val="000000"/>
        </w:rPr>
        <w:br/>
      </w:r>
      <w:r w:rsidRPr="006967CD">
        <w:rPr>
          <w:rFonts w:ascii="宋体" w:eastAsia="宋体" w:hAnsi="宋体"/>
          <w:color w:val="000000"/>
          <w:sz w:val="24"/>
          <w:szCs w:val="24"/>
        </w:rPr>
        <w:t>民邮电出版社</w:t>
      </w:r>
      <w:r w:rsidRPr="006967CD">
        <w:rPr>
          <w:rFonts w:ascii="Times New Roman" w:hAnsi="Times New Roman" w:cs="Times New Roman"/>
          <w:color w:val="000000"/>
          <w:sz w:val="24"/>
          <w:szCs w:val="24"/>
        </w:rPr>
        <w:t>, 2011: 1-7</w:t>
      </w:r>
      <w:r>
        <w:rPr>
          <w:rFonts w:ascii="Times New Roman" w:hAnsi="Times New Roman" w:cs="Times New Roman"/>
          <w:color w:val="000000"/>
          <w:sz w:val="24"/>
          <w:szCs w:val="24"/>
        </w:rPr>
        <w:t>.</w:t>
      </w:r>
      <w:bookmarkEnd w:id="95"/>
    </w:p>
    <w:p w14:paraId="27EC6DBC" w14:textId="77777777" w:rsidR="006967CD" w:rsidRPr="000B7D5E" w:rsidRDefault="006967CD" w:rsidP="000B7D5E">
      <w:pPr>
        <w:pStyle w:val="11"/>
        <w:numPr>
          <w:ilvl w:val="0"/>
          <w:numId w:val="8"/>
        </w:numPr>
        <w:ind w:firstLineChars="0"/>
        <w:rPr>
          <w:rFonts w:cs="Times New Roman"/>
          <w:color w:val="000000"/>
          <w:shd w:val="clear" w:color="auto" w:fill="FFFFFF"/>
        </w:rPr>
      </w:pPr>
      <w:bookmarkStart w:id="96" w:name="_Ref534199673"/>
      <w:r w:rsidRPr="000B7D5E">
        <w:rPr>
          <w:rFonts w:cs="Times New Roman"/>
          <w:color w:val="000000"/>
          <w:shd w:val="clear" w:color="auto" w:fill="FFFFFF"/>
        </w:rPr>
        <w:t xml:space="preserve">Zhu Y, Bao Y and Li B. On maximizing </w:t>
      </w:r>
      <w:proofErr w:type="spellStart"/>
      <w:r w:rsidRPr="000B7D5E">
        <w:rPr>
          <w:rFonts w:cs="Times New Roman"/>
          <w:color w:val="000000"/>
          <w:shd w:val="clear" w:color="auto" w:fill="FFFFFF"/>
        </w:rPr>
        <w:t>delayconstrained</w:t>
      </w:r>
      <w:proofErr w:type="spellEnd"/>
      <w:r w:rsidRPr="000B7D5E">
        <w:rPr>
          <w:rFonts w:cs="Times New Roman"/>
          <w:color w:val="000000"/>
          <w:shd w:val="clear" w:color="auto" w:fill="FFFFFF"/>
        </w:rPr>
        <w:t xml:space="preserve"> coverage of urban vehicular networks. IEEE J </w:t>
      </w:r>
      <w:proofErr w:type="spellStart"/>
      <w:r w:rsidRPr="000B7D5E">
        <w:rPr>
          <w:rFonts w:cs="Times New Roman"/>
          <w:color w:val="000000"/>
          <w:shd w:val="clear" w:color="auto" w:fill="FFFFFF"/>
        </w:rPr>
        <w:t>Sel</w:t>
      </w:r>
      <w:proofErr w:type="spellEnd"/>
      <w:r w:rsidRPr="000B7D5E">
        <w:rPr>
          <w:rFonts w:cs="Times New Roman"/>
          <w:color w:val="000000"/>
          <w:shd w:val="clear" w:color="auto" w:fill="FFFFFF"/>
        </w:rPr>
        <w:t xml:space="preserve"> Area </w:t>
      </w:r>
      <w:proofErr w:type="spellStart"/>
      <w:r w:rsidRPr="000B7D5E">
        <w:rPr>
          <w:rFonts w:cs="Times New Roman"/>
          <w:color w:val="000000"/>
          <w:shd w:val="clear" w:color="auto" w:fill="FFFFFF"/>
        </w:rPr>
        <w:t>Commun</w:t>
      </w:r>
      <w:proofErr w:type="spellEnd"/>
      <w:r w:rsidRPr="000B7D5E">
        <w:rPr>
          <w:rFonts w:cs="Times New Roman"/>
          <w:color w:val="000000"/>
          <w:shd w:val="clear" w:color="auto" w:fill="FFFFFF"/>
        </w:rPr>
        <w:t xml:space="preserve"> 2012; 30(4): 804–817.</w:t>
      </w:r>
      <w:bookmarkEnd w:id="96"/>
    </w:p>
    <w:p w14:paraId="343A99F8" w14:textId="77777777" w:rsidR="006967CD" w:rsidRDefault="000B7D5E" w:rsidP="000B7D5E">
      <w:pPr>
        <w:pStyle w:val="11"/>
        <w:numPr>
          <w:ilvl w:val="0"/>
          <w:numId w:val="8"/>
        </w:numPr>
        <w:ind w:firstLineChars="0"/>
        <w:rPr>
          <w:rFonts w:cs="Times New Roman"/>
          <w:color w:val="000000"/>
          <w:shd w:val="clear" w:color="auto" w:fill="FFFFFF"/>
        </w:rPr>
      </w:pPr>
      <w:bookmarkStart w:id="97" w:name="_Ref534199885"/>
      <w:proofErr w:type="spellStart"/>
      <w:r w:rsidRPr="000B7D5E">
        <w:rPr>
          <w:rFonts w:cs="Times New Roman"/>
          <w:color w:val="000000"/>
          <w:shd w:val="clear" w:color="auto" w:fill="FFFFFF"/>
        </w:rPr>
        <w:t>Zarmehri</w:t>
      </w:r>
      <w:proofErr w:type="spellEnd"/>
      <w:r w:rsidRPr="000B7D5E">
        <w:rPr>
          <w:rFonts w:cs="Times New Roman"/>
          <w:color w:val="000000"/>
          <w:shd w:val="clear" w:color="auto" w:fill="FFFFFF"/>
        </w:rPr>
        <w:t xml:space="preserve"> MN and Aguiar A. Supporting sensing application in vehicular networks. In: ACM </w:t>
      </w:r>
      <w:proofErr w:type="spellStart"/>
      <w:r w:rsidRPr="000B7D5E">
        <w:rPr>
          <w:rFonts w:cs="Times New Roman"/>
          <w:color w:val="000000"/>
          <w:shd w:val="clear" w:color="auto" w:fill="FFFFFF"/>
        </w:rPr>
        <w:t>MobiCom</w:t>
      </w:r>
      <w:proofErr w:type="spellEnd"/>
      <w:r w:rsidRPr="000B7D5E">
        <w:rPr>
          <w:rFonts w:cs="Times New Roman"/>
          <w:color w:val="000000"/>
          <w:shd w:val="clear" w:color="auto" w:fill="FFFFFF"/>
        </w:rPr>
        <w:t xml:space="preserve"> workshop on challenged networks, Istanbul, 22 August 2012. New York: ACM.</w:t>
      </w:r>
      <w:bookmarkEnd w:id="97"/>
    </w:p>
    <w:p w14:paraId="47317C4F" w14:textId="77777777" w:rsidR="002F1703" w:rsidRPr="000B7D5E" w:rsidRDefault="002F1703" w:rsidP="000B7D5E">
      <w:pPr>
        <w:pStyle w:val="11"/>
        <w:numPr>
          <w:ilvl w:val="0"/>
          <w:numId w:val="8"/>
        </w:numPr>
        <w:ind w:firstLineChars="0"/>
        <w:rPr>
          <w:rFonts w:cs="Times New Roman"/>
          <w:color w:val="000000"/>
          <w:shd w:val="clear" w:color="auto" w:fill="FFFFFF"/>
        </w:rPr>
      </w:pPr>
      <w:bookmarkStart w:id="98" w:name="_Ref534200511"/>
      <w:r>
        <w:rPr>
          <w:rFonts w:cs="Times New Roman"/>
          <w:color w:val="000000"/>
          <w:shd w:val="clear" w:color="auto" w:fill="FFFFFF"/>
        </w:rPr>
        <w:t xml:space="preserve">Lane N D, </w:t>
      </w:r>
      <w:proofErr w:type="spellStart"/>
      <w:r>
        <w:rPr>
          <w:rFonts w:cs="Times New Roman"/>
          <w:color w:val="000000"/>
          <w:shd w:val="clear" w:color="auto" w:fill="FFFFFF"/>
        </w:rPr>
        <w:t>Miluzzo</w:t>
      </w:r>
      <w:proofErr w:type="spellEnd"/>
      <w:r>
        <w:rPr>
          <w:rFonts w:cs="Times New Roman"/>
          <w:color w:val="000000"/>
          <w:shd w:val="clear" w:color="auto" w:fill="FFFFFF"/>
        </w:rPr>
        <w:t xml:space="preserve"> E, Lu H, et al. A survey of mobile phone sensing[J]. Communication Magazine, 2010,48(9):140-150.</w:t>
      </w:r>
      <w:bookmarkEnd w:id="98"/>
    </w:p>
    <w:p w14:paraId="507ACBE6" w14:textId="77777777" w:rsidR="000B7D5E" w:rsidRPr="000B7D5E" w:rsidRDefault="000B7D5E" w:rsidP="000B7D5E">
      <w:pPr>
        <w:pStyle w:val="11"/>
        <w:numPr>
          <w:ilvl w:val="0"/>
          <w:numId w:val="8"/>
        </w:numPr>
        <w:ind w:firstLineChars="0"/>
        <w:rPr>
          <w:rFonts w:cs="Times New Roman"/>
          <w:color w:val="000000"/>
          <w:shd w:val="clear" w:color="auto" w:fill="FFFFFF"/>
        </w:rPr>
      </w:pPr>
      <w:bookmarkStart w:id="99" w:name="_Ref534200053"/>
      <w:r w:rsidRPr="000B7D5E">
        <w:rPr>
          <w:rFonts w:cs="Times New Roman"/>
          <w:color w:val="000000"/>
          <w:shd w:val="clear" w:color="auto" w:fill="FFFFFF"/>
        </w:rPr>
        <w:t>Dutta P, Aoki PM, Kumar N, et al. Common Sense: participatory urban sensing using a network of handheld air quality monitors. In: Proceedings of the 7th ACM conference on embedded networked sensor systems, Berkeley, CA, 4–6 November 2009, pp.349–350. New York: ACM.</w:t>
      </w:r>
      <w:bookmarkEnd w:id="99"/>
    </w:p>
    <w:p w14:paraId="11ED114C" w14:textId="77777777" w:rsidR="000B7D5E" w:rsidRPr="002F1703" w:rsidRDefault="002F1703" w:rsidP="002F1703">
      <w:pPr>
        <w:pStyle w:val="11"/>
        <w:numPr>
          <w:ilvl w:val="0"/>
          <w:numId w:val="8"/>
        </w:numPr>
        <w:ind w:firstLineChars="0"/>
        <w:rPr>
          <w:rFonts w:cs="Times New Roman"/>
          <w:color w:val="000000"/>
          <w:shd w:val="clear" w:color="auto" w:fill="FFFFFF"/>
        </w:rPr>
      </w:pPr>
      <w:bookmarkStart w:id="100" w:name="_Ref534200054"/>
      <w:r w:rsidRPr="002F1703">
        <w:rPr>
          <w:rFonts w:cs="Times New Roman" w:hint="eastAsia"/>
          <w:color w:val="000000"/>
          <w:shd w:val="clear" w:color="auto" w:fill="FFFFFF"/>
        </w:rPr>
        <w:t xml:space="preserve"> </w:t>
      </w:r>
      <w:bookmarkStart w:id="101" w:name="_Ref534204956"/>
      <w:r w:rsidR="000B7D5E" w:rsidRPr="002F1703">
        <w:rPr>
          <w:rFonts w:cs="Times New Roman" w:hint="eastAsia"/>
          <w:color w:val="000000"/>
          <w:shd w:val="clear" w:color="auto" w:fill="FFFFFF"/>
        </w:rPr>
        <w:t>熊英</w:t>
      </w:r>
      <w:r w:rsidR="000B7D5E" w:rsidRPr="002F1703">
        <w:rPr>
          <w:rFonts w:cs="Times New Roman" w:hint="eastAsia"/>
          <w:color w:val="000000"/>
          <w:shd w:val="clear" w:color="auto" w:fill="FFFFFF"/>
        </w:rPr>
        <w:t xml:space="preserve">, </w:t>
      </w:r>
      <w:r w:rsidR="000B7D5E" w:rsidRPr="002F1703">
        <w:rPr>
          <w:rFonts w:cs="Times New Roman" w:hint="eastAsia"/>
          <w:color w:val="000000"/>
          <w:shd w:val="clear" w:color="auto" w:fill="FFFFFF"/>
        </w:rPr>
        <w:t>史</w:t>
      </w:r>
      <w:proofErr w:type="gramStart"/>
      <w:r w:rsidR="000B7D5E" w:rsidRPr="002F1703">
        <w:rPr>
          <w:rFonts w:cs="Times New Roman" w:hint="eastAsia"/>
          <w:color w:val="000000"/>
          <w:shd w:val="clear" w:color="auto" w:fill="FFFFFF"/>
        </w:rPr>
        <w:t>殿习</w:t>
      </w:r>
      <w:r w:rsidR="000B7D5E" w:rsidRPr="002F1703">
        <w:rPr>
          <w:rFonts w:cs="Times New Roman" w:hint="eastAsia"/>
          <w:color w:val="000000"/>
          <w:shd w:val="clear" w:color="auto" w:fill="FFFFFF"/>
        </w:rPr>
        <w:t xml:space="preserve">, </w:t>
      </w:r>
      <w:r w:rsidR="000B7D5E" w:rsidRPr="002F1703">
        <w:rPr>
          <w:rFonts w:cs="Times New Roman" w:hint="eastAsia"/>
          <w:color w:val="000000"/>
          <w:shd w:val="clear" w:color="auto" w:fill="FFFFFF"/>
        </w:rPr>
        <w:t>丁博</w:t>
      </w:r>
      <w:proofErr w:type="gramEnd"/>
      <w:r w:rsidR="000B7D5E" w:rsidRPr="002F1703">
        <w:rPr>
          <w:rFonts w:cs="Times New Roman" w:hint="eastAsia"/>
          <w:color w:val="000000"/>
          <w:shd w:val="clear" w:color="auto" w:fill="FFFFFF"/>
        </w:rPr>
        <w:t>,</w:t>
      </w:r>
      <w:r w:rsidR="000B7D5E" w:rsidRPr="002F1703">
        <w:rPr>
          <w:rFonts w:cs="Times New Roman" w:hint="eastAsia"/>
          <w:color w:val="000000"/>
          <w:shd w:val="clear" w:color="auto" w:fill="FFFFFF"/>
        </w:rPr>
        <w:t>等</w:t>
      </w:r>
      <w:r w:rsidR="000B7D5E" w:rsidRPr="002F1703">
        <w:rPr>
          <w:rFonts w:cs="Times New Roman" w:hint="eastAsia"/>
          <w:color w:val="000000"/>
          <w:shd w:val="clear" w:color="auto" w:fill="FFFFFF"/>
        </w:rPr>
        <w:t xml:space="preserve">. </w:t>
      </w:r>
      <w:r w:rsidR="000B7D5E" w:rsidRPr="002F1703">
        <w:rPr>
          <w:rFonts w:cs="Times New Roman" w:hint="eastAsia"/>
          <w:color w:val="000000"/>
          <w:shd w:val="clear" w:color="auto" w:fill="FFFFFF"/>
        </w:rPr>
        <w:t>移动群体感知技术研究</w:t>
      </w:r>
      <w:r w:rsidR="000B7D5E" w:rsidRPr="002F1703">
        <w:rPr>
          <w:rFonts w:cs="Times New Roman" w:hint="eastAsia"/>
          <w:color w:val="000000"/>
          <w:shd w:val="clear" w:color="auto" w:fill="FFFFFF"/>
        </w:rPr>
        <w:t xml:space="preserve">[J]. </w:t>
      </w:r>
      <w:r w:rsidR="000B7D5E" w:rsidRPr="002F1703">
        <w:rPr>
          <w:rFonts w:cs="Times New Roman" w:hint="eastAsia"/>
          <w:color w:val="000000"/>
          <w:shd w:val="clear" w:color="auto" w:fill="FFFFFF"/>
        </w:rPr>
        <w:t>计算机科学</w:t>
      </w:r>
      <w:r w:rsidR="000B7D5E" w:rsidRPr="002F1703">
        <w:rPr>
          <w:rFonts w:cs="Times New Roman" w:hint="eastAsia"/>
          <w:color w:val="000000"/>
          <w:shd w:val="clear" w:color="auto" w:fill="FFFFFF"/>
        </w:rPr>
        <w:t>, 2014, 41(4):1-8.</w:t>
      </w:r>
      <w:bookmarkEnd w:id="100"/>
      <w:bookmarkEnd w:id="101"/>
    </w:p>
    <w:p w14:paraId="4EBD42D0" w14:textId="77777777" w:rsidR="002F1703" w:rsidRDefault="002F1703" w:rsidP="002F1703">
      <w:pPr>
        <w:pStyle w:val="11"/>
        <w:numPr>
          <w:ilvl w:val="0"/>
          <w:numId w:val="8"/>
        </w:numPr>
        <w:ind w:firstLineChars="0"/>
        <w:rPr>
          <w:rFonts w:cs="Times New Roman"/>
          <w:color w:val="000000"/>
          <w:shd w:val="clear" w:color="auto" w:fill="FFFFFF"/>
        </w:rPr>
      </w:pPr>
      <w:r w:rsidRPr="002F1703">
        <w:rPr>
          <w:rFonts w:cs="Times New Roman"/>
          <w:color w:val="000000"/>
          <w:shd w:val="clear" w:color="auto" w:fill="FFFFFF"/>
        </w:rPr>
        <w:t xml:space="preserve"> </w:t>
      </w:r>
      <w:bookmarkStart w:id="102" w:name="_Ref534200779"/>
      <w:r w:rsidRPr="002F1703">
        <w:rPr>
          <w:rFonts w:cs="Times New Roman"/>
          <w:color w:val="000000"/>
          <w:shd w:val="clear" w:color="auto" w:fill="FFFFFF"/>
        </w:rPr>
        <w:t xml:space="preserve">Bao </w:t>
      </w:r>
      <w:proofErr w:type="spellStart"/>
      <w:proofErr w:type="gramStart"/>
      <w:r w:rsidRPr="002F1703">
        <w:rPr>
          <w:rFonts w:cs="Times New Roman"/>
          <w:color w:val="000000"/>
          <w:shd w:val="clear" w:color="auto" w:fill="FFFFFF"/>
        </w:rPr>
        <w:t>L,Intille</w:t>
      </w:r>
      <w:proofErr w:type="spellEnd"/>
      <w:proofErr w:type="gramEnd"/>
      <w:r w:rsidRPr="002F1703">
        <w:rPr>
          <w:rFonts w:cs="Times New Roman"/>
          <w:color w:val="000000"/>
          <w:shd w:val="clear" w:color="auto" w:fill="FFFFFF"/>
        </w:rPr>
        <w:t xml:space="preserve"> S </w:t>
      </w:r>
      <w:proofErr w:type="spellStart"/>
      <w:r w:rsidRPr="002F1703">
        <w:rPr>
          <w:rFonts w:cs="Times New Roman"/>
          <w:color w:val="000000"/>
          <w:shd w:val="clear" w:color="auto" w:fill="FFFFFF"/>
        </w:rPr>
        <w:t>S</w:t>
      </w:r>
      <w:proofErr w:type="spellEnd"/>
      <w:r w:rsidRPr="002F1703">
        <w:rPr>
          <w:rFonts w:cs="Times New Roman"/>
          <w:color w:val="000000"/>
          <w:shd w:val="clear" w:color="auto" w:fill="FFFFFF"/>
        </w:rPr>
        <w:t xml:space="preserve">. Activity recognition from user-annotated acceleration data[M]. </w:t>
      </w:r>
      <w:proofErr w:type="spellStart"/>
      <w:r w:rsidRPr="002F1703">
        <w:rPr>
          <w:rFonts w:cs="Times New Roman"/>
          <w:color w:val="000000"/>
          <w:shd w:val="clear" w:color="auto" w:fill="FFFFFF"/>
        </w:rPr>
        <w:lastRenderedPageBreak/>
        <w:t>Pervasiver</w:t>
      </w:r>
      <w:proofErr w:type="spellEnd"/>
      <w:r w:rsidRPr="002F1703">
        <w:rPr>
          <w:rFonts w:cs="Times New Roman"/>
          <w:color w:val="000000"/>
          <w:shd w:val="clear" w:color="auto" w:fill="FFFFFF"/>
        </w:rPr>
        <w:t xml:space="preserve"> </w:t>
      </w:r>
      <w:proofErr w:type="gramStart"/>
      <w:r w:rsidRPr="002F1703">
        <w:rPr>
          <w:rFonts w:cs="Times New Roman"/>
          <w:color w:val="000000"/>
          <w:shd w:val="clear" w:color="auto" w:fill="FFFFFF"/>
        </w:rPr>
        <w:t>Computing ,</w:t>
      </w:r>
      <w:proofErr w:type="gramEnd"/>
      <w:r w:rsidRPr="002F1703">
        <w:rPr>
          <w:rFonts w:cs="Times New Roman"/>
          <w:color w:val="000000"/>
          <w:shd w:val="clear" w:color="auto" w:fill="FFFFFF"/>
        </w:rPr>
        <w:t xml:space="preserve"> 2014:1-17.</w:t>
      </w:r>
      <w:bookmarkEnd w:id="102"/>
    </w:p>
    <w:p w14:paraId="4DB8F3DD" w14:textId="77777777" w:rsidR="006B4A1E" w:rsidRDefault="006B4A1E" w:rsidP="006B4A1E">
      <w:pPr>
        <w:pStyle w:val="11"/>
        <w:numPr>
          <w:ilvl w:val="0"/>
          <w:numId w:val="8"/>
        </w:numPr>
        <w:ind w:firstLineChars="0"/>
        <w:rPr>
          <w:rFonts w:cs="Times New Roman"/>
          <w:color w:val="000000"/>
          <w:shd w:val="clear" w:color="auto" w:fill="FFFFFF"/>
        </w:rPr>
      </w:pPr>
      <w:proofErr w:type="gramStart"/>
      <w:r w:rsidRPr="006B4A1E">
        <w:rPr>
          <w:rFonts w:cs="Times New Roman"/>
          <w:color w:val="000000"/>
          <w:shd w:val="clear" w:color="auto" w:fill="FFFFFF"/>
        </w:rPr>
        <w:t>S  Liu</w:t>
      </w:r>
      <w:proofErr w:type="gramEnd"/>
      <w:r w:rsidRPr="006B4A1E">
        <w:rPr>
          <w:rFonts w:cs="Times New Roman"/>
          <w:color w:val="000000"/>
          <w:shd w:val="clear" w:color="auto" w:fill="FFFFFF"/>
        </w:rPr>
        <w:t xml:space="preserve">,  J  Yang,  B  Li,  et  al.  </w:t>
      </w:r>
      <w:proofErr w:type="gramStart"/>
      <w:r w:rsidRPr="006B4A1E">
        <w:rPr>
          <w:rFonts w:cs="Times New Roman"/>
          <w:color w:val="000000"/>
          <w:shd w:val="clear" w:color="auto" w:fill="FFFFFF"/>
        </w:rPr>
        <w:t>Volunteer  sensing</w:t>
      </w:r>
      <w:proofErr w:type="gramEnd"/>
      <w:r w:rsidRPr="006B4A1E">
        <w:rPr>
          <w:rFonts w:cs="Times New Roman"/>
          <w:color w:val="000000"/>
          <w:shd w:val="clear" w:color="auto" w:fill="FFFFFF"/>
        </w:rPr>
        <w:t>:  the  new  paradigm  of  social  sensing[C].  IEEE International Conference on Parallel &amp; Distributed Systems. IEEE, 2011:982-987.</w:t>
      </w:r>
    </w:p>
    <w:p w14:paraId="4B703801" w14:textId="77777777" w:rsidR="006B4A1E" w:rsidRDefault="006B4A1E" w:rsidP="006B4A1E">
      <w:pPr>
        <w:pStyle w:val="11"/>
        <w:numPr>
          <w:ilvl w:val="0"/>
          <w:numId w:val="8"/>
        </w:numPr>
        <w:ind w:firstLineChars="0"/>
        <w:rPr>
          <w:rFonts w:cs="Times New Roman"/>
          <w:color w:val="000000"/>
          <w:shd w:val="clear" w:color="auto" w:fill="FFFFFF"/>
        </w:rPr>
      </w:pPr>
      <w:r w:rsidRPr="006B4A1E">
        <w:rPr>
          <w:rFonts w:cs="Times New Roman"/>
          <w:color w:val="000000"/>
          <w:shd w:val="clear" w:color="auto" w:fill="FFFFFF"/>
        </w:rPr>
        <w:t xml:space="preserve">D Philipp, F </w:t>
      </w:r>
      <w:proofErr w:type="spellStart"/>
      <w:r w:rsidRPr="006B4A1E">
        <w:rPr>
          <w:rFonts w:cs="Times New Roman"/>
          <w:color w:val="000000"/>
          <w:shd w:val="clear" w:color="auto" w:fill="FFFFFF"/>
        </w:rPr>
        <w:t>Dürr</w:t>
      </w:r>
      <w:proofErr w:type="spellEnd"/>
      <w:r w:rsidRPr="006B4A1E">
        <w:rPr>
          <w:rFonts w:cs="Times New Roman"/>
          <w:color w:val="000000"/>
          <w:shd w:val="clear" w:color="auto" w:fill="FFFFFF"/>
        </w:rPr>
        <w:t xml:space="preserve">, K </w:t>
      </w:r>
      <w:proofErr w:type="spellStart"/>
      <w:r w:rsidRPr="006B4A1E">
        <w:rPr>
          <w:rFonts w:cs="Times New Roman"/>
          <w:color w:val="000000"/>
          <w:shd w:val="clear" w:color="auto" w:fill="FFFFFF"/>
        </w:rPr>
        <w:t>Rothermel</w:t>
      </w:r>
      <w:proofErr w:type="spellEnd"/>
      <w:r w:rsidRPr="006B4A1E">
        <w:rPr>
          <w:rFonts w:cs="Times New Roman"/>
          <w:color w:val="000000"/>
          <w:shd w:val="clear" w:color="auto" w:fill="FFFFFF"/>
        </w:rPr>
        <w:t xml:space="preserve">. A sensor network abstraction for flexible public sensing systems[C]. </w:t>
      </w:r>
      <w:proofErr w:type="gramStart"/>
      <w:r w:rsidRPr="006B4A1E">
        <w:rPr>
          <w:rFonts w:cs="Times New Roman"/>
          <w:color w:val="000000"/>
          <w:shd w:val="clear" w:color="auto" w:fill="FFFFFF"/>
        </w:rPr>
        <w:t>Eighth  IEEE</w:t>
      </w:r>
      <w:proofErr w:type="gramEnd"/>
      <w:r w:rsidRPr="006B4A1E">
        <w:rPr>
          <w:rFonts w:cs="Times New Roman"/>
          <w:color w:val="000000"/>
          <w:shd w:val="clear" w:color="auto" w:fill="FFFFFF"/>
        </w:rPr>
        <w:t xml:space="preserve">  International  Conference  on  Mobile  Ad-Hoc  and  Sensor  Systems.  </w:t>
      </w:r>
      <w:proofErr w:type="gramStart"/>
      <w:r w:rsidRPr="006B4A1E">
        <w:rPr>
          <w:rFonts w:cs="Times New Roman"/>
          <w:color w:val="000000"/>
          <w:shd w:val="clear" w:color="auto" w:fill="FFFFFF"/>
        </w:rPr>
        <w:t>IEEE  Computer</w:t>
      </w:r>
      <w:proofErr w:type="gramEnd"/>
      <w:r w:rsidRPr="006B4A1E">
        <w:rPr>
          <w:rFonts w:cs="Times New Roman"/>
          <w:color w:val="000000"/>
          <w:shd w:val="clear" w:color="auto" w:fill="FFFFFF"/>
        </w:rPr>
        <w:t xml:space="preserve"> Society, 2011:460-469</w:t>
      </w:r>
      <w:r>
        <w:rPr>
          <w:rFonts w:cs="Times New Roman"/>
          <w:color w:val="000000"/>
          <w:shd w:val="clear" w:color="auto" w:fill="FFFFFF"/>
        </w:rPr>
        <w:t>.</w:t>
      </w:r>
    </w:p>
    <w:p w14:paraId="2B216C96" w14:textId="77777777" w:rsidR="006B4A1E" w:rsidRDefault="006B4A1E" w:rsidP="006B4A1E">
      <w:pPr>
        <w:pStyle w:val="11"/>
        <w:numPr>
          <w:ilvl w:val="0"/>
          <w:numId w:val="8"/>
        </w:numPr>
        <w:ind w:firstLineChars="0"/>
        <w:rPr>
          <w:rFonts w:cs="Times New Roman"/>
          <w:color w:val="000000"/>
          <w:shd w:val="clear" w:color="auto" w:fill="FFFFFF"/>
        </w:rPr>
      </w:pPr>
      <w:proofErr w:type="gramStart"/>
      <w:r w:rsidRPr="006B4A1E">
        <w:rPr>
          <w:rFonts w:cs="Times New Roman"/>
          <w:color w:val="000000"/>
          <w:shd w:val="clear" w:color="auto" w:fill="FFFFFF"/>
        </w:rPr>
        <w:t>A  Krause</w:t>
      </w:r>
      <w:proofErr w:type="gramEnd"/>
      <w:r w:rsidRPr="006B4A1E">
        <w:rPr>
          <w:rFonts w:cs="Times New Roman"/>
          <w:color w:val="000000"/>
          <w:shd w:val="clear" w:color="auto" w:fill="FFFFFF"/>
        </w:rPr>
        <w:t xml:space="preserve">,  E  Horvitz,  A  </w:t>
      </w:r>
      <w:proofErr w:type="spellStart"/>
      <w:r w:rsidRPr="006B4A1E">
        <w:rPr>
          <w:rFonts w:cs="Times New Roman"/>
          <w:color w:val="000000"/>
          <w:shd w:val="clear" w:color="auto" w:fill="FFFFFF"/>
        </w:rPr>
        <w:t>Kansal</w:t>
      </w:r>
      <w:proofErr w:type="spellEnd"/>
      <w:r w:rsidRPr="006B4A1E">
        <w:rPr>
          <w:rFonts w:cs="Times New Roman"/>
          <w:color w:val="000000"/>
          <w:shd w:val="clear" w:color="auto" w:fill="FFFFFF"/>
        </w:rPr>
        <w:t xml:space="preserve">,  et  al.  </w:t>
      </w:r>
      <w:proofErr w:type="gramStart"/>
      <w:r w:rsidRPr="006B4A1E">
        <w:rPr>
          <w:rFonts w:cs="Times New Roman"/>
          <w:color w:val="000000"/>
          <w:shd w:val="clear" w:color="auto" w:fill="FFFFFF"/>
        </w:rPr>
        <w:t>Toward  community</w:t>
      </w:r>
      <w:proofErr w:type="gramEnd"/>
      <w:r w:rsidRPr="006B4A1E">
        <w:rPr>
          <w:rFonts w:cs="Times New Roman"/>
          <w:color w:val="000000"/>
          <w:shd w:val="clear" w:color="auto" w:fill="FFFFFF"/>
        </w:rPr>
        <w:t xml:space="preserve">  sensing[C].  </w:t>
      </w:r>
      <w:proofErr w:type="gramStart"/>
      <w:r w:rsidRPr="006B4A1E">
        <w:rPr>
          <w:rFonts w:cs="Times New Roman"/>
          <w:color w:val="000000"/>
          <w:shd w:val="clear" w:color="auto" w:fill="FFFFFF"/>
        </w:rPr>
        <w:t>International  Conference</w:t>
      </w:r>
      <w:proofErr w:type="gramEnd"/>
      <w:r w:rsidRPr="006B4A1E">
        <w:rPr>
          <w:rFonts w:cs="Times New Roman"/>
          <w:color w:val="000000"/>
          <w:shd w:val="clear" w:color="auto" w:fill="FFFFFF"/>
        </w:rPr>
        <w:t xml:space="preserve">  on Information  Processing  in  Sensor  Networks,  IPSN  2008,  St.  </w:t>
      </w:r>
      <w:proofErr w:type="gramStart"/>
      <w:r w:rsidRPr="006B4A1E">
        <w:rPr>
          <w:rFonts w:cs="Times New Roman"/>
          <w:color w:val="000000"/>
          <w:shd w:val="clear" w:color="auto" w:fill="FFFFFF"/>
        </w:rPr>
        <w:t>Louis,  Missouri</w:t>
      </w:r>
      <w:proofErr w:type="gramEnd"/>
      <w:r w:rsidRPr="006B4A1E">
        <w:rPr>
          <w:rFonts w:cs="Times New Roman"/>
          <w:color w:val="000000"/>
          <w:shd w:val="clear" w:color="auto" w:fill="FFFFFF"/>
        </w:rPr>
        <w:t xml:space="preserve">,  </w:t>
      </w:r>
      <w:proofErr w:type="spellStart"/>
      <w:r w:rsidRPr="006B4A1E">
        <w:rPr>
          <w:rFonts w:cs="Times New Roman"/>
          <w:color w:val="000000"/>
          <w:shd w:val="clear" w:color="auto" w:fill="FFFFFF"/>
        </w:rPr>
        <w:t>Usa</w:t>
      </w:r>
      <w:proofErr w:type="spellEnd"/>
      <w:r w:rsidRPr="006B4A1E">
        <w:rPr>
          <w:rFonts w:cs="Times New Roman"/>
          <w:color w:val="000000"/>
          <w:shd w:val="clear" w:color="auto" w:fill="FFFFFF"/>
        </w:rPr>
        <w:t>,  April. 2008:481-492.</w:t>
      </w:r>
    </w:p>
    <w:p w14:paraId="3C4F7163" w14:textId="77777777" w:rsidR="006B4A1E" w:rsidRDefault="006B4A1E" w:rsidP="006B4A1E">
      <w:pPr>
        <w:pStyle w:val="11"/>
        <w:numPr>
          <w:ilvl w:val="0"/>
          <w:numId w:val="8"/>
        </w:numPr>
        <w:ind w:firstLineChars="0"/>
        <w:rPr>
          <w:rFonts w:cs="Times New Roman"/>
          <w:color w:val="000000"/>
          <w:shd w:val="clear" w:color="auto" w:fill="FFFFFF"/>
        </w:rPr>
      </w:pPr>
      <w:bookmarkStart w:id="103" w:name="_Ref534201056"/>
      <w:r w:rsidRPr="006B4A1E">
        <w:rPr>
          <w:rFonts w:cs="Times New Roman"/>
          <w:color w:val="000000"/>
          <w:shd w:val="clear" w:color="auto" w:fill="FFFFFF"/>
        </w:rPr>
        <w:t>D Cuff, M Hansen, J Kang. Urban sensing: out of the woods[J]. Communications of the ACM, 2008, 51(3): 24-33.</w:t>
      </w:r>
      <w:bookmarkEnd w:id="103"/>
    </w:p>
    <w:p w14:paraId="4EBDB3F6" w14:textId="77777777" w:rsidR="006B4A1E" w:rsidRDefault="006B4A1E" w:rsidP="006B4A1E">
      <w:pPr>
        <w:pStyle w:val="11"/>
        <w:numPr>
          <w:ilvl w:val="0"/>
          <w:numId w:val="8"/>
        </w:numPr>
        <w:ind w:firstLineChars="0"/>
        <w:rPr>
          <w:rFonts w:cs="Times New Roman"/>
          <w:color w:val="000000"/>
          <w:shd w:val="clear" w:color="auto" w:fill="FFFFFF"/>
        </w:rPr>
      </w:pPr>
      <w:bookmarkStart w:id="104" w:name="_Ref534201390"/>
      <w:proofErr w:type="spellStart"/>
      <w:r>
        <w:rPr>
          <w:rFonts w:cs="Times New Roman"/>
          <w:color w:val="000000"/>
          <w:shd w:val="clear" w:color="auto" w:fill="FFFFFF"/>
        </w:rPr>
        <w:t>Danezis</w:t>
      </w:r>
      <w:proofErr w:type="spellEnd"/>
      <w:r>
        <w:rPr>
          <w:rFonts w:cs="Times New Roman"/>
          <w:color w:val="000000"/>
          <w:shd w:val="clear" w:color="auto" w:fill="FFFFFF"/>
        </w:rPr>
        <w:t xml:space="preserve"> G, Lewis S, Anderson R J. How much is location privacy </w:t>
      </w:r>
      <w:proofErr w:type="gramStart"/>
      <w:r>
        <w:rPr>
          <w:rFonts w:cs="Times New Roman"/>
          <w:color w:val="000000"/>
          <w:shd w:val="clear" w:color="auto" w:fill="FFFFFF"/>
        </w:rPr>
        <w:t>worth?[</w:t>
      </w:r>
      <w:proofErr w:type="gramEnd"/>
      <w:r>
        <w:rPr>
          <w:rFonts w:cs="Times New Roman"/>
          <w:color w:val="000000"/>
          <w:shd w:val="clear" w:color="auto" w:fill="FFFFFF"/>
        </w:rPr>
        <w:t xml:space="preserve">C]. Annual Workshop on the Economics </w:t>
      </w:r>
      <w:proofErr w:type="gramStart"/>
      <w:r>
        <w:rPr>
          <w:rFonts w:cs="Times New Roman"/>
          <w:color w:val="000000"/>
          <w:shd w:val="clear" w:color="auto" w:fill="FFFFFF"/>
        </w:rPr>
        <w:t>of  Information</w:t>
      </w:r>
      <w:proofErr w:type="gramEnd"/>
      <w:r>
        <w:rPr>
          <w:rFonts w:cs="Times New Roman"/>
          <w:color w:val="000000"/>
          <w:shd w:val="clear" w:color="auto" w:fill="FFFFFF"/>
        </w:rPr>
        <w:t xml:space="preserve"> Security (WEIS): Vol 5.2005.</w:t>
      </w:r>
      <w:bookmarkEnd w:id="104"/>
    </w:p>
    <w:p w14:paraId="5EADCBC4" w14:textId="77777777" w:rsidR="00480197" w:rsidRDefault="00480197" w:rsidP="006B4A1E">
      <w:pPr>
        <w:pStyle w:val="11"/>
        <w:numPr>
          <w:ilvl w:val="0"/>
          <w:numId w:val="8"/>
        </w:numPr>
        <w:ind w:firstLineChars="0"/>
        <w:rPr>
          <w:rFonts w:cs="Times New Roman"/>
          <w:color w:val="000000"/>
          <w:shd w:val="clear" w:color="auto" w:fill="FFFFFF"/>
        </w:rPr>
      </w:pPr>
      <w:bookmarkStart w:id="105" w:name="_Ref534201597"/>
      <w:r>
        <w:rPr>
          <w:rFonts w:cs="Times New Roman"/>
          <w:color w:val="000000"/>
          <w:shd w:val="clear" w:color="auto" w:fill="FFFFFF"/>
        </w:rPr>
        <w:t>Zhang Q, Wen Y, Tian X, et al. Truthful incentive mechanisms for crowdsourcing[C]. International Conference on Computer Communication (INFO-COM), 2015:2812-2838.</w:t>
      </w:r>
      <w:bookmarkEnd w:id="105"/>
    </w:p>
    <w:p w14:paraId="4C6F1184" w14:textId="77777777" w:rsidR="00480197" w:rsidRDefault="00480197" w:rsidP="006B4A1E">
      <w:pPr>
        <w:pStyle w:val="11"/>
        <w:numPr>
          <w:ilvl w:val="0"/>
          <w:numId w:val="8"/>
        </w:numPr>
        <w:ind w:firstLineChars="0"/>
        <w:rPr>
          <w:rFonts w:cs="Times New Roman"/>
          <w:color w:val="000000"/>
          <w:shd w:val="clear" w:color="auto" w:fill="FFFFFF"/>
        </w:rPr>
      </w:pPr>
      <w:bookmarkStart w:id="106" w:name="_Ref534201867"/>
      <w:r>
        <w:rPr>
          <w:rFonts w:cs="Times New Roman"/>
          <w:color w:val="000000"/>
          <w:shd w:val="clear" w:color="auto" w:fill="FFFFFF"/>
        </w:rPr>
        <w:t xml:space="preserve">Gao L, Hou F, Huang J. Providing long-term participants incentive in </w:t>
      </w:r>
      <w:proofErr w:type="spellStart"/>
      <w:r>
        <w:rPr>
          <w:rFonts w:cs="Times New Roman"/>
          <w:color w:val="000000"/>
          <w:shd w:val="clear" w:color="auto" w:fill="FFFFFF"/>
        </w:rPr>
        <w:t>participantory</w:t>
      </w:r>
      <w:proofErr w:type="spellEnd"/>
      <w:r>
        <w:rPr>
          <w:rFonts w:cs="Times New Roman"/>
          <w:color w:val="000000"/>
          <w:shd w:val="clear" w:color="auto" w:fill="FFFFFF"/>
        </w:rPr>
        <w:t xml:space="preserve"> sensing[C]. International Conference on Computer Communications (INFO-COM), 2015:2803-2811.</w:t>
      </w:r>
      <w:bookmarkEnd w:id="106"/>
    </w:p>
    <w:p w14:paraId="5BFFE3B2" w14:textId="77777777" w:rsidR="00C96C44" w:rsidRDefault="00C96C44" w:rsidP="006B4A1E">
      <w:pPr>
        <w:pStyle w:val="11"/>
        <w:numPr>
          <w:ilvl w:val="0"/>
          <w:numId w:val="8"/>
        </w:numPr>
        <w:ind w:firstLineChars="0"/>
        <w:rPr>
          <w:rFonts w:cs="Times New Roman"/>
          <w:color w:val="000000"/>
          <w:shd w:val="clear" w:color="auto" w:fill="FFFFFF"/>
        </w:rPr>
      </w:pPr>
      <w:bookmarkStart w:id="107" w:name="_Ref534202277"/>
      <w:r>
        <w:rPr>
          <w:rFonts w:cs="Times New Roman"/>
          <w:color w:val="000000"/>
          <w:shd w:val="clear" w:color="auto" w:fill="FFFFFF"/>
        </w:rPr>
        <w:t xml:space="preserve">Lee J S, Hoh B. Sell your experiences: a marker </w:t>
      </w:r>
      <w:proofErr w:type="gramStart"/>
      <w:r>
        <w:rPr>
          <w:rFonts w:cs="Times New Roman"/>
          <w:color w:val="000000"/>
          <w:shd w:val="clear" w:color="auto" w:fill="FFFFFF"/>
        </w:rPr>
        <w:t>mechanism based</w:t>
      </w:r>
      <w:proofErr w:type="gramEnd"/>
      <w:r>
        <w:rPr>
          <w:rFonts w:cs="Times New Roman"/>
          <w:color w:val="000000"/>
          <w:shd w:val="clear" w:color="auto" w:fill="FFFFFF"/>
        </w:rPr>
        <w:t xml:space="preserve"> incentive for participatory sensing. International Conference on Pervasive Computing and Communication, 2010:60-68.</w:t>
      </w:r>
      <w:bookmarkEnd w:id="107"/>
    </w:p>
    <w:p w14:paraId="02CF0F57" w14:textId="77777777" w:rsidR="00C96C44" w:rsidRDefault="00C96C44" w:rsidP="006B4A1E">
      <w:pPr>
        <w:pStyle w:val="11"/>
        <w:numPr>
          <w:ilvl w:val="0"/>
          <w:numId w:val="8"/>
        </w:numPr>
        <w:ind w:firstLineChars="0"/>
        <w:rPr>
          <w:rFonts w:cs="Times New Roman"/>
          <w:color w:val="000000"/>
          <w:shd w:val="clear" w:color="auto" w:fill="FFFFFF"/>
        </w:rPr>
      </w:pPr>
      <w:bookmarkStart w:id="108" w:name="_Ref534202279"/>
      <w:proofErr w:type="spellStart"/>
      <w:r>
        <w:rPr>
          <w:rFonts w:cs="Times New Roman"/>
          <w:color w:val="000000"/>
          <w:shd w:val="clear" w:color="auto" w:fill="FFFFFF"/>
        </w:rPr>
        <w:t>Koutsopoulos</w:t>
      </w:r>
      <w:proofErr w:type="spellEnd"/>
      <w:r>
        <w:rPr>
          <w:rFonts w:cs="Times New Roman"/>
          <w:color w:val="000000"/>
          <w:shd w:val="clear" w:color="auto" w:fill="FFFFFF"/>
        </w:rPr>
        <w:t xml:space="preserve"> I. Optimal incentive-driven design of participatory sensing systems[C]. International Conference on Computer Communications (INFO-COM),2013:1402-1410.</w:t>
      </w:r>
      <w:bookmarkEnd w:id="108"/>
    </w:p>
    <w:p w14:paraId="5C8C30C1" w14:textId="77777777" w:rsidR="00157D7F" w:rsidRDefault="00157D7F" w:rsidP="00157D7F">
      <w:pPr>
        <w:pStyle w:val="11"/>
        <w:numPr>
          <w:ilvl w:val="0"/>
          <w:numId w:val="8"/>
        </w:numPr>
        <w:ind w:firstLineChars="0"/>
        <w:rPr>
          <w:rFonts w:cs="Times New Roman"/>
          <w:color w:val="000000"/>
          <w:shd w:val="clear" w:color="auto" w:fill="FFFFFF"/>
        </w:rPr>
      </w:pPr>
      <w:bookmarkStart w:id="109" w:name="_Ref534203501"/>
      <w:r w:rsidRPr="00157D7F">
        <w:rPr>
          <w:rFonts w:cs="Times New Roman"/>
          <w:color w:val="000000"/>
          <w:shd w:val="clear" w:color="auto" w:fill="FFFFFF"/>
        </w:rPr>
        <w:t xml:space="preserve">Y. Wang, Z. Cai, G. Ying, Yang Gao, X. Tong, and G. Wu, “An </w:t>
      </w:r>
      <w:proofErr w:type="spellStart"/>
      <w:r w:rsidRPr="00157D7F">
        <w:rPr>
          <w:rFonts w:cs="Times New Roman"/>
          <w:color w:val="000000"/>
          <w:shd w:val="clear" w:color="auto" w:fill="FFFFFF"/>
        </w:rPr>
        <w:t>incentivemechanism</w:t>
      </w:r>
      <w:proofErr w:type="spellEnd"/>
      <w:r w:rsidRPr="00157D7F">
        <w:rPr>
          <w:rFonts w:cs="Times New Roman"/>
          <w:color w:val="000000"/>
          <w:shd w:val="clear" w:color="auto" w:fill="FFFFFF"/>
        </w:rPr>
        <w:t xml:space="preserve"> with privacy protection in mobile crowdsourcing systems</w:t>
      </w:r>
      <w:proofErr w:type="gramStart"/>
      <w:r w:rsidRPr="00157D7F">
        <w:rPr>
          <w:rFonts w:cs="Times New Roman"/>
          <w:color w:val="000000"/>
          <w:shd w:val="clear" w:color="auto" w:fill="FFFFFF"/>
        </w:rPr>
        <w:t>,”</w:t>
      </w:r>
      <w:proofErr w:type="spellStart"/>
      <w:r w:rsidRPr="00157D7F">
        <w:rPr>
          <w:rFonts w:cs="Times New Roman"/>
          <w:color w:val="000000"/>
          <w:shd w:val="clear" w:color="auto" w:fill="FFFFFF"/>
        </w:rPr>
        <w:t>Comput</w:t>
      </w:r>
      <w:proofErr w:type="spellEnd"/>
      <w:proofErr w:type="gramEnd"/>
      <w:r w:rsidRPr="00157D7F">
        <w:rPr>
          <w:rFonts w:cs="Times New Roman"/>
          <w:color w:val="000000"/>
          <w:shd w:val="clear" w:color="auto" w:fill="FFFFFF"/>
        </w:rPr>
        <w:t xml:space="preserve">. </w:t>
      </w:r>
      <w:proofErr w:type="spellStart"/>
      <w:r w:rsidRPr="00157D7F">
        <w:rPr>
          <w:rFonts w:cs="Times New Roman"/>
          <w:color w:val="000000"/>
          <w:shd w:val="clear" w:color="auto" w:fill="FFFFFF"/>
        </w:rPr>
        <w:t>Netw</w:t>
      </w:r>
      <w:proofErr w:type="spellEnd"/>
      <w:r w:rsidRPr="00157D7F">
        <w:rPr>
          <w:rFonts w:cs="Times New Roman"/>
          <w:color w:val="000000"/>
          <w:shd w:val="clear" w:color="auto" w:fill="FFFFFF"/>
        </w:rPr>
        <w:t>., vol. 102, pp. 157–171, 2016.</w:t>
      </w:r>
      <w:bookmarkEnd w:id="109"/>
    </w:p>
    <w:p w14:paraId="09374625" w14:textId="77777777" w:rsidR="00157D7F" w:rsidRDefault="00157D7F" w:rsidP="00157D7F">
      <w:pPr>
        <w:pStyle w:val="a3"/>
        <w:numPr>
          <w:ilvl w:val="0"/>
          <w:numId w:val="8"/>
        </w:numPr>
        <w:autoSpaceDE w:val="0"/>
        <w:autoSpaceDN w:val="0"/>
        <w:adjustRightInd w:val="0"/>
        <w:ind w:firstLineChars="0"/>
        <w:rPr>
          <w:rFonts w:ascii="Times New Roman" w:hAnsi="Times New Roman" w:cs="Times New Roman"/>
          <w:color w:val="000000"/>
          <w:sz w:val="24"/>
          <w:szCs w:val="24"/>
          <w:shd w:val="clear" w:color="auto" w:fill="FFFFFF"/>
        </w:rPr>
      </w:pPr>
      <w:bookmarkStart w:id="110" w:name="_Ref534203503"/>
      <w:r w:rsidRPr="00157D7F">
        <w:rPr>
          <w:rFonts w:ascii="Times New Roman" w:hAnsi="Times New Roman" w:cs="Times New Roman"/>
          <w:color w:val="000000"/>
          <w:sz w:val="24"/>
          <w:szCs w:val="24"/>
          <w:shd w:val="clear" w:color="auto" w:fill="FFFFFF"/>
        </w:rPr>
        <w:t xml:space="preserve">Z. </w:t>
      </w:r>
      <w:proofErr w:type="spellStart"/>
      <w:r w:rsidRPr="00157D7F">
        <w:rPr>
          <w:rFonts w:ascii="Times New Roman" w:hAnsi="Times New Roman" w:cs="Times New Roman"/>
          <w:color w:val="000000"/>
          <w:sz w:val="24"/>
          <w:szCs w:val="24"/>
          <w:shd w:val="clear" w:color="auto" w:fill="FFFFFF"/>
        </w:rPr>
        <w:t>Duan</w:t>
      </w:r>
      <w:proofErr w:type="spellEnd"/>
      <w:r w:rsidRPr="00157D7F">
        <w:rPr>
          <w:rFonts w:ascii="Times New Roman" w:hAnsi="Times New Roman" w:cs="Times New Roman"/>
          <w:color w:val="000000"/>
          <w:sz w:val="24"/>
          <w:szCs w:val="24"/>
          <w:shd w:val="clear" w:color="auto" w:fill="FFFFFF"/>
        </w:rPr>
        <w:t xml:space="preserve">, M. Yan, Z. Cai, X. Wang, M. Han, and Y. Li, “Truthful incentive mechanisms for social cost minimization in mobile </w:t>
      </w:r>
      <w:proofErr w:type="spellStart"/>
      <w:r w:rsidRPr="00157D7F">
        <w:rPr>
          <w:rFonts w:ascii="Times New Roman" w:hAnsi="Times New Roman" w:cs="Times New Roman"/>
          <w:color w:val="000000"/>
          <w:sz w:val="24"/>
          <w:szCs w:val="24"/>
          <w:shd w:val="clear" w:color="auto" w:fill="FFFFFF"/>
        </w:rPr>
        <w:t>crowdsourcingsystems</w:t>
      </w:r>
      <w:proofErr w:type="spellEnd"/>
      <w:r w:rsidRPr="00157D7F">
        <w:rPr>
          <w:rFonts w:ascii="Times New Roman" w:hAnsi="Times New Roman" w:cs="Times New Roman"/>
          <w:color w:val="000000"/>
          <w:sz w:val="24"/>
          <w:szCs w:val="24"/>
          <w:shd w:val="clear" w:color="auto" w:fill="FFFFFF"/>
        </w:rPr>
        <w:t>,” Sensors, vol. 16, no. 4, 2016, Art. no. 481.</w:t>
      </w:r>
      <w:bookmarkEnd w:id="110"/>
    </w:p>
    <w:p w14:paraId="288A9E62" w14:textId="77777777" w:rsidR="00157D7F" w:rsidRPr="00157D7F" w:rsidRDefault="00157D7F" w:rsidP="00157D7F">
      <w:pPr>
        <w:pStyle w:val="11"/>
        <w:numPr>
          <w:ilvl w:val="0"/>
          <w:numId w:val="8"/>
        </w:numPr>
        <w:ind w:firstLineChars="0"/>
        <w:rPr>
          <w:rFonts w:cs="Times New Roman"/>
          <w:color w:val="000000"/>
          <w:shd w:val="clear" w:color="auto" w:fill="FFFFFF"/>
        </w:rPr>
      </w:pPr>
      <w:r w:rsidRPr="00157D7F">
        <w:rPr>
          <w:rFonts w:ascii="宋体" w:eastAsia="宋体" w:cs="宋体"/>
          <w:kern w:val="0"/>
          <w:sz w:val="22"/>
        </w:rPr>
        <w:t xml:space="preserve"> </w:t>
      </w:r>
      <w:bookmarkStart w:id="111" w:name="_Ref534203636"/>
      <w:r w:rsidRPr="00157D7F">
        <w:rPr>
          <w:rFonts w:cs="Times New Roman"/>
          <w:color w:val="000000"/>
          <w:shd w:val="clear" w:color="auto" w:fill="FFFFFF"/>
        </w:rPr>
        <w:t>M. Zhang et al., “Quality-aware sensing coverage in budget-</w:t>
      </w:r>
      <w:proofErr w:type="spellStart"/>
      <w:r w:rsidRPr="00157D7F">
        <w:rPr>
          <w:rFonts w:cs="Times New Roman"/>
          <w:color w:val="000000"/>
          <w:shd w:val="clear" w:color="auto" w:fill="FFFFFF"/>
        </w:rPr>
        <w:t>constrainedmobile</w:t>
      </w:r>
      <w:proofErr w:type="spellEnd"/>
      <w:r w:rsidRPr="00157D7F">
        <w:rPr>
          <w:rFonts w:cs="Times New Roman"/>
          <w:color w:val="000000"/>
          <w:shd w:val="clear" w:color="auto" w:fill="FFFFFF"/>
        </w:rPr>
        <w:t xml:space="preserve"> crowdsensing networks,” IEEE Trans. </w:t>
      </w:r>
      <w:proofErr w:type="spellStart"/>
      <w:r w:rsidRPr="00157D7F">
        <w:rPr>
          <w:rFonts w:cs="Times New Roman"/>
          <w:color w:val="000000"/>
          <w:shd w:val="clear" w:color="auto" w:fill="FFFFFF"/>
        </w:rPr>
        <w:t>Veh</w:t>
      </w:r>
      <w:proofErr w:type="spellEnd"/>
      <w:r w:rsidRPr="00157D7F">
        <w:rPr>
          <w:rFonts w:cs="Times New Roman"/>
          <w:color w:val="000000"/>
          <w:shd w:val="clear" w:color="auto" w:fill="FFFFFF"/>
        </w:rPr>
        <w:t xml:space="preserve">. Technol., vol. 65, no. </w:t>
      </w:r>
      <w:proofErr w:type="gramStart"/>
      <w:r w:rsidRPr="00157D7F">
        <w:rPr>
          <w:rFonts w:cs="Times New Roman"/>
          <w:color w:val="000000"/>
          <w:shd w:val="clear" w:color="auto" w:fill="FFFFFF"/>
        </w:rPr>
        <w:t>9,pp.</w:t>
      </w:r>
      <w:proofErr w:type="gramEnd"/>
      <w:r w:rsidRPr="00157D7F">
        <w:rPr>
          <w:rFonts w:cs="Times New Roman"/>
          <w:color w:val="000000"/>
          <w:shd w:val="clear" w:color="auto" w:fill="FFFFFF"/>
        </w:rPr>
        <w:t xml:space="preserve"> 7698–7707, </w:t>
      </w:r>
      <w:r w:rsidRPr="00157D7F">
        <w:rPr>
          <w:rFonts w:cs="Times New Roman"/>
          <w:color w:val="000000"/>
          <w:shd w:val="clear" w:color="auto" w:fill="FFFFFF"/>
        </w:rPr>
        <w:lastRenderedPageBreak/>
        <w:t>Sep. 2016.</w:t>
      </w:r>
      <w:bookmarkEnd w:id="111"/>
    </w:p>
    <w:p w14:paraId="68EADE21" w14:textId="77777777" w:rsidR="00157D7F" w:rsidRPr="00157D7F" w:rsidRDefault="00157D7F" w:rsidP="00157D7F">
      <w:pPr>
        <w:pStyle w:val="11"/>
        <w:numPr>
          <w:ilvl w:val="0"/>
          <w:numId w:val="8"/>
        </w:numPr>
        <w:ind w:firstLineChars="0"/>
        <w:rPr>
          <w:rFonts w:cs="Times New Roman"/>
          <w:color w:val="000000"/>
          <w:shd w:val="clear" w:color="auto" w:fill="FFFFFF"/>
        </w:rPr>
      </w:pPr>
      <w:r w:rsidRPr="00157D7F">
        <w:rPr>
          <w:rFonts w:cs="Times New Roman"/>
          <w:color w:val="000000"/>
          <w:shd w:val="clear" w:color="auto" w:fill="FFFFFF"/>
        </w:rPr>
        <w:t xml:space="preserve"> D. Zhao, X. Y. Li and H. Ma, “Budget-feasible online incentive mechanisms for crowdsourcing tasks truthfully,” IEEE/ACM Trans. </w:t>
      </w:r>
      <w:proofErr w:type="spellStart"/>
      <w:r w:rsidRPr="00157D7F">
        <w:rPr>
          <w:rFonts w:cs="Times New Roman"/>
          <w:color w:val="000000"/>
          <w:shd w:val="clear" w:color="auto" w:fill="FFFFFF"/>
        </w:rPr>
        <w:t>Netw</w:t>
      </w:r>
      <w:proofErr w:type="spellEnd"/>
      <w:proofErr w:type="gramStart"/>
      <w:r w:rsidRPr="00157D7F">
        <w:rPr>
          <w:rFonts w:cs="Times New Roman"/>
          <w:color w:val="000000"/>
          <w:shd w:val="clear" w:color="auto" w:fill="FFFFFF"/>
        </w:rPr>
        <w:t>.,vol.</w:t>
      </w:r>
      <w:proofErr w:type="gramEnd"/>
      <w:r w:rsidRPr="00157D7F">
        <w:rPr>
          <w:rFonts w:cs="Times New Roman"/>
          <w:color w:val="000000"/>
          <w:shd w:val="clear" w:color="auto" w:fill="FFFFFF"/>
        </w:rPr>
        <w:t xml:space="preserve"> 24, no. 2, pp. 647–661, Apr. 2016.</w:t>
      </w:r>
    </w:p>
    <w:p w14:paraId="1558919A" w14:textId="77777777" w:rsidR="00157D7F" w:rsidRPr="00157D7F" w:rsidRDefault="00157D7F" w:rsidP="00157D7F">
      <w:pPr>
        <w:pStyle w:val="11"/>
        <w:numPr>
          <w:ilvl w:val="0"/>
          <w:numId w:val="8"/>
        </w:numPr>
        <w:ind w:firstLineChars="0"/>
        <w:rPr>
          <w:rFonts w:cs="Times New Roman"/>
          <w:color w:val="000000"/>
          <w:shd w:val="clear" w:color="auto" w:fill="FFFFFF"/>
        </w:rPr>
      </w:pPr>
      <w:bookmarkStart w:id="112" w:name="_Ref534203639"/>
      <w:r w:rsidRPr="00157D7F">
        <w:rPr>
          <w:rFonts w:cs="Times New Roman"/>
          <w:color w:val="000000"/>
          <w:shd w:val="clear" w:color="auto" w:fill="FFFFFF"/>
        </w:rPr>
        <w:t xml:space="preserve">X. Zhang, Z. Yang, Y. Liu, J. Li and Z. Ming, “Toward efficient mechanisms for mobile crowdsensing,” IEEE Trans. </w:t>
      </w:r>
      <w:proofErr w:type="spellStart"/>
      <w:r w:rsidRPr="00157D7F">
        <w:rPr>
          <w:rFonts w:cs="Times New Roman"/>
          <w:color w:val="000000"/>
          <w:shd w:val="clear" w:color="auto" w:fill="FFFFFF"/>
        </w:rPr>
        <w:t>Veh</w:t>
      </w:r>
      <w:proofErr w:type="spellEnd"/>
      <w:r w:rsidRPr="00157D7F">
        <w:rPr>
          <w:rFonts w:cs="Times New Roman"/>
          <w:color w:val="000000"/>
          <w:shd w:val="clear" w:color="auto" w:fill="FFFFFF"/>
        </w:rPr>
        <w:t xml:space="preserve">. Technol., vol. 66, no. </w:t>
      </w:r>
      <w:proofErr w:type="gramStart"/>
      <w:r w:rsidRPr="00157D7F">
        <w:rPr>
          <w:rFonts w:cs="Times New Roman"/>
          <w:color w:val="000000"/>
          <w:shd w:val="clear" w:color="auto" w:fill="FFFFFF"/>
        </w:rPr>
        <w:t>2,pp.</w:t>
      </w:r>
      <w:proofErr w:type="gramEnd"/>
      <w:r w:rsidRPr="00157D7F">
        <w:rPr>
          <w:rFonts w:cs="Times New Roman"/>
          <w:color w:val="000000"/>
          <w:shd w:val="clear" w:color="auto" w:fill="FFFFFF"/>
        </w:rPr>
        <w:t xml:space="preserve"> 1760–1771, Feb. 2017.</w:t>
      </w:r>
      <w:bookmarkEnd w:id="112"/>
    </w:p>
    <w:p w14:paraId="01D66CDB" w14:textId="77777777" w:rsidR="00157D7F" w:rsidRDefault="003E445F" w:rsidP="00157D7F">
      <w:pPr>
        <w:pStyle w:val="11"/>
        <w:numPr>
          <w:ilvl w:val="0"/>
          <w:numId w:val="8"/>
        </w:numPr>
        <w:ind w:firstLineChars="0"/>
        <w:rPr>
          <w:rFonts w:cs="Times New Roman"/>
          <w:color w:val="000000"/>
          <w:shd w:val="clear" w:color="auto" w:fill="FFFFFF"/>
        </w:rPr>
      </w:pPr>
      <w:bookmarkStart w:id="113" w:name="_Ref534203740"/>
      <w:r w:rsidRPr="003E445F">
        <w:rPr>
          <w:rFonts w:cs="Times New Roman"/>
          <w:color w:val="000000"/>
          <w:shd w:val="clear" w:color="auto" w:fill="FFFFFF"/>
        </w:rPr>
        <w:t xml:space="preserve">] D. Zhao, X. Y. Li and H. Ma, “Budget-feasible online incentive mechanisms for crowdsourcing tasks truthfully,” IEEE/ACM Trans. </w:t>
      </w:r>
      <w:proofErr w:type="spellStart"/>
      <w:r w:rsidRPr="003E445F">
        <w:rPr>
          <w:rFonts w:cs="Times New Roman"/>
          <w:color w:val="000000"/>
          <w:shd w:val="clear" w:color="auto" w:fill="FFFFFF"/>
        </w:rPr>
        <w:t>Netw</w:t>
      </w:r>
      <w:proofErr w:type="spellEnd"/>
      <w:proofErr w:type="gramStart"/>
      <w:r w:rsidRPr="003E445F">
        <w:rPr>
          <w:rFonts w:cs="Times New Roman"/>
          <w:color w:val="000000"/>
          <w:shd w:val="clear" w:color="auto" w:fill="FFFFFF"/>
        </w:rPr>
        <w:t>.,vol.</w:t>
      </w:r>
      <w:proofErr w:type="gramEnd"/>
      <w:r w:rsidRPr="003E445F">
        <w:rPr>
          <w:rFonts w:cs="Times New Roman"/>
          <w:color w:val="000000"/>
          <w:shd w:val="clear" w:color="auto" w:fill="FFFFFF"/>
        </w:rPr>
        <w:t xml:space="preserve"> 24, no. 2, pp. 647–661, Apr. 2016</w:t>
      </w:r>
      <w:bookmarkEnd w:id="113"/>
      <w:r>
        <w:rPr>
          <w:rFonts w:cs="Times New Roman" w:hint="eastAsia"/>
          <w:color w:val="000000"/>
          <w:shd w:val="clear" w:color="auto" w:fill="FFFFFF"/>
        </w:rPr>
        <w:t>。</w:t>
      </w:r>
    </w:p>
    <w:p w14:paraId="1A1AD1F9" w14:textId="77777777" w:rsidR="003E445F" w:rsidRDefault="003E445F" w:rsidP="003E445F">
      <w:pPr>
        <w:pStyle w:val="11"/>
        <w:numPr>
          <w:ilvl w:val="0"/>
          <w:numId w:val="8"/>
        </w:numPr>
        <w:ind w:firstLineChars="0"/>
        <w:rPr>
          <w:rFonts w:cs="Times New Roman"/>
          <w:color w:val="000000"/>
          <w:shd w:val="clear" w:color="auto" w:fill="FFFFFF"/>
        </w:rPr>
      </w:pPr>
      <w:bookmarkStart w:id="114" w:name="_Ref534203832"/>
      <w:r w:rsidRPr="003E445F">
        <w:rPr>
          <w:rFonts w:cs="Times New Roman"/>
          <w:color w:val="000000"/>
          <w:shd w:val="clear" w:color="auto" w:fill="FFFFFF"/>
        </w:rPr>
        <w:t xml:space="preserve">] X. Zhang, Z. Yang, Y. Liu, J. Li and Z. Ming, “Toward efficient mechanisms for mobile crowdsensing,” IEEE Trans. </w:t>
      </w:r>
      <w:proofErr w:type="spellStart"/>
      <w:r w:rsidRPr="003E445F">
        <w:rPr>
          <w:rFonts w:cs="Times New Roman"/>
          <w:color w:val="000000"/>
          <w:shd w:val="clear" w:color="auto" w:fill="FFFFFF"/>
        </w:rPr>
        <w:t>Veh</w:t>
      </w:r>
      <w:proofErr w:type="spellEnd"/>
      <w:r w:rsidRPr="003E445F">
        <w:rPr>
          <w:rFonts w:cs="Times New Roman"/>
          <w:color w:val="000000"/>
          <w:shd w:val="clear" w:color="auto" w:fill="FFFFFF"/>
        </w:rPr>
        <w:t xml:space="preserve">. Technol., vol. 66, no. </w:t>
      </w:r>
      <w:proofErr w:type="gramStart"/>
      <w:r w:rsidRPr="003E445F">
        <w:rPr>
          <w:rFonts w:cs="Times New Roman"/>
          <w:color w:val="000000"/>
          <w:shd w:val="clear" w:color="auto" w:fill="FFFFFF"/>
        </w:rPr>
        <w:t>2,pp.</w:t>
      </w:r>
      <w:proofErr w:type="gramEnd"/>
      <w:r w:rsidRPr="003E445F">
        <w:rPr>
          <w:rFonts w:cs="Times New Roman"/>
          <w:color w:val="000000"/>
          <w:shd w:val="clear" w:color="auto" w:fill="FFFFFF"/>
        </w:rPr>
        <w:t xml:space="preserve"> 1760–1771, Feb. 2017.</w:t>
      </w:r>
      <w:bookmarkEnd w:id="114"/>
    </w:p>
    <w:p w14:paraId="11F5EAB8" w14:textId="77777777" w:rsidR="003E445F" w:rsidRPr="003E445F" w:rsidRDefault="003E445F" w:rsidP="003E445F">
      <w:pPr>
        <w:pStyle w:val="11"/>
        <w:numPr>
          <w:ilvl w:val="0"/>
          <w:numId w:val="8"/>
        </w:numPr>
        <w:ind w:firstLineChars="0"/>
        <w:rPr>
          <w:rFonts w:cs="Times New Roman"/>
          <w:color w:val="000000"/>
          <w:shd w:val="clear" w:color="auto" w:fill="FFFFFF"/>
        </w:rPr>
      </w:pPr>
      <w:bookmarkStart w:id="115" w:name="_Ref534203913"/>
      <w:r w:rsidRPr="003E445F">
        <w:rPr>
          <w:rFonts w:cs="Times New Roman"/>
          <w:color w:val="000000"/>
          <w:shd w:val="clear" w:color="auto" w:fill="FFFFFF"/>
        </w:rPr>
        <w:t xml:space="preserve">] K. Han, C. Zhang, J. Luo, M. Hu, and B. </w:t>
      </w:r>
      <w:proofErr w:type="spellStart"/>
      <w:r w:rsidRPr="003E445F">
        <w:rPr>
          <w:rFonts w:cs="Times New Roman"/>
          <w:color w:val="000000"/>
          <w:shd w:val="clear" w:color="auto" w:fill="FFFFFF"/>
        </w:rPr>
        <w:t>Veeravalli</w:t>
      </w:r>
      <w:proofErr w:type="spellEnd"/>
      <w:r w:rsidRPr="003E445F">
        <w:rPr>
          <w:rFonts w:cs="Times New Roman"/>
          <w:color w:val="000000"/>
          <w:shd w:val="clear" w:color="auto" w:fill="FFFFFF"/>
        </w:rPr>
        <w:t xml:space="preserve">, “Truthful scheduling </w:t>
      </w:r>
      <w:proofErr w:type="spellStart"/>
      <w:r w:rsidRPr="003E445F">
        <w:rPr>
          <w:rFonts w:cs="Times New Roman"/>
          <w:color w:val="000000"/>
          <w:shd w:val="clear" w:color="auto" w:fill="FFFFFF"/>
        </w:rPr>
        <w:t>echanisms</w:t>
      </w:r>
      <w:proofErr w:type="spellEnd"/>
      <w:r w:rsidRPr="003E445F">
        <w:rPr>
          <w:rFonts w:cs="Times New Roman"/>
          <w:color w:val="000000"/>
          <w:shd w:val="clear" w:color="auto" w:fill="FFFFFF"/>
        </w:rPr>
        <w:t xml:space="preserve"> for powering mobile crowdsensing,” IEEE Trans. </w:t>
      </w:r>
      <w:proofErr w:type="spellStart"/>
      <w:r w:rsidRPr="003E445F">
        <w:rPr>
          <w:rFonts w:cs="Times New Roman"/>
          <w:color w:val="000000"/>
          <w:shd w:val="clear" w:color="auto" w:fill="FFFFFF"/>
        </w:rPr>
        <w:t>Comput</w:t>
      </w:r>
      <w:proofErr w:type="spellEnd"/>
      <w:r w:rsidRPr="003E445F">
        <w:rPr>
          <w:rFonts w:cs="Times New Roman"/>
          <w:color w:val="000000"/>
          <w:shd w:val="clear" w:color="auto" w:fill="FFFFFF"/>
        </w:rPr>
        <w:t xml:space="preserve">., </w:t>
      </w:r>
      <w:proofErr w:type="spellStart"/>
      <w:r w:rsidRPr="003E445F">
        <w:rPr>
          <w:rFonts w:cs="Times New Roman"/>
          <w:color w:val="000000"/>
          <w:shd w:val="clear" w:color="auto" w:fill="FFFFFF"/>
        </w:rPr>
        <w:t>ol</w:t>
      </w:r>
      <w:proofErr w:type="spellEnd"/>
      <w:r w:rsidRPr="003E445F">
        <w:rPr>
          <w:rFonts w:cs="Times New Roman"/>
          <w:color w:val="000000"/>
          <w:shd w:val="clear" w:color="auto" w:fill="FFFFFF"/>
        </w:rPr>
        <w:t>. 65, no. 1, pp. 294–307, Jan. 1, 2016.</w:t>
      </w:r>
      <w:bookmarkEnd w:id="115"/>
    </w:p>
    <w:p w14:paraId="223A543C" w14:textId="77777777" w:rsidR="003E445F" w:rsidRDefault="003E445F" w:rsidP="003E445F">
      <w:pPr>
        <w:pStyle w:val="11"/>
        <w:numPr>
          <w:ilvl w:val="0"/>
          <w:numId w:val="8"/>
        </w:numPr>
        <w:ind w:firstLineChars="0"/>
        <w:rPr>
          <w:rFonts w:cs="Times New Roman"/>
          <w:color w:val="000000"/>
          <w:shd w:val="clear" w:color="auto" w:fill="FFFFFF"/>
        </w:rPr>
      </w:pPr>
      <w:bookmarkStart w:id="116" w:name="_Ref534203914"/>
      <w:r w:rsidRPr="003E445F">
        <w:rPr>
          <w:rFonts w:cs="Times New Roman"/>
          <w:color w:val="000000"/>
          <w:shd w:val="clear" w:color="auto" w:fill="FFFFFF"/>
        </w:rPr>
        <w:t xml:space="preserve">K. Han, C. Zhang, and J. Luo, “Taming the uncertainty: Budget limited </w:t>
      </w:r>
      <w:proofErr w:type="spellStart"/>
      <w:r w:rsidRPr="003E445F">
        <w:rPr>
          <w:rFonts w:cs="Times New Roman"/>
          <w:color w:val="000000"/>
          <w:shd w:val="clear" w:color="auto" w:fill="FFFFFF"/>
        </w:rPr>
        <w:t>obust</w:t>
      </w:r>
      <w:proofErr w:type="spellEnd"/>
      <w:r w:rsidRPr="003E445F">
        <w:rPr>
          <w:rFonts w:cs="Times New Roman"/>
          <w:color w:val="000000"/>
          <w:shd w:val="clear" w:color="auto" w:fill="FFFFFF"/>
        </w:rPr>
        <w:t xml:space="preserve"> crowdsensing through online learning,” in IEEE/ACM Trans. </w:t>
      </w:r>
      <w:proofErr w:type="spellStart"/>
      <w:r w:rsidRPr="003E445F">
        <w:rPr>
          <w:rFonts w:cs="Times New Roman"/>
          <w:color w:val="000000"/>
          <w:shd w:val="clear" w:color="auto" w:fill="FFFFFF"/>
        </w:rPr>
        <w:t>Netw</w:t>
      </w:r>
      <w:proofErr w:type="spellEnd"/>
      <w:r w:rsidRPr="003E445F">
        <w:rPr>
          <w:rFonts w:cs="Times New Roman"/>
          <w:color w:val="000000"/>
          <w:shd w:val="clear" w:color="auto" w:fill="FFFFFF"/>
        </w:rPr>
        <w:t xml:space="preserve">., </w:t>
      </w:r>
      <w:proofErr w:type="spellStart"/>
      <w:r w:rsidRPr="003E445F">
        <w:rPr>
          <w:rFonts w:cs="Times New Roman"/>
          <w:color w:val="000000"/>
          <w:shd w:val="clear" w:color="auto" w:fill="FFFFFF"/>
        </w:rPr>
        <w:t>ol</w:t>
      </w:r>
      <w:proofErr w:type="spellEnd"/>
      <w:r w:rsidRPr="003E445F">
        <w:rPr>
          <w:rFonts w:cs="Times New Roman"/>
          <w:color w:val="000000"/>
          <w:shd w:val="clear" w:color="auto" w:fill="FFFFFF"/>
        </w:rPr>
        <w:t>. 24, no. 3, pp. 1462–1475, Jun. 2016</w:t>
      </w:r>
      <w:bookmarkEnd w:id="116"/>
      <w:r>
        <w:rPr>
          <w:rFonts w:cs="Times New Roman" w:hint="eastAsia"/>
          <w:color w:val="000000"/>
          <w:shd w:val="clear" w:color="auto" w:fill="FFFFFF"/>
        </w:rPr>
        <w:t>.</w:t>
      </w:r>
    </w:p>
    <w:p w14:paraId="32BE4EE6" w14:textId="77777777" w:rsidR="003E445F" w:rsidRDefault="003E445F" w:rsidP="003E445F">
      <w:pPr>
        <w:pStyle w:val="11"/>
        <w:numPr>
          <w:ilvl w:val="0"/>
          <w:numId w:val="8"/>
        </w:numPr>
        <w:ind w:firstLineChars="0"/>
        <w:rPr>
          <w:rFonts w:cs="Times New Roman"/>
          <w:color w:val="000000"/>
          <w:shd w:val="clear" w:color="auto" w:fill="FFFFFF"/>
        </w:rPr>
      </w:pPr>
      <w:bookmarkStart w:id="117" w:name="_Ref534204113"/>
      <w:r w:rsidRPr="003E445F">
        <w:rPr>
          <w:rFonts w:cs="Times New Roman"/>
          <w:color w:val="000000"/>
          <w:shd w:val="clear" w:color="auto" w:fill="FFFFFF"/>
        </w:rPr>
        <w:t>B. Guo, Y. Liu, W. W, Z. Yu, Q. Han, “</w:t>
      </w:r>
      <w:proofErr w:type="spellStart"/>
      <w:r w:rsidRPr="003E445F">
        <w:rPr>
          <w:rFonts w:cs="Times New Roman"/>
          <w:color w:val="000000"/>
          <w:shd w:val="clear" w:color="auto" w:fill="FFFFFF"/>
        </w:rPr>
        <w:t>ActiveCrowd</w:t>
      </w:r>
      <w:proofErr w:type="spellEnd"/>
      <w:r w:rsidRPr="003E445F">
        <w:rPr>
          <w:rFonts w:cs="Times New Roman"/>
          <w:color w:val="000000"/>
          <w:shd w:val="clear" w:color="auto" w:fill="FFFFFF"/>
        </w:rPr>
        <w:t>: A framework for optimized multitask allocation in mobile crowdsensing systems,” IEEE Trans. Human–Mach. Syst., vol. 47, no. 3, pp. 392–403, 2017</w:t>
      </w:r>
      <w:r>
        <w:rPr>
          <w:rFonts w:cs="Times New Roman"/>
          <w:color w:val="000000"/>
          <w:shd w:val="clear" w:color="auto" w:fill="FFFFFF"/>
        </w:rPr>
        <w:t>.</w:t>
      </w:r>
      <w:bookmarkEnd w:id="117"/>
    </w:p>
    <w:p w14:paraId="49E5A3DF" w14:textId="77777777" w:rsidR="003E445F" w:rsidRDefault="003E445F" w:rsidP="003E445F">
      <w:pPr>
        <w:pStyle w:val="11"/>
        <w:numPr>
          <w:ilvl w:val="0"/>
          <w:numId w:val="8"/>
        </w:numPr>
        <w:ind w:firstLineChars="0"/>
        <w:rPr>
          <w:rFonts w:cs="Times New Roman"/>
          <w:color w:val="000000"/>
          <w:shd w:val="clear" w:color="auto" w:fill="FFFFFF"/>
        </w:rPr>
      </w:pPr>
      <w:bookmarkStart w:id="118" w:name="_Ref534204137"/>
      <w:r w:rsidRPr="003E445F">
        <w:rPr>
          <w:rFonts w:cs="Times New Roman"/>
          <w:color w:val="000000"/>
          <w:shd w:val="clear" w:color="auto" w:fill="FFFFFF"/>
        </w:rPr>
        <w:t xml:space="preserve">M. Xiao, J. Wu, He Huang, L. Huang, and Chang Hu, “Deadline-sensitive user recruitment for mobile crowdsensing with probabilistic collaboration,” in Proc. IEEE 24th Int. Conf. </w:t>
      </w:r>
      <w:proofErr w:type="spellStart"/>
      <w:r w:rsidRPr="003E445F">
        <w:rPr>
          <w:rFonts w:cs="Times New Roman"/>
          <w:color w:val="000000"/>
          <w:shd w:val="clear" w:color="auto" w:fill="FFFFFF"/>
        </w:rPr>
        <w:t>Netw</w:t>
      </w:r>
      <w:proofErr w:type="spellEnd"/>
      <w:r w:rsidRPr="003E445F">
        <w:rPr>
          <w:rFonts w:cs="Times New Roman"/>
          <w:color w:val="000000"/>
          <w:shd w:val="clear" w:color="auto" w:fill="FFFFFF"/>
        </w:rPr>
        <w:t>. Protocols, Singapore, 2016, pp.</w:t>
      </w:r>
    </w:p>
    <w:p w14:paraId="09CC8572" w14:textId="77777777" w:rsidR="00B13A85" w:rsidRDefault="003E445F" w:rsidP="003E445F">
      <w:pPr>
        <w:pStyle w:val="11"/>
        <w:numPr>
          <w:ilvl w:val="0"/>
          <w:numId w:val="8"/>
        </w:numPr>
        <w:ind w:firstLineChars="0"/>
        <w:rPr>
          <w:rFonts w:cs="Times New Roman"/>
          <w:color w:val="000000"/>
          <w:shd w:val="clear" w:color="auto" w:fill="FFFFFF"/>
        </w:rPr>
      </w:pPr>
      <w:bookmarkStart w:id="119" w:name="_Ref534204311"/>
      <w:proofErr w:type="gramStart"/>
      <w:r w:rsidRPr="003E445F">
        <w:rPr>
          <w:rFonts w:cs="Times New Roman"/>
          <w:color w:val="000000"/>
          <w:shd w:val="clear" w:color="auto" w:fill="FFFFFF"/>
        </w:rPr>
        <w:t>S  Nath</w:t>
      </w:r>
      <w:proofErr w:type="gramEnd"/>
      <w:r w:rsidRPr="003E445F">
        <w:rPr>
          <w:rFonts w:cs="Times New Roman"/>
          <w:color w:val="000000"/>
          <w:shd w:val="clear" w:color="auto" w:fill="FFFFFF"/>
        </w:rPr>
        <w:t xml:space="preserve">.  ACE:  </w:t>
      </w:r>
      <w:proofErr w:type="gramStart"/>
      <w:r w:rsidRPr="003E445F">
        <w:rPr>
          <w:rFonts w:cs="Times New Roman"/>
          <w:color w:val="000000"/>
          <w:shd w:val="clear" w:color="auto" w:fill="FFFFFF"/>
        </w:rPr>
        <w:t>exploiting  correlation</w:t>
      </w:r>
      <w:proofErr w:type="gramEnd"/>
      <w:r w:rsidRPr="003E445F">
        <w:rPr>
          <w:rFonts w:cs="Times New Roman"/>
          <w:color w:val="000000"/>
          <w:shd w:val="clear" w:color="auto" w:fill="FFFFFF"/>
        </w:rPr>
        <w:t xml:space="preserve">  for  energy-efficient  and  continuous  context  sensing[C].  </w:t>
      </w:r>
      <w:proofErr w:type="gramStart"/>
      <w:r w:rsidRPr="003E445F">
        <w:rPr>
          <w:rFonts w:cs="Times New Roman"/>
          <w:color w:val="000000"/>
          <w:shd w:val="clear" w:color="auto" w:fill="FFFFFF"/>
        </w:rPr>
        <w:t>In  Proc.</w:t>
      </w:r>
      <w:proofErr w:type="gramEnd"/>
      <w:r w:rsidRPr="003E445F">
        <w:rPr>
          <w:rFonts w:cs="Times New Roman"/>
          <w:color w:val="000000"/>
          <w:shd w:val="clear" w:color="auto" w:fill="FFFFFF"/>
        </w:rPr>
        <w:t xml:space="preserve"> of ACM </w:t>
      </w:r>
      <w:proofErr w:type="spellStart"/>
      <w:r w:rsidRPr="003E445F">
        <w:rPr>
          <w:rFonts w:cs="Times New Roman"/>
          <w:color w:val="000000"/>
          <w:shd w:val="clear" w:color="auto" w:fill="FFFFFF"/>
        </w:rPr>
        <w:t>Mobi</w:t>
      </w:r>
      <w:proofErr w:type="spellEnd"/>
      <w:r w:rsidRPr="003E445F">
        <w:rPr>
          <w:rFonts w:cs="Times New Roman"/>
          <w:color w:val="000000"/>
          <w:shd w:val="clear" w:color="auto" w:fill="FFFFFF"/>
        </w:rPr>
        <w:t xml:space="preserve"> Sys,2012:29-42.</w:t>
      </w:r>
    </w:p>
    <w:p w14:paraId="06281B51" w14:textId="77777777" w:rsidR="00B13A85" w:rsidRDefault="00B13A85" w:rsidP="00B13A85">
      <w:pPr>
        <w:pStyle w:val="11"/>
        <w:numPr>
          <w:ilvl w:val="0"/>
          <w:numId w:val="8"/>
        </w:numPr>
        <w:ind w:firstLineChars="0"/>
        <w:rPr>
          <w:rFonts w:cs="Times New Roman"/>
          <w:color w:val="000000"/>
          <w:shd w:val="clear" w:color="auto" w:fill="FFFFFF"/>
        </w:rPr>
      </w:pPr>
      <w:bookmarkStart w:id="120" w:name="_Ref534204421"/>
      <w:r w:rsidRPr="00B13A85">
        <w:rPr>
          <w:rFonts w:cs="Times New Roman" w:hint="eastAsia"/>
          <w:color w:val="000000"/>
          <w:shd w:val="clear" w:color="auto" w:fill="FFFFFF"/>
        </w:rPr>
        <w:t>张魏斌</w:t>
      </w:r>
      <w:r>
        <w:rPr>
          <w:rFonts w:cs="Times New Roman" w:hint="eastAsia"/>
          <w:color w:val="000000"/>
          <w:shd w:val="clear" w:color="auto" w:fill="FFFFFF"/>
        </w:rPr>
        <w:t>，</w:t>
      </w:r>
      <w:r w:rsidRPr="00B13A85">
        <w:rPr>
          <w:rFonts w:cs="Times New Roman" w:hint="eastAsia"/>
          <w:color w:val="000000"/>
          <w:shd w:val="clear" w:color="auto" w:fill="FFFFFF"/>
        </w:rPr>
        <w:t>曾峰</w:t>
      </w:r>
      <w:r>
        <w:rPr>
          <w:rFonts w:cs="Times New Roman" w:hint="eastAsia"/>
          <w:color w:val="000000"/>
          <w:shd w:val="clear" w:color="auto" w:fill="FFFFFF"/>
        </w:rPr>
        <w:t>，</w:t>
      </w:r>
      <w:r w:rsidRPr="00B13A85">
        <w:rPr>
          <w:rFonts w:cs="Times New Roman" w:hint="eastAsia"/>
          <w:color w:val="000000"/>
          <w:shd w:val="clear" w:color="auto" w:fill="FFFFFF"/>
        </w:rPr>
        <w:t>陈志刚</w:t>
      </w:r>
      <w:r>
        <w:rPr>
          <w:rFonts w:cs="Times New Roman"/>
          <w:color w:val="000000"/>
          <w:shd w:val="clear" w:color="auto" w:fill="FFFFFF"/>
        </w:rPr>
        <w:t xml:space="preserve">. </w:t>
      </w:r>
      <w:r w:rsidRPr="00B13A85">
        <w:rPr>
          <w:rFonts w:cs="Times New Roman" w:hint="eastAsia"/>
          <w:color w:val="000000"/>
          <w:shd w:val="clear" w:color="auto" w:fill="FFFFFF"/>
        </w:rPr>
        <w:t>移动群体感知中能量有效的设备探测模型</w:t>
      </w:r>
      <w:r w:rsidRPr="00B13A85">
        <w:rPr>
          <w:rFonts w:cs="Times New Roman"/>
          <w:color w:val="000000"/>
          <w:shd w:val="clear" w:color="auto" w:fill="FFFFFF"/>
        </w:rPr>
        <w:t xml:space="preserve">[J].  </w:t>
      </w:r>
      <w:r w:rsidRPr="00B13A85">
        <w:rPr>
          <w:rFonts w:cs="Times New Roman" w:hint="eastAsia"/>
          <w:color w:val="000000"/>
          <w:shd w:val="clear" w:color="auto" w:fill="FFFFFF"/>
        </w:rPr>
        <w:t>计算机科学与探索</w:t>
      </w:r>
      <w:r w:rsidRPr="00B13A85">
        <w:rPr>
          <w:rFonts w:cs="Times New Roman"/>
          <w:color w:val="000000"/>
          <w:shd w:val="clear" w:color="auto" w:fill="FFFFFF"/>
        </w:rPr>
        <w:t>, 2016, 10(8):1104-1111</w:t>
      </w:r>
      <w:r>
        <w:rPr>
          <w:rFonts w:cs="Times New Roman" w:hint="eastAsia"/>
          <w:color w:val="000000"/>
          <w:shd w:val="clear" w:color="auto" w:fill="FFFFFF"/>
        </w:rPr>
        <w:t>.</w:t>
      </w:r>
      <w:r w:rsidR="006B4A1E" w:rsidRPr="00B13A85">
        <w:rPr>
          <w:rFonts w:cs="Times New Roman" w:hint="eastAsia"/>
          <w:color w:val="000000"/>
          <w:shd w:val="clear" w:color="auto" w:fill="FFFFFF"/>
        </w:rPr>
        <w:t></w:t>
      </w:r>
    </w:p>
    <w:p w14:paraId="4BACAF0B" w14:textId="77777777" w:rsidR="00B13A85" w:rsidRDefault="00B13A85" w:rsidP="00B13A85">
      <w:pPr>
        <w:pStyle w:val="11"/>
        <w:numPr>
          <w:ilvl w:val="0"/>
          <w:numId w:val="8"/>
        </w:numPr>
        <w:ind w:firstLineChars="0"/>
        <w:rPr>
          <w:rFonts w:cs="Times New Roman"/>
          <w:color w:val="000000"/>
          <w:shd w:val="clear" w:color="auto" w:fill="FFFFFF"/>
        </w:rPr>
      </w:pPr>
      <w:bookmarkStart w:id="121" w:name="_Ref534204580"/>
      <w:r w:rsidRPr="00B13A85">
        <w:rPr>
          <w:rFonts w:cs="Times New Roman"/>
          <w:color w:val="000000"/>
          <w:shd w:val="clear" w:color="auto" w:fill="FFFFFF"/>
        </w:rPr>
        <w:t>He Z, Cao J and Liu X. High quality participant recruitment in vehicle-based crowdsourcing using predictable mobility. In: IEEE conference on computer communications, Kowloon, Hong Kong, 26 April–1 May 2015, pp.2542–2550. New York: IEEE</w:t>
      </w:r>
      <w:r>
        <w:rPr>
          <w:rFonts w:cs="Times New Roman" w:hint="eastAsia"/>
          <w:color w:val="000000"/>
          <w:shd w:val="clear" w:color="auto" w:fill="FFFFFF"/>
        </w:rPr>
        <w:t>.</w:t>
      </w:r>
    </w:p>
    <w:p w14:paraId="3AC410D0" w14:textId="77777777" w:rsidR="00B13A85" w:rsidRDefault="00B13A85" w:rsidP="00B13A85">
      <w:pPr>
        <w:pStyle w:val="11"/>
        <w:numPr>
          <w:ilvl w:val="0"/>
          <w:numId w:val="8"/>
        </w:numPr>
        <w:ind w:firstLineChars="0"/>
        <w:rPr>
          <w:rFonts w:cs="Times New Roman"/>
          <w:color w:val="000000"/>
          <w:shd w:val="clear" w:color="auto" w:fill="FFFFFF"/>
        </w:rPr>
      </w:pPr>
      <w:bookmarkStart w:id="122" w:name="_Ref534204770"/>
      <w:r w:rsidRPr="00B13A85">
        <w:rPr>
          <w:rFonts w:cs="Times New Roman"/>
          <w:color w:val="000000"/>
          <w:shd w:val="clear" w:color="auto" w:fill="FFFFFF"/>
        </w:rPr>
        <w:t xml:space="preserve">Reddy S, Shilton K, Burke J, et al. Using context annotated mobility profiles to </w:t>
      </w:r>
      <w:r w:rsidRPr="00B13A85">
        <w:rPr>
          <w:rFonts w:cs="Times New Roman"/>
          <w:color w:val="000000"/>
          <w:shd w:val="clear" w:color="auto" w:fill="FFFFFF"/>
        </w:rPr>
        <w:lastRenderedPageBreak/>
        <w:t>recruit data collectors in participatory sensing. In: Choudhury T, Quigley A, Strang T, et al. (eds) Location and context awareness, vol. 5561. Berlin: Springer, 2009, pp.52–69</w:t>
      </w:r>
      <w:bookmarkEnd w:id="122"/>
      <w:r w:rsidR="00083CA9">
        <w:rPr>
          <w:rFonts w:cs="Times New Roman" w:hint="eastAsia"/>
          <w:color w:val="000000"/>
          <w:shd w:val="clear" w:color="auto" w:fill="FFFFFF"/>
        </w:rPr>
        <w:t>。</w:t>
      </w:r>
    </w:p>
    <w:p w14:paraId="0EC5D0E9" w14:textId="77777777" w:rsidR="00083CA9" w:rsidRDefault="00083CA9" w:rsidP="00B13A85">
      <w:pPr>
        <w:pStyle w:val="11"/>
        <w:numPr>
          <w:ilvl w:val="0"/>
          <w:numId w:val="8"/>
        </w:numPr>
        <w:ind w:firstLineChars="0"/>
        <w:rPr>
          <w:rFonts w:cs="Times New Roman"/>
          <w:color w:val="000000"/>
          <w:shd w:val="clear" w:color="auto" w:fill="FFFFFF"/>
        </w:rPr>
      </w:pPr>
      <w:bookmarkStart w:id="123" w:name="_Ref534205119"/>
      <w:proofErr w:type="spellStart"/>
      <w:r w:rsidRPr="00083CA9">
        <w:rPr>
          <w:rFonts w:cs="Times New Roman" w:hint="eastAsia"/>
          <w:color w:val="000000"/>
          <w:shd w:val="clear" w:color="auto" w:fill="FFFFFF"/>
        </w:rPr>
        <w:t>Uppoor</w:t>
      </w:r>
      <w:proofErr w:type="spellEnd"/>
      <w:r w:rsidRPr="00083CA9">
        <w:rPr>
          <w:rFonts w:cs="Times New Roman" w:hint="eastAsia"/>
          <w:color w:val="000000"/>
          <w:shd w:val="clear" w:color="auto" w:fill="FFFFFF"/>
        </w:rPr>
        <w:t xml:space="preserve"> </w:t>
      </w:r>
      <w:proofErr w:type="gramStart"/>
      <w:r w:rsidRPr="00083CA9">
        <w:rPr>
          <w:rFonts w:cs="Times New Roman" w:hint="eastAsia"/>
          <w:color w:val="000000"/>
          <w:shd w:val="clear" w:color="auto" w:fill="FFFFFF"/>
        </w:rPr>
        <w:t>S ,</w:t>
      </w:r>
      <w:proofErr w:type="gramEnd"/>
      <w:r w:rsidRPr="00083CA9">
        <w:rPr>
          <w:rFonts w:cs="Times New Roman" w:hint="eastAsia"/>
          <w:color w:val="000000"/>
          <w:shd w:val="clear" w:color="auto" w:fill="FFFFFF"/>
        </w:rPr>
        <w:t xml:space="preserve"> Fiore M . Large-scale Urban Vehicular Mobility for Networking Research[C]// 2011 IEEE Vehicular Networking Conference, IEEE VNC 2011, Amsterdam, The Netherlands, November 14-16, 2011. IEEE, 2011.</w:t>
      </w:r>
      <w:bookmarkEnd w:id="123"/>
    </w:p>
    <w:p w14:paraId="55EC29D9" w14:textId="77777777" w:rsidR="00083CA9" w:rsidRPr="00083CA9" w:rsidRDefault="00083CA9" w:rsidP="00B13A85">
      <w:pPr>
        <w:pStyle w:val="11"/>
        <w:numPr>
          <w:ilvl w:val="0"/>
          <w:numId w:val="8"/>
        </w:numPr>
        <w:ind w:firstLineChars="0"/>
        <w:rPr>
          <w:rFonts w:cs="Times New Roman"/>
          <w:color w:val="000000"/>
          <w:shd w:val="clear" w:color="auto" w:fill="FFFFFF"/>
        </w:rPr>
      </w:pPr>
      <w:bookmarkStart w:id="124" w:name="_Ref534205333"/>
      <w:r w:rsidRPr="00390DD6">
        <w:rPr>
          <w:rFonts w:cs="Times New Roman" w:hint="eastAsia"/>
          <w:color w:val="000000"/>
          <w:shd w:val="clear" w:color="auto" w:fill="FFFFFF"/>
        </w:rPr>
        <w:t>张继德</w:t>
      </w:r>
      <w:r w:rsidRPr="00390DD6">
        <w:rPr>
          <w:rFonts w:cs="Times New Roman" w:hint="eastAsia"/>
          <w:color w:val="000000"/>
          <w:shd w:val="clear" w:color="auto" w:fill="FFFFFF"/>
        </w:rPr>
        <w:t xml:space="preserve">, </w:t>
      </w:r>
      <w:r w:rsidRPr="00390DD6">
        <w:rPr>
          <w:rFonts w:cs="Times New Roman" w:hint="eastAsia"/>
          <w:color w:val="000000"/>
          <w:shd w:val="clear" w:color="auto" w:fill="FFFFFF"/>
        </w:rPr>
        <w:t>袁印</w:t>
      </w:r>
      <w:r w:rsidRPr="00390DD6">
        <w:rPr>
          <w:rFonts w:cs="Times New Roman" w:hint="eastAsia"/>
          <w:color w:val="000000"/>
          <w:shd w:val="clear" w:color="auto" w:fill="FFFFFF"/>
        </w:rPr>
        <w:t xml:space="preserve">, </w:t>
      </w:r>
      <w:r w:rsidRPr="00390DD6">
        <w:rPr>
          <w:rFonts w:cs="Times New Roman" w:hint="eastAsia"/>
          <w:color w:val="000000"/>
          <w:shd w:val="clear" w:color="auto" w:fill="FFFFFF"/>
        </w:rPr>
        <w:t>张新英</w:t>
      </w:r>
      <w:r w:rsidRPr="00390DD6">
        <w:rPr>
          <w:rFonts w:cs="Times New Roman" w:hint="eastAsia"/>
          <w:color w:val="000000"/>
          <w:shd w:val="clear" w:color="auto" w:fill="FFFFFF"/>
        </w:rPr>
        <w:t xml:space="preserve">. </w:t>
      </w:r>
      <w:r w:rsidRPr="00390DD6">
        <w:rPr>
          <w:rFonts w:cs="Times New Roman" w:hint="eastAsia"/>
          <w:color w:val="000000"/>
          <w:shd w:val="clear" w:color="auto" w:fill="FFFFFF"/>
        </w:rPr>
        <w:t>移动群体感知中协作方法研究</w:t>
      </w:r>
      <w:r w:rsidRPr="00390DD6">
        <w:rPr>
          <w:rFonts w:cs="Times New Roman" w:hint="eastAsia"/>
          <w:color w:val="000000"/>
          <w:shd w:val="clear" w:color="auto" w:fill="FFFFFF"/>
        </w:rPr>
        <w:t xml:space="preserve">[J]. </w:t>
      </w:r>
      <w:r w:rsidRPr="00390DD6">
        <w:rPr>
          <w:rFonts w:cs="Times New Roman" w:hint="eastAsia"/>
          <w:color w:val="000000"/>
          <w:shd w:val="clear" w:color="auto" w:fill="FFFFFF"/>
        </w:rPr>
        <w:t>电脑迷</w:t>
      </w:r>
      <w:r w:rsidRPr="00390DD6">
        <w:rPr>
          <w:rFonts w:cs="Times New Roman" w:hint="eastAsia"/>
          <w:color w:val="000000"/>
          <w:shd w:val="clear" w:color="auto" w:fill="FFFFFF"/>
        </w:rPr>
        <w:t>, 2017(2).</w:t>
      </w:r>
      <w:bookmarkEnd w:id="124"/>
    </w:p>
    <w:p w14:paraId="600E544E" w14:textId="77777777" w:rsidR="00083CA9" w:rsidRPr="00EC3ACC" w:rsidRDefault="00083CA9" w:rsidP="00B13A85">
      <w:pPr>
        <w:pStyle w:val="11"/>
        <w:numPr>
          <w:ilvl w:val="0"/>
          <w:numId w:val="8"/>
        </w:numPr>
        <w:ind w:firstLineChars="0"/>
        <w:rPr>
          <w:rFonts w:cs="Times New Roman"/>
          <w:color w:val="000000"/>
          <w:shd w:val="clear" w:color="auto" w:fill="FFFFFF"/>
        </w:rPr>
      </w:pPr>
      <w:bookmarkStart w:id="125" w:name="_Ref534205668"/>
      <w:proofErr w:type="spellStart"/>
      <w:r w:rsidRPr="00390DD6">
        <w:rPr>
          <w:rFonts w:cs="Times New Roman"/>
          <w:color w:val="000000"/>
          <w:shd w:val="clear" w:color="auto" w:fill="FFFFFF"/>
        </w:rPr>
        <w:t>Kranstauber</w:t>
      </w:r>
      <w:proofErr w:type="spellEnd"/>
      <w:r w:rsidRPr="00390DD6">
        <w:rPr>
          <w:rFonts w:cs="Times New Roman"/>
          <w:color w:val="000000"/>
          <w:shd w:val="clear" w:color="auto" w:fill="FFFFFF"/>
        </w:rPr>
        <w:t xml:space="preserve"> B. Cameron A. </w:t>
      </w:r>
      <w:proofErr w:type="spellStart"/>
      <w:r w:rsidRPr="00390DD6">
        <w:rPr>
          <w:rFonts w:cs="Times New Roman"/>
          <w:color w:val="000000"/>
          <w:shd w:val="clear" w:color="auto" w:fill="FFFFFF"/>
        </w:rPr>
        <w:t>Weinzerl</w:t>
      </w:r>
      <w:proofErr w:type="spellEnd"/>
      <w:r w:rsidRPr="00390DD6">
        <w:rPr>
          <w:rFonts w:cs="Times New Roman"/>
          <w:color w:val="000000"/>
          <w:shd w:val="clear" w:color="auto" w:fill="FFFFFF"/>
        </w:rPr>
        <w:t xml:space="preserve"> R, at al. The </w:t>
      </w:r>
      <w:proofErr w:type="spellStart"/>
      <w:r w:rsidRPr="00390DD6">
        <w:rPr>
          <w:rFonts w:cs="Times New Roman"/>
          <w:color w:val="000000"/>
          <w:shd w:val="clear" w:color="auto" w:fill="FFFFFF"/>
        </w:rPr>
        <w:t>movebank</w:t>
      </w:r>
      <w:proofErr w:type="spellEnd"/>
      <w:r w:rsidRPr="00390DD6">
        <w:rPr>
          <w:rFonts w:cs="Times New Roman"/>
          <w:color w:val="000000"/>
          <w:shd w:val="clear" w:color="auto" w:fill="FFFFFF"/>
        </w:rPr>
        <w:t xml:space="preserve"> data model impact report, as a platform for participatory sensing systems research [C]. Proceeding of the 7th international </w:t>
      </w:r>
      <w:r w:rsidR="00EC3ACC" w:rsidRPr="00390DD6">
        <w:rPr>
          <w:rFonts w:cs="Times New Roman"/>
          <w:color w:val="000000"/>
          <w:shd w:val="clear" w:color="auto" w:fill="FFFFFF"/>
        </w:rPr>
        <w:t>conference on mobile systems, applications, and services. ACM, 2009:1797-1806.</w:t>
      </w:r>
      <w:bookmarkEnd w:id="125"/>
    </w:p>
    <w:p w14:paraId="20C51273" w14:textId="77777777" w:rsidR="00EC3ACC" w:rsidRDefault="00EC3ACC" w:rsidP="00B13A85">
      <w:pPr>
        <w:pStyle w:val="11"/>
        <w:numPr>
          <w:ilvl w:val="0"/>
          <w:numId w:val="8"/>
        </w:numPr>
        <w:ind w:firstLineChars="0"/>
        <w:rPr>
          <w:rFonts w:cs="Times New Roman"/>
          <w:color w:val="000000"/>
          <w:shd w:val="clear" w:color="auto" w:fill="FFFFFF"/>
        </w:rPr>
      </w:pPr>
      <w:bookmarkStart w:id="126" w:name="_Ref534205991"/>
      <w:r w:rsidRPr="00390DD6">
        <w:rPr>
          <w:rFonts w:cs="Times New Roman"/>
          <w:color w:val="000000"/>
          <w:shd w:val="clear" w:color="auto" w:fill="FFFFFF"/>
        </w:rPr>
        <w:t xml:space="preserve">Dutta P, Aoki P M, Kumar N, et al. Common sense: participatory urban sensing using a network of handheld air quality monitor [C]. Proceeding of the 7th ACM Conference on </w:t>
      </w:r>
      <w:proofErr w:type="spellStart"/>
      <w:r w:rsidRPr="00390DD6">
        <w:rPr>
          <w:rFonts w:cs="Times New Roman"/>
          <w:color w:val="000000"/>
          <w:shd w:val="clear" w:color="auto" w:fill="FFFFFF"/>
        </w:rPr>
        <w:t>Embeded</w:t>
      </w:r>
      <w:proofErr w:type="spellEnd"/>
      <w:r w:rsidRPr="00390DD6">
        <w:rPr>
          <w:rFonts w:cs="Times New Roman"/>
          <w:color w:val="000000"/>
          <w:shd w:val="clear" w:color="auto" w:fill="FFFFFF"/>
        </w:rPr>
        <w:t xml:space="preserve"> Networked Sensor Systems, ACM,2009:349-350.</w:t>
      </w:r>
      <w:bookmarkEnd w:id="126"/>
    </w:p>
    <w:p w14:paraId="43617EA6" w14:textId="77777777" w:rsidR="009520C9" w:rsidRDefault="00390DD6" w:rsidP="00390DD6">
      <w:pPr>
        <w:pStyle w:val="11"/>
        <w:numPr>
          <w:ilvl w:val="0"/>
          <w:numId w:val="8"/>
        </w:numPr>
        <w:ind w:firstLineChars="0"/>
        <w:rPr>
          <w:rFonts w:cs="Times New Roman"/>
          <w:color w:val="000000"/>
          <w:shd w:val="clear" w:color="auto" w:fill="FFFFFF"/>
        </w:rPr>
      </w:pPr>
      <w:bookmarkStart w:id="127" w:name="_Ref534206702"/>
      <w:bookmarkEnd w:id="87"/>
      <w:bookmarkEnd w:id="93"/>
      <w:bookmarkEnd w:id="118"/>
      <w:bookmarkEnd w:id="119"/>
      <w:bookmarkEnd w:id="120"/>
      <w:bookmarkEnd w:id="121"/>
      <w:r w:rsidRPr="00390DD6">
        <w:rPr>
          <w:rFonts w:cs="Times New Roman"/>
          <w:color w:val="000000"/>
          <w:shd w:val="clear" w:color="auto" w:fill="FFFFFF"/>
        </w:rPr>
        <w:t xml:space="preserve">S </w:t>
      </w:r>
      <w:proofErr w:type="gramStart"/>
      <w:r w:rsidRPr="00390DD6">
        <w:rPr>
          <w:rFonts w:cs="Times New Roman"/>
          <w:color w:val="000000"/>
          <w:shd w:val="clear" w:color="auto" w:fill="FFFFFF"/>
        </w:rPr>
        <w:t>Mathur,  T</w:t>
      </w:r>
      <w:proofErr w:type="gramEnd"/>
      <w:r w:rsidRPr="00390DD6">
        <w:rPr>
          <w:rFonts w:cs="Times New Roman"/>
          <w:color w:val="000000"/>
          <w:shd w:val="clear" w:color="auto" w:fill="FFFFFF"/>
        </w:rPr>
        <w:t xml:space="preserve"> </w:t>
      </w:r>
      <w:proofErr w:type="spellStart"/>
      <w:r w:rsidRPr="00390DD6">
        <w:rPr>
          <w:rFonts w:cs="Times New Roman"/>
          <w:color w:val="000000"/>
          <w:shd w:val="clear" w:color="auto" w:fill="FFFFFF"/>
        </w:rPr>
        <w:t>Jin</w:t>
      </w:r>
      <w:proofErr w:type="spellEnd"/>
      <w:r w:rsidRPr="00390DD6">
        <w:rPr>
          <w:rFonts w:cs="Times New Roman"/>
          <w:color w:val="000000"/>
          <w:shd w:val="clear" w:color="auto" w:fill="FFFFFF"/>
        </w:rPr>
        <w:t xml:space="preserve">, N </w:t>
      </w:r>
      <w:proofErr w:type="spellStart"/>
      <w:r w:rsidRPr="00390DD6">
        <w:rPr>
          <w:rFonts w:cs="Times New Roman"/>
          <w:color w:val="000000"/>
          <w:shd w:val="clear" w:color="auto" w:fill="FFFFFF"/>
        </w:rPr>
        <w:t>Kasturirangan</w:t>
      </w:r>
      <w:proofErr w:type="spellEnd"/>
      <w:r w:rsidRPr="00390DD6">
        <w:rPr>
          <w:rFonts w:cs="Times New Roman"/>
          <w:color w:val="000000"/>
          <w:shd w:val="clear" w:color="auto" w:fill="FFFFFF"/>
        </w:rPr>
        <w:t>, et al. Park Net: drive-by sensing of road-side parking statistics[C]. Proceedings</w:t>
      </w:r>
      <w:r w:rsidR="004A60B8">
        <w:rPr>
          <w:rFonts w:cs="Times New Roman"/>
          <w:color w:val="000000"/>
          <w:shd w:val="clear" w:color="auto" w:fill="FFFFFF"/>
        </w:rPr>
        <w:t xml:space="preserve"> </w:t>
      </w:r>
      <w:r w:rsidRPr="00390DD6">
        <w:rPr>
          <w:rFonts w:cs="Times New Roman"/>
          <w:color w:val="000000"/>
          <w:shd w:val="clear" w:color="auto" w:fill="FFFFFF"/>
        </w:rPr>
        <w:t>of the ACM International conference</w:t>
      </w:r>
      <w:r w:rsidR="004A60B8">
        <w:rPr>
          <w:rFonts w:cs="Times New Roman"/>
          <w:color w:val="000000"/>
          <w:shd w:val="clear" w:color="auto" w:fill="FFFFFF"/>
        </w:rPr>
        <w:t xml:space="preserve"> </w:t>
      </w:r>
      <w:proofErr w:type="gramStart"/>
      <w:r w:rsidRPr="00390DD6">
        <w:rPr>
          <w:rFonts w:cs="Times New Roman"/>
          <w:color w:val="000000"/>
          <w:shd w:val="clear" w:color="auto" w:fill="FFFFFF"/>
        </w:rPr>
        <w:t>on  Mobile</w:t>
      </w:r>
      <w:proofErr w:type="gramEnd"/>
      <w:r w:rsidRPr="00390DD6">
        <w:rPr>
          <w:rFonts w:cs="Times New Roman"/>
          <w:color w:val="000000"/>
          <w:shd w:val="clear" w:color="auto" w:fill="FFFFFF"/>
        </w:rPr>
        <w:t xml:space="preserve"> Systems, applications, and services, </w:t>
      </w:r>
      <w:proofErr w:type="spellStart"/>
      <w:r w:rsidRPr="00390DD6">
        <w:rPr>
          <w:rFonts w:cs="Times New Roman"/>
          <w:color w:val="000000"/>
          <w:shd w:val="clear" w:color="auto" w:fill="FFFFFF"/>
        </w:rPr>
        <w:t>Mobi</w:t>
      </w:r>
      <w:proofErr w:type="spellEnd"/>
      <w:r w:rsidRPr="00390DD6">
        <w:rPr>
          <w:rFonts w:cs="Times New Roman"/>
          <w:color w:val="000000"/>
          <w:shd w:val="clear" w:color="auto" w:fill="FFFFFF"/>
        </w:rPr>
        <w:t xml:space="preserve"> Sys 2010, San Francisco, C A, USA, 2010:123-136.</w:t>
      </w:r>
      <w:bookmarkEnd w:id="127"/>
    </w:p>
    <w:p w14:paraId="0E447AFA" w14:textId="77777777" w:rsidR="00390DD6" w:rsidRDefault="00390DD6" w:rsidP="00390DD6">
      <w:pPr>
        <w:pStyle w:val="11"/>
        <w:numPr>
          <w:ilvl w:val="0"/>
          <w:numId w:val="8"/>
        </w:numPr>
        <w:ind w:firstLineChars="0"/>
        <w:rPr>
          <w:rFonts w:cs="Times New Roman"/>
          <w:color w:val="000000"/>
          <w:shd w:val="clear" w:color="auto" w:fill="FFFFFF"/>
        </w:rPr>
      </w:pPr>
      <w:bookmarkStart w:id="128" w:name="_Ref534206798"/>
      <w:r w:rsidRPr="00390DD6">
        <w:rPr>
          <w:rFonts w:cs="Times New Roman"/>
          <w:color w:val="000000"/>
          <w:shd w:val="clear" w:color="auto" w:fill="FFFFFF"/>
        </w:rPr>
        <w:t xml:space="preserve">J </w:t>
      </w:r>
      <w:proofErr w:type="spellStart"/>
      <w:r w:rsidRPr="00390DD6">
        <w:rPr>
          <w:rFonts w:cs="Times New Roman"/>
          <w:color w:val="000000"/>
          <w:shd w:val="clear" w:color="auto" w:fill="FFFFFF"/>
        </w:rPr>
        <w:t>Biagioni</w:t>
      </w:r>
      <w:proofErr w:type="spellEnd"/>
      <w:r w:rsidRPr="00390DD6">
        <w:rPr>
          <w:rFonts w:cs="Times New Roman"/>
          <w:color w:val="000000"/>
          <w:shd w:val="clear" w:color="auto" w:fill="FFFFFF"/>
        </w:rPr>
        <w:t xml:space="preserve">, T </w:t>
      </w:r>
      <w:proofErr w:type="spellStart"/>
      <w:r w:rsidRPr="00390DD6">
        <w:rPr>
          <w:rFonts w:cs="Times New Roman"/>
          <w:color w:val="000000"/>
          <w:shd w:val="clear" w:color="auto" w:fill="FFFFFF"/>
        </w:rPr>
        <w:t>Gerlich</w:t>
      </w:r>
      <w:proofErr w:type="spellEnd"/>
      <w:r w:rsidRPr="00390DD6">
        <w:rPr>
          <w:rFonts w:cs="Times New Roman"/>
          <w:color w:val="000000"/>
          <w:shd w:val="clear" w:color="auto" w:fill="FFFFFF"/>
        </w:rPr>
        <w:t xml:space="preserve">, T Merrifield, et al. Easy Tracker: automatic transit tracking, mapping, and arrival time prediction using </w:t>
      </w:r>
      <w:proofErr w:type="gramStart"/>
      <w:r w:rsidRPr="00390DD6">
        <w:rPr>
          <w:rFonts w:cs="Times New Roman"/>
          <w:color w:val="000000"/>
          <w:shd w:val="clear" w:color="auto" w:fill="FFFFFF"/>
        </w:rPr>
        <w:t>smartphones.[</w:t>
      </w:r>
      <w:proofErr w:type="gramEnd"/>
      <w:r w:rsidRPr="00390DD6">
        <w:rPr>
          <w:rFonts w:cs="Times New Roman"/>
          <w:color w:val="000000"/>
          <w:shd w:val="clear" w:color="auto" w:fill="FFFFFF"/>
        </w:rPr>
        <w:t>C]//Proceedings of the ACM Conference on Embedded Networked</w:t>
      </w:r>
      <w:r>
        <w:rPr>
          <w:rFonts w:cs="Times New Roman"/>
          <w:color w:val="000000"/>
          <w:shd w:val="clear" w:color="auto" w:fill="FFFFFF"/>
        </w:rPr>
        <w:t xml:space="preserve"> </w:t>
      </w:r>
      <w:r w:rsidRPr="00390DD6">
        <w:rPr>
          <w:rFonts w:cs="Times New Roman"/>
          <w:color w:val="000000"/>
          <w:shd w:val="clear" w:color="auto" w:fill="FFFFFF"/>
        </w:rPr>
        <w:t>Sensor Systems. Sen Sys</w:t>
      </w:r>
      <w:proofErr w:type="gramStart"/>
      <w:r w:rsidRPr="00390DD6">
        <w:rPr>
          <w:rFonts w:cs="Times New Roman"/>
          <w:color w:val="000000"/>
          <w:shd w:val="clear" w:color="auto" w:fill="FFFFFF"/>
        </w:rPr>
        <w:t>2011,Seattle</w:t>
      </w:r>
      <w:proofErr w:type="gramEnd"/>
      <w:r w:rsidRPr="00390DD6">
        <w:rPr>
          <w:rFonts w:cs="Times New Roman"/>
          <w:color w:val="000000"/>
          <w:shd w:val="clear" w:color="auto" w:fill="FFFFFF"/>
        </w:rPr>
        <w:t>, W A, USA, 2011:68-81.</w:t>
      </w:r>
      <w:bookmarkEnd w:id="128"/>
    </w:p>
    <w:p w14:paraId="742E8609" w14:textId="77777777" w:rsidR="003779DC" w:rsidRDefault="003779DC" w:rsidP="003779DC">
      <w:pPr>
        <w:pStyle w:val="11"/>
        <w:numPr>
          <w:ilvl w:val="0"/>
          <w:numId w:val="8"/>
        </w:numPr>
        <w:ind w:firstLineChars="0"/>
        <w:rPr>
          <w:rFonts w:cs="Times New Roman"/>
          <w:color w:val="000000"/>
          <w:shd w:val="clear" w:color="auto" w:fill="FFFFFF"/>
        </w:rPr>
      </w:pPr>
      <w:bookmarkStart w:id="129" w:name="_Ref534207055"/>
      <w:r w:rsidRPr="003779DC">
        <w:rPr>
          <w:rFonts w:cs="Times New Roman"/>
          <w:color w:val="000000"/>
          <w:shd w:val="clear" w:color="auto" w:fill="FFFFFF"/>
        </w:rPr>
        <w:t xml:space="preserve">S </w:t>
      </w:r>
      <w:proofErr w:type="gramStart"/>
      <w:r w:rsidRPr="003779DC">
        <w:rPr>
          <w:rFonts w:cs="Times New Roman"/>
          <w:color w:val="000000"/>
          <w:shd w:val="clear" w:color="auto" w:fill="FFFFFF"/>
        </w:rPr>
        <w:t>B  Eisenman</w:t>
      </w:r>
      <w:proofErr w:type="gramEnd"/>
      <w:r w:rsidRPr="003779DC">
        <w:rPr>
          <w:rFonts w:cs="Times New Roman"/>
          <w:color w:val="000000"/>
          <w:shd w:val="clear" w:color="auto" w:fill="FFFFFF"/>
        </w:rPr>
        <w:t xml:space="preserve">,  E </w:t>
      </w:r>
      <w:proofErr w:type="spellStart"/>
      <w:r w:rsidRPr="003779DC">
        <w:rPr>
          <w:rFonts w:cs="Times New Roman"/>
          <w:color w:val="000000"/>
          <w:shd w:val="clear" w:color="auto" w:fill="FFFFFF"/>
        </w:rPr>
        <w:t>Miluzzo</w:t>
      </w:r>
      <w:proofErr w:type="spellEnd"/>
      <w:r w:rsidRPr="003779DC">
        <w:rPr>
          <w:rFonts w:cs="Times New Roman"/>
          <w:color w:val="000000"/>
          <w:shd w:val="clear" w:color="auto" w:fill="FFFFFF"/>
        </w:rPr>
        <w:t>, N D Lane, et al. Bike Net: a  mobile sensing system for cyclist experience mapping[J]. ACM Trans. on Sensor networks,2009,6(1):6.</w:t>
      </w:r>
      <w:bookmarkEnd w:id="129"/>
    </w:p>
    <w:p w14:paraId="37D8F078" w14:textId="77777777" w:rsidR="008B7111" w:rsidRDefault="008B7111" w:rsidP="003779DC">
      <w:pPr>
        <w:pStyle w:val="11"/>
        <w:numPr>
          <w:ilvl w:val="0"/>
          <w:numId w:val="8"/>
        </w:numPr>
        <w:ind w:firstLineChars="0"/>
        <w:rPr>
          <w:rFonts w:cs="Times New Roman"/>
          <w:color w:val="000000"/>
          <w:shd w:val="clear" w:color="auto" w:fill="FFFFFF"/>
        </w:rPr>
      </w:pPr>
      <w:bookmarkStart w:id="130" w:name="_Ref534554837"/>
      <w:r w:rsidRPr="008B7111">
        <w:rPr>
          <w:rFonts w:cs="Times New Roman"/>
          <w:color w:val="000000"/>
          <w:shd w:val="clear" w:color="auto" w:fill="FFFFFF"/>
        </w:rPr>
        <w:t xml:space="preserve">He </w:t>
      </w:r>
      <w:proofErr w:type="gramStart"/>
      <w:r w:rsidRPr="008B7111">
        <w:rPr>
          <w:rFonts w:cs="Times New Roman"/>
          <w:color w:val="000000"/>
          <w:shd w:val="clear" w:color="auto" w:fill="FFFFFF"/>
        </w:rPr>
        <w:t>Z ,</w:t>
      </w:r>
      <w:proofErr w:type="gramEnd"/>
      <w:r w:rsidRPr="008B7111">
        <w:rPr>
          <w:rFonts w:cs="Times New Roman"/>
          <w:color w:val="000000"/>
          <w:shd w:val="clear" w:color="auto" w:fill="FFFFFF"/>
        </w:rPr>
        <w:t xml:space="preserve"> Cao J , Liu X . High quality participant recruitment in vehicle-based crowdsourcing using predictable mobility[C]// Computer Communications. IEEE, 2015.</w:t>
      </w:r>
      <w:bookmarkEnd w:id="130"/>
    </w:p>
    <w:p w14:paraId="188E0656" w14:textId="77777777" w:rsidR="00344881" w:rsidRDefault="00344881" w:rsidP="00344881">
      <w:pPr>
        <w:pStyle w:val="11"/>
        <w:numPr>
          <w:ilvl w:val="0"/>
          <w:numId w:val="8"/>
        </w:numPr>
        <w:ind w:firstLineChars="0"/>
        <w:rPr>
          <w:rFonts w:cs="Times New Roman"/>
          <w:color w:val="000000"/>
          <w:shd w:val="clear" w:color="auto" w:fill="FFFFFF"/>
        </w:rPr>
      </w:pPr>
      <w:bookmarkStart w:id="131" w:name="_Ref1987473"/>
      <w:proofErr w:type="gramStart"/>
      <w:r>
        <w:rPr>
          <w:rFonts w:cs="Times New Roman"/>
          <w:color w:val="000000"/>
          <w:shd w:val="clear" w:color="auto" w:fill="FFFFFF"/>
        </w:rPr>
        <w:t>孙聪</w:t>
      </w:r>
      <w:proofErr w:type="gramEnd"/>
      <w:r>
        <w:rPr>
          <w:rFonts w:cs="Times New Roman"/>
          <w:color w:val="000000"/>
          <w:shd w:val="clear" w:color="auto" w:fill="FFFFFF"/>
        </w:rPr>
        <w:t xml:space="preserve">. </w:t>
      </w:r>
      <w:r w:rsidRPr="00344881">
        <w:rPr>
          <w:rFonts w:cs="Times New Roman" w:hint="eastAsia"/>
          <w:color w:val="000000"/>
          <w:shd w:val="clear" w:color="auto" w:fill="FFFFFF"/>
        </w:rPr>
        <w:t>基于公共交通的城市感知网络中数据收集技术研究</w:t>
      </w:r>
      <w:r>
        <w:rPr>
          <w:rFonts w:cs="Times New Roman" w:hint="eastAsia"/>
          <w:color w:val="000000"/>
          <w:shd w:val="clear" w:color="auto" w:fill="FFFFFF"/>
        </w:rPr>
        <w:t>[</w:t>
      </w:r>
      <w:r>
        <w:rPr>
          <w:rFonts w:cs="Times New Roman"/>
          <w:color w:val="000000"/>
          <w:shd w:val="clear" w:color="auto" w:fill="FFFFFF"/>
        </w:rPr>
        <w:t xml:space="preserve">D]. </w:t>
      </w:r>
      <w:r>
        <w:rPr>
          <w:rFonts w:cs="Times New Roman"/>
          <w:color w:val="000000"/>
          <w:shd w:val="clear" w:color="auto" w:fill="FFFFFF"/>
        </w:rPr>
        <w:t>北京邮电大学</w:t>
      </w:r>
      <w:r>
        <w:rPr>
          <w:rFonts w:cs="Times New Roman" w:hint="eastAsia"/>
          <w:color w:val="000000"/>
          <w:shd w:val="clear" w:color="auto" w:fill="FFFFFF"/>
        </w:rPr>
        <w:t>,</w:t>
      </w:r>
      <w:r>
        <w:rPr>
          <w:rFonts w:cs="Times New Roman"/>
          <w:color w:val="000000"/>
          <w:shd w:val="clear" w:color="auto" w:fill="FFFFFF"/>
        </w:rPr>
        <w:t xml:space="preserve"> 2015.</w:t>
      </w:r>
      <w:bookmarkEnd w:id="131"/>
    </w:p>
    <w:p w14:paraId="1B95C372" w14:textId="77777777" w:rsidR="002848D5" w:rsidRDefault="002848D5" w:rsidP="00344881">
      <w:pPr>
        <w:pStyle w:val="11"/>
        <w:numPr>
          <w:ilvl w:val="0"/>
          <w:numId w:val="8"/>
        </w:numPr>
        <w:ind w:firstLineChars="0"/>
        <w:rPr>
          <w:rFonts w:cs="Times New Roman"/>
          <w:color w:val="000000"/>
          <w:shd w:val="clear" w:color="auto" w:fill="FFFFFF"/>
        </w:rPr>
      </w:pPr>
      <w:bookmarkStart w:id="132" w:name="_Ref2021531"/>
      <w:r w:rsidRPr="002848D5">
        <w:rPr>
          <w:rFonts w:cs="Times New Roman" w:hint="eastAsia"/>
          <w:color w:val="000000"/>
          <w:shd w:val="clear" w:color="auto" w:fill="FFFFFF"/>
        </w:rPr>
        <w:t>黄赟</w:t>
      </w:r>
      <w:r w:rsidRPr="002848D5">
        <w:rPr>
          <w:rFonts w:cs="Times New Roman" w:hint="eastAsia"/>
          <w:color w:val="000000"/>
          <w:shd w:val="clear" w:color="auto" w:fill="FFFFFF"/>
        </w:rPr>
        <w:t xml:space="preserve">, </w:t>
      </w:r>
      <w:r w:rsidRPr="002848D5">
        <w:rPr>
          <w:rFonts w:cs="Times New Roman" w:hint="eastAsia"/>
          <w:color w:val="000000"/>
          <w:shd w:val="clear" w:color="auto" w:fill="FFFFFF"/>
        </w:rPr>
        <w:t>唐弋清</w:t>
      </w:r>
      <w:r w:rsidRPr="002848D5">
        <w:rPr>
          <w:rFonts w:cs="Times New Roman" w:hint="eastAsia"/>
          <w:color w:val="000000"/>
          <w:shd w:val="clear" w:color="auto" w:fill="FFFFFF"/>
        </w:rPr>
        <w:t xml:space="preserve">, </w:t>
      </w:r>
      <w:r w:rsidRPr="002848D5">
        <w:rPr>
          <w:rFonts w:cs="Times New Roman" w:hint="eastAsia"/>
          <w:color w:val="000000"/>
          <w:shd w:val="clear" w:color="auto" w:fill="FFFFFF"/>
        </w:rPr>
        <w:t>邹娇</w:t>
      </w:r>
      <w:r w:rsidRPr="002848D5">
        <w:rPr>
          <w:rFonts w:cs="Times New Roman" w:hint="eastAsia"/>
          <w:color w:val="000000"/>
          <w:shd w:val="clear" w:color="auto" w:fill="FFFFFF"/>
        </w:rPr>
        <w:t xml:space="preserve">, et al. </w:t>
      </w:r>
      <w:r w:rsidRPr="002848D5">
        <w:rPr>
          <w:rFonts w:cs="Times New Roman" w:hint="eastAsia"/>
          <w:color w:val="000000"/>
          <w:shd w:val="clear" w:color="auto" w:fill="FFFFFF"/>
        </w:rPr>
        <w:t>基于交通拥堵指数城市高峰小时估计方法研究</w:t>
      </w:r>
      <w:r w:rsidRPr="002848D5">
        <w:rPr>
          <w:rFonts w:cs="Times New Roman" w:hint="eastAsia"/>
          <w:color w:val="000000"/>
          <w:shd w:val="clear" w:color="auto" w:fill="FFFFFF"/>
        </w:rPr>
        <w:t xml:space="preserve">[J]. </w:t>
      </w:r>
      <w:r w:rsidRPr="002848D5">
        <w:rPr>
          <w:rFonts w:cs="Times New Roman" w:hint="eastAsia"/>
          <w:color w:val="000000"/>
          <w:shd w:val="clear" w:color="auto" w:fill="FFFFFF"/>
        </w:rPr>
        <w:t>科技资讯</w:t>
      </w:r>
      <w:r w:rsidRPr="002848D5">
        <w:rPr>
          <w:rFonts w:cs="Times New Roman" w:hint="eastAsia"/>
          <w:color w:val="000000"/>
          <w:shd w:val="clear" w:color="auto" w:fill="FFFFFF"/>
        </w:rPr>
        <w:t>, 2012(29):199-200.</w:t>
      </w:r>
      <w:bookmarkEnd w:id="132"/>
    </w:p>
    <w:p w14:paraId="5B77BAB6" w14:textId="77777777" w:rsidR="002848D5" w:rsidRDefault="004F6CCA" w:rsidP="004F6CCA">
      <w:pPr>
        <w:pStyle w:val="11"/>
        <w:numPr>
          <w:ilvl w:val="0"/>
          <w:numId w:val="8"/>
        </w:numPr>
        <w:ind w:firstLineChars="0"/>
        <w:rPr>
          <w:rFonts w:cs="Times New Roman"/>
          <w:color w:val="000000"/>
          <w:shd w:val="clear" w:color="auto" w:fill="FFFFFF"/>
        </w:rPr>
      </w:pPr>
      <w:bookmarkStart w:id="133" w:name="_Ref2021280"/>
      <w:r>
        <w:rPr>
          <w:rFonts w:cs="Times New Roman"/>
          <w:color w:val="000000"/>
          <w:shd w:val="clear" w:color="auto" w:fill="FFFFFF"/>
        </w:rPr>
        <w:t>王艺源</w:t>
      </w:r>
      <w:r>
        <w:rPr>
          <w:rFonts w:cs="Times New Roman" w:hint="eastAsia"/>
          <w:color w:val="000000"/>
          <w:shd w:val="clear" w:color="auto" w:fill="FFFFFF"/>
        </w:rPr>
        <w:t>.</w:t>
      </w:r>
      <w:r>
        <w:rPr>
          <w:rFonts w:cs="Times New Roman"/>
          <w:color w:val="000000"/>
          <w:shd w:val="clear" w:color="auto" w:fill="FFFFFF"/>
        </w:rPr>
        <w:t xml:space="preserve"> </w:t>
      </w:r>
      <w:r w:rsidRPr="004F6CCA">
        <w:rPr>
          <w:rFonts w:cs="Times New Roman" w:hint="eastAsia"/>
          <w:color w:val="000000"/>
          <w:shd w:val="clear" w:color="auto" w:fill="FFFFFF"/>
        </w:rPr>
        <w:t>若干集合覆盖问题的方法研究</w:t>
      </w:r>
      <w:r>
        <w:rPr>
          <w:rFonts w:cs="Times New Roman" w:hint="eastAsia"/>
          <w:color w:val="000000"/>
          <w:shd w:val="clear" w:color="auto" w:fill="FFFFFF"/>
        </w:rPr>
        <w:t>.</w:t>
      </w:r>
      <w:r>
        <w:rPr>
          <w:rFonts w:cs="Times New Roman"/>
          <w:color w:val="000000"/>
          <w:shd w:val="clear" w:color="auto" w:fill="FFFFFF"/>
        </w:rPr>
        <w:t xml:space="preserve"> </w:t>
      </w:r>
      <w:r>
        <w:rPr>
          <w:rFonts w:cs="Times New Roman"/>
          <w:color w:val="000000"/>
          <w:shd w:val="clear" w:color="auto" w:fill="FFFFFF"/>
        </w:rPr>
        <w:t>吉林大学</w:t>
      </w:r>
      <w:r>
        <w:rPr>
          <w:rFonts w:cs="Times New Roman" w:hint="eastAsia"/>
          <w:color w:val="000000"/>
          <w:shd w:val="clear" w:color="auto" w:fill="FFFFFF"/>
        </w:rPr>
        <w:t>，</w:t>
      </w:r>
      <w:r>
        <w:rPr>
          <w:rFonts w:cs="Times New Roman" w:hint="eastAsia"/>
          <w:color w:val="000000"/>
          <w:shd w:val="clear" w:color="auto" w:fill="FFFFFF"/>
        </w:rPr>
        <w:t>2</w:t>
      </w:r>
      <w:r>
        <w:rPr>
          <w:rFonts w:cs="Times New Roman"/>
          <w:color w:val="000000"/>
          <w:shd w:val="clear" w:color="auto" w:fill="FFFFFF"/>
        </w:rPr>
        <w:t>017.</w:t>
      </w:r>
      <w:bookmarkEnd w:id="133"/>
    </w:p>
    <w:p w14:paraId="1B42D134" w14:textId="77777777" w:rsidR="00182F43" w:rsidRPr="00700F94" w:rsidRDefault="004F6CCA" w:rsidP="00182F43">
      <w:pPr>
        <w:pStyle w:val="11"/>
        <w:numPr>
          <w:ilvl w:val="0"/>
          <w:numId w:val="8"/>
        </w:numPr>
        <w:ind w:firstLineChars="0"/>
        <w:rPr>
          <w:rFonts w:eastAsia="宋体" w:cs="Times New Roman"/>
        </w:rPr>
        <w:sectPr w:rsidR="00182F43" w:rsidRPr="00700F94" w:rsidSect="00700F94">
          <w:pgSz w:w="11906" w:h="16838"/>
          <w:pgMar w:top="1440" w:right="1800" w:bottom="1440" w:left="1800" w:header="851" w:footer="992" w:gutter="0"/>
          <w:pgNumType w:start="47"/>
          <w:cols w:space="425"/>
          <w:docGrid w:type="lines" w:linePitch="312"/>
        </w:sectPr>
      </w:pPr>
      <w:bookmarkStart w:id="134" w:name="_Ref2021476"/>
      <w:proofErr w:type="spellStart"/>
      <w:r w:rsidRPr="00700F94">
        <w:rPr>
          <w:rFonts w:eastAsia="宋体" w:cs="Times New Roman"/>
        </w:rPr>
        <w:t>Khuller</w:t>
      </w:r>
      <w:proofErr w:type="spellEnd"/>
      <w:r w:rsidRPr="00700F94">
        <w:rPr>
          <w:rFonts w:eastAsia="宋体" w:cs="Times New Roman"/>
        </w:rPr>
        <w:t xml:space="preserve"> S, Moss A and </w:t>
      </w:r>
      <w:proofErr w:type="spellStart"/>
      <w:r w:rsidRPr="00700F94">
        <w:rPr>
          <w:rFonts w:eastAsia="宋体" w:cs="Times New Roman"/>
        </w:rPr>
        <w:t>Naor</w:t>
      </w:r>
      <w:proofErr w:type="spellEnd"/>
      <w:r w:rsidRPr="00700F94">
        <w:rPr>
          <w:rFonts w:eastAsia="宋体" w:cs="Times New Roman"/>
        </w:rPr>
        <w:t xml:space="preserve"> J. The budgeted maximum coverage problem. Inf Process Lett 1999; 70: 39–45</w:t>
      </w:r>
      <w:bookmarkEnd w:id="134"/>
    </w:p>
    <w:p w14:paraId="6D607FBF" w14:textId="77777777" w:rsidR="009520C9" w:rsidRPr="00843633" w:rsidRDefault="009520C9" w:rsidP="00843633">
      <w:pPr>
        <w:pStyle w:val="1"/>
        <w:spacing w:beforeLines="100" w:before="312" w:afterLines="200" w:after="624" w:line="400" w:lineRule="exact"/>
        <w:jc w:val="center"/>
        <w:rPr>
          <w:rFonts w:eastAsia="黑体"/>
          <w:sz w:val="32"/>
        </w:rPr>
      </w:pPr>
      <w:bookmarkStart w:id="135" w:name="_Toc533947080"/>
      <w:bookmarkStart w:id="136" w:name="_Toc2282265"/>
      <w:r w:rsidRPr="00843633">
        <w:rPr>
          <w:rFonts w:eastAsia="黑体"/>
          <w:sz w:val="32"/>
        </w:rPr>
        <w:lastRenderedPageBreak/>
        <w:t>致谢</w:t>
      </w:r>
      <w:bookmarkEnd w:id="135"/>
      <w:bookmarkEnd w:id="136"/>
    </w:p>
    <w:p w14:paraId="2A11A3A5" w14:textId="77777777" w:rsidR="00CC3483" w:rsidRDefault="00B970E3" w:rsidP="00CC3483">
      <w:pPr>
        <w:pStyle w:val="a3"/>
        <w:spacing w:line="400" w:lineRule="exact"/>
        <w:ind w:firstLine="480"/>
        <w:rPr>
          <w:rFonts w:ascii="宋体" w:eastAsia="宋体" w:hAnsi="宋体"/>
          <w:sz w:val="24"/>
          <w:szCs w:val="24"/>
        </w:rPr>
      </w:pPr>
      <w:r w:rsidRPr="00B970E3">
        <w:rPr>
          <w:rFonts w:ascii="宋体" w:eastAsia="宋体" w:hAnsi="宋体"/>
          <w:sz w:val="24"/>
          <w:szCs w:val="24"/>
        </w:rPr>
        <w:t>时光荏苒</w:t>
      </w:r>
      <w:r w:rsidRPr="00B970E3">
        <w:rPr>
          <w:rFonts w:ascii="宋体" w:eastAsia="宋体" w:hAnsi="宋体" w:hint="eastAsia"/>
          <w:sz w:val="24"/>
          <w:szCs w:val="24"/>
        </w:rPr>
        <w:t>，</w:t>
      </w:r>
      <w:r w:rsidRPr="00B970E3">
        <w:rPr>
          <w:rFonts w:ascii="宋体" w:eastAsia="宋体" w:hAnsi="宋体"/>
          <w:sz w:val="24"/>
          <w:szCs w:val="24"/>
        </w:rPr>
        <w:t>岁月如梭</w:t>
      </w:r>
      <w:r w:rsidRPr="00B970E3">
        <w:rPr>
          <w:rFonts w:ascii="宋体" w:eastAsia="宋体" w:hAnsi="宋体" w:hint="eastAsia"/>
          <w:sz w:val="24"/>
          <w:szCs w:val="24"/>
        </w:rPr>
        <w:t>。</w:t>
      </w:r>
      <w:r w:rsidRPr="00B970E3">
        <w:rPr>
          <w:rFonts w:ascii="宋体" w:eastAsia="宋体" w:hAnsi="宋体"/>
          <w:sz w:val="24"/>
          <w:szCs w:val="24"/>
        </w:rPr>
        <w:t>转眼间</w:t>
      </w:r>
      <w:r w:rsidRPr="00B970E3">
        <w:rPr>
          <w:rFonts w:ascii="宋体" w:eastAsia="宋体" w:hAnsi="宋体" w:hint="eastAsia"/>
          <w:sz w:val="24"/>
          <w:szCs w:val="24"/>
        </w:rPr>
        <w:t>三年的研究生学习生活随着硕士论文的完成即将结束</w:t>
      </w:r>
      <w:r w:rsidR="00B1329D">
        <w:rPr>
          <w:rFonts w:ascii="宋体" w:eastAsia="宋体" w:hAnsi="宋体" w:hint="eastAsia"/>
          <w:sz w:val="24"/>
          <w:szCs w:val="24"/>
        </w:rPr>
        <w:t>。回首过去的三年，恍如昨日，</w:t>
      </w:r>
      <w:r w:rsidR="00CC3483" w:rsidRPr="00CC3483">
        <w:rPr>
          <w:rFonts w:ascii="宋体" w:eastAsia="宋体" w:hAnsi="宋体" w:hint="eastAsia"/>
          <w:sz w:val="24"/>
          <w:szCs w:val="24"/>
        </w:rPr>
        <w:t>感慨万千。</w:t>
      </w:r>
      <w:r w:rsidR="00CC3483">
        <w:rPr>
          <w:rFonts w:ascii="宋体" w:eastAsia="宋体" w:hAnsi="宋体" w:hint="eastAsia"/>
          <w:sz w:val="24"/>
          <w:szCs w:val="24"/>
        </w:rPr>
        <w:t>不知不觉已经走到了研究生</w:t>
      </w:r>
      <w:r w:rsidR="00AC2DF6">
        <w:rPr>
          <w:rFonts w:ascii="宋体" w:eastAsia="宋体" w:hAnsi="宋体" w:hint="eastAsia"/>
          <w:sz w:val="24"/>
          <w:szCs w:val="24"/>
        </w:rPr>
        <w:t>学习</w:t>
      </w:r>
      <w:r w:rsidR="00CC3483">
        <w:rPr>
          <w:rFonts w:ascii="宋体" w:eastAsia="宋体" w:hAnsi="宋体" w:hint="eastAsia"/>
          <w:sz w:val="24"/>
          <w:szCs w:val="24"/>
        </w:rPr>
        <w:t>生活的终点，在</w:t>
      </w:r>
      <w:r w:rsidR="00AC2DF6">
        <w:rPr>
          <w:rFonts w:ascii="宋体" w:eastAsia="宋体" w:hAnsi="宋体" w:hint="eastAsia"/>
          <w:sz w:val="24"/>
          <w:szCs w:val="24"/>
        </w:rPr>
        <w:t>这</w:t>
      </w:r>
      <w:r w:rsidR="00CC3483">
        <w:rPr>
          <w:rFonts w:ascii="宋体" w:eastAsia="宋体" w:hAnsi="宋体" w:hint="eastAsia"/>
          <w:sz w:val="24"/>
          <w:szCs w:val="24"/>
        </w:rPr>
        <w:t>三年生活里，有过成功也有过失败，但庆幸的是无论我经历了什么，身旁一直</w:t>
      </w:r>
      <w:r w:rsidR="00AC2DF6">
        <w:rPr>
          <w:rFonts w:ascii="宋体" w:eastAsia="宋体" w:hAnsi="宋体" w:hint="eastAsia"/>
          <w:sz w:val="24"/>
          <w:szCs w:val="24"/>
        </w:rPr>
        <w:t>都</w:t>
      </w:r>
      <w:r w:rsidR="00CC3483">
        <w:rPr>
          <w:rFonts w:ascii="宋体" w:eastAsia="宋体" w:hAnsi="宋体" w:hint="eastAsia"/>
          <w:sz w:val="24"/>
          <w:szCs w:val="24"/>
        </w:rPr>
        <w:t>有监督并鼓励我的老师，帮助我的同学</w:t>
      </w:r>
      <w:r w:rsidR="00AC2DF6">
        <w:rPr>
          <w:rFonts w:ascii="宋体" w:eastAsia="宋体" w:hAnsi="宋体" w:hint="eastAsia"/>
          <w:sz w:val="24"/>
          <w:szCs w:val="24"/>
        </w:rPr>
        <w:t>和朋友</w:t>
      </w:r>
      <w:r w:rsidR="00CC3483">
        <w:rPr>
          <w:rFonts w:ascii="宋体" w:eastAsia="宋体" w:hAnsi="宋体" w:hint="eastAsia"/>
          <w:sz w:val="24"/>
          <w:szCs w:val="24"/>
        </w:rPr>
        <w:t>以及默默支持我的父母。此时此刻，回首点点滴滴，心中充满了对恩师，同学，朋友</w:t>
      </w:r>
      <w:r w:rsidR="00AC2DF6">
        <w:rPr>
          <w:rFonts w:ascii="宋体" w:eastAsia="宋体" w:hAnsi="宋体" w:hint="eastAsia"/>
          <w:sz w:val="24"/>
          <w:szCs w:val="24"/>
        </w:rPr>
        <w:t>以及家人的</w:t>
      </w:r>
      <w:r w:rsidR="00CC3483">
        <w:rPr>
          <w:rFonts w:ascii="宋体" w:eastAsia="宋体" w:hAnsi="宋体" w:hint="eastAsia"/>
          <w:sz w:val="24"/>
          <w:szCs w:val="24"/>
        </w:rPr>
        <w:t>感激之情，在这里我想要向他们表示我衷心的感谢。</w:t>
      </w:r>
    </w:p>
    <w:p w14:paraId="01BFC218" w14:textId="77777777" w:rsidR="009520C9" w:rsidRPr="00AC2DF6" w:rsidRDefault="00AC2DF6">
      <w:pPr>
        <w:pStyle w:val="a3"/>
        <w:spacing w:line="400" w:lineRule="exact"/>
        <w:ind w:firstLineChars="0" w:firstLine="0"/>
        <w:rPr>
          <w:rFonts w:asciiTheme="minorEastAsia" w:hAnsiTheme="minorEastAsia"/>
          <w:sz w:val="24"/>
          <w:szCs w:val="24"/>
        </w:rPr>
      </w:pPr>
      <w:r>
        <w:rPr>
          <w:rFonts w:ascii="宋体" w:eastAsia="宋体" w:hAnsi="宋体"/>
          <w:sz w:val="24"/>
          <w:szCs w:val="24"/>
        </w:rPr>
        <w:tab/>
        <w:t>首先</w:t>
      </w:r>
      <w:r>
        <w:rPr>
          <w:rFonts w:ascii="宋体" w:eastAsia="宋体" w:hAnsi="宋体" w:hint="eastAsia"/>
          <w:sz w:val="24"/>
          <w:szCs w:val="24"/>
        </w:rPr>
        <w:t>，我要由衷的感谢我的导师王卫东教授。</w:t>
      </w:r>
      <w:r w:rsidR="00F22C7C">
        <w:rPr>
          <w:rFonts w:ascii="宋体" w:eastAsia="宋体" w:hAnsi="宋体" w:hint="eastAsia"/>
          <w:sz w:val="24"/>
          <w:szCs w:val="24"/>
        </w:rPr>
        <w:t>您</w:t>
      </w:r>
      <w:r w:rsidR="00F8650F">
        <w:rPr>
          <w:rFonts w:ascii="宋体" w:eastAsia="宋体" w:hAnsi="宋体" w:hint="eastAsia"/>
          <w:sz w:val="24"/>
          <w:szCs w:val="24"/>
        </w:rPr>
        <w:t>独特的人格魅力、学识魅力以及为人师表、以身作则的态度深深的影响并感染了</w:t>
      </w:r>
      <w:r w:rsidR="00F22C7C">
        <w:rPr>
          <w:rFonts w:ascii="宋体" w:eastAsia="宋体" w:hAnsi="宋体" w:hint="eastAsia"/>
          <w:sz w:val="24"/>
          <w:szCs w:val="24"/>
        </w:rPr>
        <w:t>我。您作为实验室主要负责人和教务处处长，</w:t>
      </w:r>
      <w:r w:rsidR="001E0673">
        <w:rPr>
          <w:rFonts w:ascii="宋体" w:eastAsia="宋体" w:hAnsi="宋体" w:hint="eastAsia"/>
          <w:sz w:val="24"/>
          <w:szCs w:val="24"/>
        </w:rPr>
        <w:t>即使实验室外的事务让您忙得焦头烂额，您也会百忙之中抽出时间来给我们讲述科研、工作及生活等方面的人生经验</w:t>
      </w:r>
      <w:r w:rsidR="009970F3">
        <w:rPr>
          <w:rFonts w:ascii="宋体" w:eastAsia="宋体" w:hAnsi="宋体" w:hint="eastAsia"/>
          <w:sz w:val="24"/>
          <w:szCs w:val="24"/>
        </w:rPr>
        <w:t>，您的所有经验之谈，让我受益匪浅，深受启发</w:t>
      </w:r>
      <w:r w:rsidR="001E0673">
        <w:rPr>
          <w:rFonts w:ascii="宋体" w:eastAsia="宋体" w:hAnsi="宋体" w:hint="eastAsia"/>
          <w:sz w:val="24"/>
          <w:szCs w:val="24"/>
        </w:rPr>
        <w:t>。作为一个普通的农村孩子，要有吃苦耐劳，孜孜不倦的精神，只有靠自身努力拼搏才能改变现状。</w:t>
      </w:r>
      <w:r w:rsidR="009970F3">
        <w:rPr>
          <w:rFonts w:ascii="宋体" w:eastAsia="宋体" w:hAnsi="宋体" w:hint="eastAsia"/>
          <w:sz w:val="24"/>
          <w:szCs w:val="24"/>
        </w:rPr>
        <w:t>同时，我想感谢王老师给我们提供一个良好的科研环境。在实验室期间，非常幸运自己能参与到各项国家级重大研究项目，您提供的这些宝贵机会不仅开拓了我的眼界，而且培养了我严谨从事科研学术的态度，这些将是我今后人生道路中宝贵的财富。</w:t>
      </w:r>
    </w:p>
    <w:p w14:paraId="3485BB55" w14:textId="77777777" w:rsidR="009520C9" w:rsidRPr="00C33041" w:rsidRDefault="00C33041">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其次</w:t>
      </w:r>
      <w:r>
        <w:rPr>
          <w:rFonts w:asciiTheme="minorEastAsia" w:hAnsiTheme="minorEastAsia" w:hint="eastAsia"/>
          <w:sz w:val="24"/>
          <w:szCs w:val="24"/>
        </w:rPr>
        <w:t>，</w:t>
      </w:r>
      <w:r>
        <w:rPr>
          <w:rFonts w:asciiTheme="minorEastAsia" w:hAnsiTheme="minorEastAsia"/>
          <w:sz w:val="24"/>
          <w:szCs w:val="24"/>
        </w:rPr>
        <w:t>我要感激王朝</w:t>
      </w:r>
      <w:proofErr w:type="gramStart"/>
      <w:r>
        <w:rPr>
          <w:rFonts w:asciiTheme="minorEastAsia" w:hAnsiTheme="minorEastAsia"/>
          <w:sz w:val="24"/>
          <w:szCs w:val="24"/>
        </w:rPr>
        <w:t>炜</w:t>
      </w:r>
      <w:proofErr w:type="gramEnd"/>
      <w:r>
        <w:rPr>
          <w:rFonts w:asciiTheme="minorEastAsia" w:hAnsiTheme="minorEastAsia"/>
          <w:sz w:val="24"/>
          <w:szCs w:val="24"/>
        </w:rPr>
        <w:t>副教授</w:t>
      </w:r>
      <w:r>
        <w:rPr>
          <w:rFonts w:asciiTheme="minorEastAsia" w:hAnsiTheme="minorEastAsia" w:hint="eastAsia"/>
          <w:sz w:val="24"/>
          <w:szCs w:val="24"/>
        </w:rPr>
        <w:t>。</w:t>
      </w:r>
      <w:r w:rsidR="002414B8">
        <w:rPr>
          <w:rFonts w:asciiTheme="minorEastAsia" w:hAnsiTheme="minorEastAsia" w:hint="eastAsia"/>
          <w:sz w:val="24"/>
          <w:szCs w:val="24"/>
        </w:rPr>
        <w:t>很荣幸能</w:t>
      </w:r>
      <w:r>
        <w:rPr>
          <w:rFonts w:asciiTheme="minorEastAsia" w:hAnsiTheme="minorEastAsia" w:hint="eastAsia"/>
          <w:sz w:val="24"/>
          <w:szCs w:val="24"/>
        </w:rPr>
        <w:t>加入小王老师的科研团队，在您的指导下完成车载移动群体感知的相关研究。以前总觉得自己没有做科研的能力，在您的指导下我顺利发表了第一篇</w:t>
      </w:r>
      <w:r w:rsidR="002414B8">
        <w:rPr>
          <w:rFonts w:asciiTheme="minorEastAsia" w:hAnsiTheme="minorEastAsia" w:hint="eastAsia"/>
          <w:sz w:val="24"/>
          <w:szCs w:val="24"/>
        </w:rPr>
        <w:t>SCI，感谢您</w:t>
      </w:r>
      <w:r w:rsidR="00E17721">
        <w:rPr>
          <w:rFonts w:asciiTheme="minorEastAsia" w:hAnsiTheme="minorEastAsia" w:hint="eastAsia"/>
          <w:sz w:val="24"/>
          <w:szCs w:val="24"/>
        </w:rPr>
        <w:t>的指导</w:t>
      </w:r>
      <w:r w:rsidR="002414B8">
        <w:rPr>
          <w:rFonts w:asciiTheme="minorEastAsia" w:hAnsiTheme="minorEastAsia" w:hint="eastAsia"/>
          <w:sz w:val="24"/>
          <w:szCs w:val="24"/>
        </w:rPr>
        <w:t>。此外，还要感谢您从论文选题到撰写的悉心指导，即使繁忙您也耐心解答并指正我论文上出现的问题，给予我极大的帮助</w:t>
      </w:r>
      <w:r w:rsidR="000C5A69">
        <w:rPr>
          <w:rFonts w:asciiTheme="minorEastAsia" w:hAnsiTheme="minorEastAsia" w:hint="eastAsia"/>
          <w:sz w:val="24"/>
          <w:szCs w:val="24"/>
        </w:rPr>
        <w:t>。</w:t>
      </w:r>
    </w:p>
    <w:p w14:paraId="09707098" w14:textId="77777777" w:rsidR="009520C9" w:rsidRDefault="000C5A69">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然后</w:t>
      </w:r>
      <w:r>
        <w:rPr>
          <w:rFonts w:asciiTheme="minorEastAsia" w:hAnsiTheme="minorEastAsia" w:hint="eastAsia"/>
          <w:sz w:val="24"/>
          <w:szCs w:val="24"/>
        </w:rPr>
        <w:t>，</w:t>
      </w:r>
      <w:r>
        <w:rPr>
          <w:rFonts w:asciiTheme="minorEastAsia" w:hAnsiTheme="minorEastAsia"/>
          <w:sz w:val="24"/>
          <w:szCs w:val="24"/>
        </w:rPr>
        <w:t>我也要感谢李秀华副教授</w:t>
      </w:r>
      <w:r>
        <w:rPr>
          <w:rFonts w:asciiTheme="minorEastAsia" w:hAnsiTheme="minorEastAsia" w:hint="eastAsia"/>
          <w:sz w:val="24"/>
          <w:szCs w:val="24"/>
        </w:rPr>
        <w:t>、崔高峰副教授、胡欣副教授、王程老师和真良基老师。感谢您们耐心解答我在论文上遇到的难题，感谢您们指导我修改论文上存在的问题，感谢您们在毕业答辩工作上</w:t>
      </w:r>
      <w:r w:rsidR="00827E54">
        <w:rPr>
          <w:rFonts w:asciiTheme="minorEastAsia" w:hAnsiTheme="minorEastAsia" w:hint="eastAsia"/>
          <w:sz w:val="24"/>
          <w:szCs w:val="24"/>
        </w:rPr>
        <w:t>辛苦</w:t>
      </w:r>
      <w:r>
        <w:rPr>
          <w:rFonts w:asciiTheme="minorEastAsia" w:hAnsiTheme="minorEastAsia" w:hint="eastAsia"/>
          <w:sz w:val="24"/>
          <w:szCs w:val="24"/>
        </w:rPr>
        <w:t>付出。</w:t>
      </w:r>
      <w:r w:rsidR="00827E54">
        <w:rPr>
          <w:rFonts w:asciiTheme="minorEastAsia" w:hAnsiTheme="minorEastAsia" w:hint="eastAsia"/>
          <w:sz w:val="24"/>
          <w:szCs w:val="24"/>
        </w:rPr>
        <w:t>在论文进行的过程中，感谢秦彩博士的指导与帮助，感谢我们好朋友曾胜、张素</w:t>
      </w:r>
      <w:proofErr w:type="gramStart"/>
      <w:r w:rsidR="00827E54">
        <w:rPr>
          <w:rFonts w:asciiTheme="minorEastAsia" w:hAnsiTheme="minorEastAsia" w:hint="eastAsia"/>
          <w:sz w:val="24"/>
          <w:szCs w:val="24"/>
        </w:rPr>
        <w:t>墁</w:t>
      </w:r>
      <w:proofErr w:type="gramEnd"/>
      <w:r w:rsidR="00827E54">
        <w:rPr>
          <w:rFonts w:asciiTheme="minorEastAsia" w:hAnsiTheme="minorEastAsia" w:hint="eastAsia"/>
          <w:sz w:val="24"/>
          <w:szCs w:val="24"/>
        </w:rPr>
        <w:t>在我论文遇到问题时给予的帮助。我还要感谢2</w:t>
      </w:r>
      <w:r w:rsidR="00827E54">
        <w:rPr>
          <w:rFonts w:asciiTheme="minorEastAsia" w:hAnsiTheme="minorEastAsia"/>
          <w:sz w:val="24"/>
          <w:szCs w:val="24"/>
        </w:rPr>
        <w:t>016级全体同学这三年的陪伴与支持</w:t>
      </w:r>
      <w:r w:rsidR="00827E54">
        <w:rPr>
          <w:rFonts w:asciiTheme="minorEastAsia" w:hAnsiTheme="minorEastAsia" w:hint="eastAsia"/>
          <w:sz w:val="24"/>
          <w:szCs w:val="24"/>
        </w:rPr>
        <w:t>，</w:t>
      </w:r>
      <w:r w:rsidR="00827E54">
        <w:rPr>
          <w:rFonts w:asciiTheme="minorEastAsia" w:hAnsiTheme="minorEastAsia"/>
          <w:sz w:val="24"/>
          <w:szCs w:val="24"/>
        </w:rPr>
        <w:t>我们一起科研</w:t>
      </w:r>
      <w:r w:rsidR="00827E54">
        <w:rPr>
          <w:rFonts w:asciiTheme="minorEastAsia" w:hAnsiTheme="minorEastAsia" w:hint="eastAsia"/>
          <w:sz w:val="24"/>
          <w:szCs w:val="24"/>
        </w:rPr>
        <w:t>，</w:t>
      </w:r>
      <w:r w:rsidR="00827E54">
        <w:rPr>
          <w:rFonts w:asciiTheme="minorEastAsia" w:hAnsiTheme="minorEastAsia"/>
          <w:sz w:val="24"/>
          <w:szCs w:val="24"/>
        </w:rPr>
        <w:t>一起玩耍的这些日子将是我</w:t>
      </w:r>
      <w:r w:rsidR="00AD495E">
        <w:rPr>
          <w:rFonts w:asciiTheme="minorEastAsia" w:hAnsiTheme="minorEastAsia" w:hint="eastAsia"/>
          <w:sz w:val="24"/>
          <w:szCs w:val="24"/>
        </w:rPr>
        <w:t>人</w:t>
      </w:r>
      <w:r w:rsidR="00827E54">
        <w:rPr>
          <w:rFonts w:asciiTheme="minorEastAsia" w:hAnsiTheme="minorEastAsia"/>
          <w:sz w:val="24"/>
          <w:szCs w:val="24"/>
        </w:rPr>
        <w:t>生中宝贵的回忆</w:t>
      </w:r>
      <w:r w:rsidR="00827E54">
        <w:rPr>
          <w:rFonts w:asciiTheme="minorEastAsia" w:hAnsiTheme="minorEastAsia" w:hint="eastAsia"/>
          <w:sz w:val="24"/>
          <w:szCs w:val="24"/>
        </w:rPr>
        <w:t>。</w:t>
      </w:r>
    </w:p>
    <w:p w14:paraId="399C30FD" w14:textId="77777777" w:rsidR="00827E54" w:rsidRDefault="00827E54">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最后</w:t>
      </w:r>
      <w:r>
        <w:rPr>
          <w:rFonts w:asciiTheme="minorEastAsia" w:hAnsiTheme="minorEastAsia" w:hint="eastAsia"/>
          <w:sz w:val="24"/>
          <w:szCs w:val="24"/>
        </w:rPr>
        <w:t>，</w:t>
      </w:r>
      <w:r>
        <w:rPr>
          <w:rFonts w:asciiTheme="minorEastAsia" w:hAnsiTheme="minorEastAsia"/>
          <w:sz w:val="24"/>
          <w:szCs w:val="24"/>
        </w:rPr>
        <w:t>我要感谢我的父母</w:t>
      </w:r>
      <w:r>
        <w:rPr>
          <w:rFonts w:asciiTheme="minorEastAsia" w:hAnsiTheme="minorEastAsia" w:hint="eastAsia"/>
          <w:sz w:val="24"/>
          <w:szCs w:val="24"/>
        </w:rPr>
        <w:t>，</w:t>
      </w:r>
      <w:r>
        <w:rPr>
          <w:rFonts w:asciiTheme="minorEastAsia" w:hAnsiTheme="minorEastAsia"/>
          <w:sz w:val="24"/>
          <w:szCs w:val="24"/>
        </w:rPr>
        <w:t>感谢您们这么多年默默的支持我</w:t>
      </w:r>
      <w:r>
        <w:rPr>
          <w:rFonts w:asciiTheme="minorEastAsia" w:hAnsiTheme="minorEastAsia" w:hint="eastAsia"/>
          <w:sz w:val="24"/>
          <w:szCs w:val="24"/>
        </w:rPr>
        <w:t>，</w:t>
      </w:r>
      <w:r>
        <w:rPr>
          <w:rFonts w:asciiTheme="minorEastAsia" w:hAnsiTheme="minorEastAsia"/>
          <w:sz w:val="24"/>
          <w:szCs w:val="24"/>
        </w:rPr>
        <w:t>无论我遇到什么难题</w:t>
      </w:r>
      <w:r>
        <w:rPr>
          <w:rFonts w:asciiTheme="minorEastAsia" w:hAnsiTheme="minorEastAsia" w:hint="eastAsia"/>
          <w:sz w:val="24"/>
          <w:szCs w:val="24"/>
        </w:rPr>
        <w:t>，</w:t>
      </w:r>
      <w:r>
        <w:rPr>
          <w:rFonts w:asciiTheme="minorEastAsia" w:hAnsiTheme="minorEastAsia"/>
          <w:sz w:val="24"/>
          <w:szCs w:val="24"/>
        </w:rPr>
        <w:t>您们都是我坚强的后盾</w:t>
      </w:r>
      <w:r>
        <w:rPr>
          <w:rFonts w:asciiTheme="minorEastAsia" w:hAnsiTheme="minorEastAsia" w:hint="eastAsia"/>
          <w:sz w:val="24"/>
          <w:szCs w:val="24"/>
        </w:rPr>
        <w:t>。您们的所有付出我永远铭记于心，往后的生活我会更加努力，成就更好的自己，报答您们这大半辈子的养育之恩。未来的道路不管用多么曲折难行</w:t>
      </w:r>
      <w:r w:rsidR="00E37771">
        <w:rPr>
          <w:rFonts w:asciiTheme="minorEastAsia" w:hAnsiTheme="minorEastAsia" w:hint="eastAsia"/>
          <w:sz w:val="24"/>
          <w:szCs w:val="24"/>
        </w:rPr>
        <w:t>，我将怀着感恩之心，砥砺前行。</w:t>
      </w:r>
    </w:p>
    <w:p w14:paraId="38103579" w14:textId="77777777" w:rsidR="00F35DC9" w:rsidRDefault="00E37771" w:rsidP="00F35DC9">
      <w:pPr>
        <w:pStyle w:val="a3"/>
        <w:spacing w:line="400" w:lineRule="exact"/>
        <w:ind w:firstLineChars="0" w:firstLine="0"/>
        <w:rPr>
          <w:rFonts w:asciiTheme="minorEastAsia" w:hAnsiTheme="minorEastAsia"/>
          <w:sz w:val="24"/>
          <w:szCs w:val="24"/>
        </w:rPr>
        <w:sectPr w:rsidR="00F35DC9" w:rsidSect="00700F94">
          <w:pgSz w:w="11906" w:h="16838"/>
          <w:pgMar w:top="1440" w:right="1800" w:bottom="1440" w:left="1800" w:header="851" w:footer="992" w:gutter="0"/>
          <w:pgNumType w:start="51"/>
          <w:cols w:space="425"/>
          <w:docGrid w:type="lines" w:linePitch="312"/>
        </w:sectPr>
      </w:pPr>
      <w:r>
        <w:rPr>
          <w:rFonts w:asciiTheme="minorEastAsia" w:hAnsiTheme="minorEastAsia"/>
          <w:sz w:val="24"/>
          <w:szCs w:val="24"/>
        </w:rPr>
        <w:tab/>
        <w:t>感谢所有帮助我的人</w:t>
      </w:r>
      <w:r>
        <w:rPr>
          <w:rFonts w:asciiTheme="minorEastAsia" w:hAnsiTheme="minorEastAsia" w:hint="eastAsia"/>
          <w:sz w:val="24"/>
          <w:szCs w:val="24"/>
        </w:rPr>
        <w:t>，谢谢您们！</w:t>
      </w:r>
    </w:p>
    <w:p w14:paraId="60E03B72" w14:textId="77777777" w:rsidR="00F51CC1" w:rsidRPr="00C2296D" w:rsidRDefault="00F51CC1" w:rsidP="00843633">
      <w:pPr>
        <w:pStyle w:val="1"/>
        <w:spacing w:beforeLines="100" w:before="312" w:afterLines="200" w:after="624" w:line="400" w:lineRule="exact"/>
        <w:jc w:val="center"/>
        <w:rPr>
          <w:rFonts w:eastAsia="黑体"/>
          <w:sz w:val="32"/>
        </w:rPr>
      </w:pPr>
      <w:bookmarkStart w:id="137" w:name="_Toc509173071"/>
      <w:bookmarkStart w:id="138" w:name="_Toc533947081"/>
      <w:bookmarkStart w:id="139" w:name="_Toc2282266"/>
      <w:r w:rsidRPr="00872600">
        <w:rPr>
          <w:rFonts w:eastAsia="黑体"/>
          <w:sz w:val="32"/>
        </w:rPr>
        <w:lastRenderedPageBreak/>
        <w:t>攻读硕士学位期间发表的学术论文及专利</w:t>
      </w:r>
      <w:bookmarkEnd w:id="137"/>
      <w:bookmarkEnd w:id="138"/>
      <w:bookmarkEnd w:id="139"/>
    </w:p>
    <w:p w14:paraId="1555721D" w14:textId="77777777" w:rsidR="00F51CC1" w:rsidRPr="00965CB0" w:rsidRDefault="00F51CC1">
      <w:pPr>
        <w:pStyle w:val="a3"/>
        <w:spacing w:line="400" w:lineRule="exact"/>
        <w:ind w:firstLineChars="0" w:firstLine="0"/>
        <w:rPr>
          <w:rFonts w:ascii="宋体" w:eastAsia="宋体" w:hAnsi="宋体"/>
          <w:sz w:val="24"/>
          <w:szCs w:val="24"/>
        </w:rPr>
      </w:pPr>
      <w:r w:rsidRPr="00965CB0">
        <w:rPr>
          <w:rFonts w:ascii="宋体" w:eastAsia="宋体" w:hAnsi="宋体" w:hint="eastAsia"/>
          <w:sz w:val="24"/>
          <w:szCs w:val="24"/>
        </w:rPr>
        <w:t>[</w:t>
      </w:r>
      <w:r w:rsidRPr="00965CB0">
        <w:rPr>
          <w:rFonts w:ascii="宋体" w:eastAsia="宋体" w:hAnsi="宋体"/>
          <w:sz w:val="24"/>
          <w:szCs w:val="24"/>
        </w:rPr>
        <w:t xml:space="preserve">1] </w:t>
      </w:r>
      <w:proofErr w:type="spellStart"/>
      <w:r w:rsidRPr="00965CB0">
        <w:rPr>
          <w:rFonts w:ascii="Times New Roman" w:eastAsia="宋体" w:hAnsi="Times New Roman" w:cs="Times New Roman"/>
          <w:sz w:val="24"/>
          <w:szCs w:val="24"/>
        </w:rPr>
        <w:t>Chaowei</w:t>
      </w:r>
      <w:proofErr w:type="spellEnd"/>
      <w:r w:rsidRPr="00965CB0">
        <w:rPr>
          <w:rFonts w:ascii="Times New Roman" w:eastAsia="宋体" w:hAnsi="Times New Roman" w:cs="Times New Roman"/>
          <w:sz w:val="24"/>
          <w:szCs w:val="24"/>
        </w:rPr>
        <w:t xml:space="preserve"> Wang, </w:t>
      </w:r>
      <w:proofErr w:type="spellStart"/>
      <w:r w:rsidRPr="00700F94">
        <w:rPr>
          <w:rFonts w:ascii="Times New Roman" w:eastAsia="宋体" w:hAnsi="Times New Roman" w:cs="Times New Roman"/>
          <w:sz w:val="24"/>
          <w:szCs w:val="24"/>
        </w:rPr>
        <w:t>Chensheng</w:t>
      </w:r>
      <w:proofErr w:type="spellEnd"/>
      <w:r w:rsidRPr="00700F94">
        <w:rPr>
          <w:rFonts w:ascii="Times New Roman" w:eastAsia="宋体" w:hAnsi="Times New Roman" w:cs="Times New Roman"/>
          <w:sz w:val="24"/>
          <w:szCs w:val="24"/>
        </w:rPr>
        <w:t xml:space="preserve"> Li</w:t>
      </w:r>
      <w:r w:rsidRPr="00965CB0">
        <w:rPr>
          <w:rFonts w:ascii="Times New Roman" w:eastAsia="宋体" w:hAnsi="Times New Roman" w:cs="Times New Roman"/>
          <w:sz w:val="24"/>
          <w:szCs w:val="24"/>
        </w:rPr>
        <w:t xml:space="preserve">, Cai Qin, </w:t>
      </w:r>
      <w:proofErr w:type="spellStart"/>
      <w:r w:rsidRPr="00965CB0">
        <w:rPr>
          <w:rFonts w:ascii="Times New Roman" w:eastAsia="宋体" w:hAnsi="Times New Roman" w:cs="Times New Roman"/>
          <w:sz w:val="24"/>
          <w:szCs w:val="24"/>
        </w:rPr>
        <w:t>Weidong</w:t>
      </w:r>
      <w:proofErr w:type="spellEnd"/>
      <w:r w:rsidRPr="00965CB0">
        <w:rPr>
          <w:rFonts w:ascii="Times New Roman" w:eastAsia="宋体" w:hAnsi="Times New Roman" w:cs="Times New Roman"/>
          <w:sz w:val="24"/>
          <w:szCs w:val="24"/>
        </w:rPr>
        <w:t xml:space="preserve"> Wang, </w:t>
      </w:r>
      <w:proofErr w:type="spellStart"/>
      <w:r w:rsidRPr="00965CB0">
        <w:rPr>
          <w:rFonts w:ascii="Times New Roman" w:eastAsia="宋体" w:hAnsi="Times New Roman" w:cs="Times New Roman"/>
          <w:sz w:val="24"/>
          <w:szCs w:val="24"/>
        </w:rPr>
        <w:t>Xiuhua</w:t>
      </w:r>
      <w:proofErr w:type="spellEnd"/>
      <w:r w:rsidRPr="00965CB0">
        <w:rPr>
          <w:rFonts w:ascii="Times New Roman" w:eastAsia="宋体" w:hAnsi="Times New Roman" w:cs="Times New Roman"/>
          <w:sz w:val="24"/>
          <w:szCs w:val="24"/>
        </w:rPr>
        <w:t xml:space="preserve"> Li.  Maximizing spatial-temporal coverage in mobile crowd-sensing based on public transports with predictable trajectory. International Journal of Distributed Sensor Networks</w:t>
      </w:r>
      <w:r w:rsidR="00880DE4" w:rsidRPr="00965CB0">
        <w:rPr>
          <w:rFonts w:ascii="Times New Roman" w:eastAsia="宋体" w:hAnsi="Times New Roman" w:cs="Times New Roman"/>
          <w:sz w:val="24"/>
          <w:szCs w:val="24"/>
        </w:rPr>
        <w:t>. (SCI</w:t>
      </w:r>
      <w:r w:rsidR="00880DE4" w:rsidRPr="00700F94">
        <w:rPr>
          <w:rFonts w:ascii="Times New Roman" w:eastAsia="宋体" w:hAnsi="Times New Roman" w:cs="Times New Roman"/>
          <w:sz w:val="24"/>
          <w:szCs w:val="24"/>
        </w:rPr>
        <w:t xml:space="preserve"> </w:t>
      </w:r>
      <w:r w:rsidR="00880DE4" w:rsidRPr="00965CB0">
        <w:rPr>
          <w:rFonts w:ascii="宋体" w:eastAsia="宋体" w:hAnsi="宋体"/>
          <w:sz w:val="24"/>
          <w:szCs w:val="24"/>
        </w:rPr>
        <w:t>刊源</w:t>
      </w:r>
      <w:r w:rsidR="00880DE4" w:rsidRPr="00965CB0">
        <w:rPr>
          <w:rFonts w:ascii="宋体" w:eastAsia="宋体" w:hAnsi="宋体" w:hint="eastAsia"/>
          <w:sz w:val="24"/>
          <w:szCs w:val="24"/>
        </w:rPr>
        <w:t>，</w:t>
      </w:r>
      <w:r w:rsidR="00880DE4" w:rsidRPr="00965CB0">
        <w:rPr>
          <w:rFonts w:ascii="宋体" w:eastAsia="宋体" w:hAnsi="宋体"/>
          <w:sz w:val="24"/>
          <w:szCs w:val="24"/>
        </w:rPr>
        <w:t>已录用)</w:t>
      </w:r>
    </w:p>
    <w:p w14:paraId="0A077304" w14:textId="77777777" w:rsidR="00F51CC1" w:rsidRPr="005F3810" w:rsidRDefault="00880DE4">
      <w:pPr>
        <w:pStyle w:val="a3"/>
        <w:spacing w:line="400" w:lineRule="exact"/>
        <w:ind w:firstLineChars="0" w:firstLine="0"/>
        <w:rPr>
          <w:rFonts w:ascii="宋体" w:eastAsia="宋体" w:hAnsi="宋体"/>
          <w:sz w:val="24"/>
          <w:szCs w:val="24"/>
        </w:rPr>
      </w:pPr>
      <w:r w:rsidRPr="005F3810">
        <w:rPr>
          <w:rFonts w:ascii="宋体" w:eastAsia="宋体" w:hAnsi="宋体" w:hint="eastAsia"/>
          <w:sz w:val="24"/>
          <w:szCs w:val="24"/>
        </w:rPr>
        <w:t>[</w:t>
      </w:r>
      <w:r w:rsidRPr="005F3810">
        <w:rPr>
          <w:rFonts w:ascii="宋体" w:eastAsia="宋体" w:hAnsi="宋体"/>
          <w:sz w:val="24"/>
          <w:szCs w:val="24"/>
        </w:rPr>
        <w:t>2]</w:t>
      </w:r>
      <w:r w:rsidR="005F3810" w:rsidRPr="005F3810">
        <w:rPr>
          <w:rFonts w:ascii="宋体" w:eastAsia="宋体" w:hAnsi="宋体" w:hint="eastAsia"/>
          <w:sz w:val="24"/>
          <w:szCs w:val="24"/>
        </w:rPr>
        <w:t xml:space="preserve"> </w:t>
      </w:r>
      <w:r w:rsidR="005F3810" w:rsidRPr="005F3810">
        <w:rPr>
          <w:rFonts w:ascii="宋体" w:eastAsia="宋体" w:hAnsi="宋体"/>
          <w:sz w:val="24"/>
          <w:szCs w:val="24"/>
        </w:rPr>
        <w:t>王朝</w:t>
      </w:r>
      <w:proofErr w:type="gramStart"/>
      <w:r w:rsidR="005F3810" w:rsidRPr="005F3810">
        <w:rPr>
          <w:rFonts w:ascii="宋体" w:eastAsia="宋体" w:hAnsi="宋体"/>
          <w:sz w:val="24"/>
          <w:szCs w:val="24"/>
        </w:rPr>
        <w:t>炜</w:t>
      </w:r>
      <w:proofErr w:type="gramEnd"/>
      <w:r w:rsidR="005F3810" w:rsidRPr="005F3810">
        <w:rPr>
          <w:rFonts w:ascii="宋体" w:eastAsia="宋体" w:hAnsi="宋体" w:hint="eastAsia"/>
          <w:sz w:val="24"/>
          <w:szCs w:val="24"/>
        </w:rPr>
        <w:t>，</w:t>
      </w:r>
      <w:r w:rsidR="005F3810" w:rsidRPr="005F3810">
        <w:rPr>
          <w:rFonts w:ascii="宋体" w:eastAsia="宋体" w:hAnsi="宋体"/>
          <w:sz w:val="24"/>
          <w:szCs w:val="24"/>
        </w:rPr>
        <w:t>李陈生</w:t>
      </w:r>
      <w:r w:rsidR="005F3810" w:rsidRPr="005F3810">
        <w:rPr>
          <w:rFonts w:ascii="宋体" w:eastAsia="宋体" w:hAnsi="宋体" w:hint="eastAsia"/>
          <w:sz w:val="24"/>
          <w:szCs w:val="24"/>
        </w:rPr>
        <w:t>，</w:t>
      </w:r>
      <w:r w:rsidR="005F3810" w:rsidRPr="005F3810">
        <w:rPr>
          <w:rFonts w:ascii="宋体" w:eastAsia="宋体" w:hAnsi="宋体"/>
          <w:sz w:val="24"/>
          <w:szCs w:val="24"/>
        </w:rPr>
        <w:t>张素墁</w:t>
      </w:r>
      <w:r w:rsidR="005F3810" w:rsidRPr="005F3810">
        <w:rPr>
          <w:rFonts w:ascii="宋体" w:eastAsia="宋体" w:hAnsi="宋体" w:hint="eastAsia"/>
          <w:sz w:val="24"/>
          <w:szCs w:val="24"/>
        </w:rPr>
        <w:t>，</w:t>
      </w:r>
      <w:r w:rsidR="005F3810" w:rsidRPr="005F3810">
        <w:rPr>
          <w:rFonts w:ascii="宋体" w:eastAsia="宋体" w:hAnsi="宋体"/>
          <w:sz w:val="24"/>
          <w:szCs w:val="24"/>
        </w:rPr>
        <w:t>秦彩</w:t>
      </w:r>
      <w:r w:rsidR="005F3810" w:rsidRPr="005F3810">
        <w:rPr>
          <w:rFonts w:ascii="宋体" w:eastAsia="宋体" w:hAnsi="宋体" w:hint="eastAsia"/>
          <w:sz w:val="24"/>
          <w:szCs w:val="24"/>
        </w:rPr>
        <w:t>，</w:t>
      </w:r>
      <w:r w:rsidR="005F3810" w:rsidRPr="005F3810">
        <w:rPr>
          <w:rFonts w:ascii="宋体" w:eastAsia="宋体" w:hAnsi="宋体"/>
          <w:sz w:val="24"/>
          <w:szCs w:val="24"/>
        </w:rPr>
        <w:t>王卫东</w:t>
      </w:r>
      <w:r w:rsidR="005F3810" w:rsidRPr="005F3810">
        <w:rPr>
          <w:rFonts w:ascii="宋体" w:eastAsia="宋体" w:hAnsi="宋体" w:hint="eastAsia"/>
          <w:sz w:val="24"/>
          <w:szCs w:val="24"/>
        </w:rPr>
        <w:t>.</w:t>
      </w:r>
      <w:r w:rsidR="005F3810" w:rsidRPr="005F3810">
        <w:rPr>
          <w:rFonts w:ascii="宋体" w:eastAsia="宋体" w:hAnsi="宋体"/>
          <w:sz w:val="24"/>
          <w:szCs w:val="24"/>
        </w:rPr>
        <w:t xml:space="preserve"> </w:t>
      </w:r>
      <w:r w:rsidR="005F3810" w:rsidRPr="005F3810">
        <w:rPr>
          <w:rFonts w:ascii="宋体" w:eastAsia="宋体" w:hAnsi="宋体" w:hint="eastAsia"/>
          <w:sz w:val="24"/>
          <w:szCs w:val="24"/>
        </w:rPr>
        <w:t>一种基于城市公共交通的车载网络群感知覆盖方法</w:t>
      </w:r>
      <w:r w:rsidR="00965CB0">
        <w:rPr>
          <w:rFonts w:ascii="宋体" w:eastAsia="宋体" w:hAnsi="宋体" w:hint="eastAsia"/>
          <w:sz w:val="24"/>
          <w:szCs w:val="24"/>
        </w:rPr>
        <w:t>；</w:t>
      </w:r>
      <w:r w:rsidR="005F3810" w:rsidRPr="005F3810">
        <w:rPr>
          <w:rFonts w:ascii="宋体" w:eastAsia="宋体" w:hAnsi="宋体"/>
          <w:sz w:val="24"/>
          <w:szCs w:val="24"/>
        </w:rPr>
        <w:t>中国</w:t>
      </w:r>
      <w:r w:rsidR="005F3810" w:rsidRPr="005F3810">
        <w:rPr>
          <w:rFonts w:ascii="宋体" w:eastAsia="宋体" w:hAnsi="宋体" w:hint="eastAsia"/>
          <w:sz w:val="24"/>
          <w:szCs w:val="24"/>
        </w:rPr>
        <w:t>，</w:t>
      </w:r>
      <w:r w:rsidR="005F3810" w:rsidRPr="005F3810">
        <w:rPr>
          <w:rFonts w:ascii="宋体" w:eastAsia="宋体" w:hAnsi="宋体"/>
          <w:sz w:val="24"/>
          <w:szCs w:val="24"/>
        </w:rPr>
        <w:t>201810637069</w:t>
      </w:r>
      <w:r w:rsidR="005F3810" w:rsidRPr="005F3810">
        <w:rPr>
          <w:rFonts w:ascii="宋体" w:eastAsia="宋体" w:hAnsi="宋体" w:hint="eastAsia"/>
          <w:sz w:val="24"/>
          <w:szCs w:val="24"/>
        </w:rPr>
        <w:t>.</w:t>
      </w:r>
      <w:r w:rsidR="005F3810" w:rsidRPr="005F3810">
        <w:rPr>
          <w:rFonts w:ascii="宋体" w:eastAsia="宋体" w:hAnsi="宋体"/>
          <w:sz w:val="24"/>
          <w:szCs w:val="24"/>
        </w:rPr>
        <w:t>3[P].</w:t>
      </w:r>
    </w:p>
    <w:p w14:paraId="5AD427EF" w14:textId="77777777" w:rsidR="00880DE4" w:rsidRDefault="005F3810">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[3]</w:t>
      </w:r>
      <w:r w:rsidR="00965CB0">
        <w:rPr>
          <w:rFonts w:asciiTheme="minorEastAsia" w:hAnsiTheme="minorEastAsia"/>
          <w:sz w:val="24"/>
          <w:szCs w:val="24"/>
        </w:rPr>
        <w:t xml:space="preserve"> 王朝</w:t>
      </w:r>
      <w:proofErr w:type="gramStart"/>
      <w:r w:rsidR="00965CB0">
        <w:rPr>
          <w:rFonts w:asciiTheme="minorEastAsia" w:hAnsiTheme="minorEastAsia"/>
          <w:sz w:val="24"/>
          <w:szCs w:val="24"/>
        </w:rPr>
        <w:t>炜</w:t>
      </w:r>
      <w:proofErr w:type="gramEnd"/>
      <w:r w:rsidR="00965CB0">
        <w:rPr>
          <w:rFonts w:asciiTheme="minorEastAsia" w:hAnsiTheme="minorEastAsia" w:hint="eastAsia"/>
          <w:sz w:val="24"/>
          <w:szCs w:val="24"/>
        </w:rPr>
        <w:t>，</w:t>
      </w:r>
      <w:r w:rsidR="00965CB0">
        <w:rPr>
          <w:rFonts w:asciiTheme="minorEastAsia" w:hAnsiTheme="minorEastAsia"/>
          <w:sz w:val="24"/>
          <w:szCs w:val="24"/>
        </w:rPr>
        <w:t>张素墁</w:t>
      </w:r>
      <w:r w:rsidR="00965CB0">
        <w:rPr>
          <w:rFonts w:asciiTheme="minorEastAsia" w:hAnsiTheme="minorEastAsia" w:hint="eastAsia"/>
          <w:sz w:val="24"/>
          <w:szCs w:val="24"/>
        </w:rPr>
        <w:t>，</w:t>
      </w:r>
      <w:r w:rsidR="00965CB0">
        <w:rPr>
          <w:rFonts w:asciiTheme="minorEastAsia" w:hAnsiTheme="minorEastAsia"/>
          <w:sz w:val="24"/>
          <w:szCs w:val="24"/>
        </w:rPr>
        <w:t>王卫东</w:t>
      </w:r>
      <w:r w:rsidR="00965CB0">
        <w:rPr>
          <w:rFonts w:asciiTheme="minorEastAsia" w:hAnsiTheme="minorEastAsia" w:hint="eastAsia"/>
          <w:sz w:val="24"/>
          <w:szCs w:val="24"/>
        </w:rPr>
        <w:t>，</w:t>
      </w:r>
      <w:r w:rsidR="00965CB0">
        <w:rPr>
          <w:rFonts w:asciiTheme="minorEastAsia" w:hAnsiTheme="minorEastAsia"/>
          <w:sz w:val="24"/>
          <w:szCs w:val="24"/>
        </w:rPr>
        <w:t>张子文</w:t>
      </w:r>
      <w:r w:rsidR="00965CB0">
        <w:rPr>
          <w:rFonts w:asciiTheme="minorEastAsia" w:hAnsiTheme="minorEastAsia" w:hint="eastAsia"/>
          <w:sz w:val="24"/>
          <w:szCs w:val="24"/>
        </w:rPr>
        <w:t>，</w:t>
      </w:r>
      <w:r w:rsidR="00965CB0">
        <w:rPr>
          <w:rFonts w:asciiTheme="minorEastAsia" w:hAnsiTheme="minorEastAsia"/>
          <w:sz w:val="24"/>
          <w:szCs w:val="24"/>
        </w:rPr>
        <w:t>李陈生</w:t>
      </w:r>
      <w:r w:rsidR="00965CB0">
        <w:rPr>
          <w:rFonts w:asciiTheme="minorEastAsia" w:hAnsiTheme="minorEastAsia" w:hint="eastAsia"/>
          <w:sz w:val="24"/>
          <w:szCs w:val="24"/>
        </w:rPr>
        <w:t>，</w:t>
      </w:r>
      <w:r w:rsidR="00965CB0">
        <w:rPr>
          <w:rFonts w:asciiTheme="minorEastAsia" w:hAnsiTheme="minorEastAsia"/>
          <w:sz w:val="24"/>
          <w:szCs w:val="24"/>
        </w:rPr>
        <w:t>秦彩.</w:t>
      </w:r>
      <w:r w:rsidRPr="005F3810">
        <w:rPr>
          <w:rFonts w:ascii="宋体" w:eastAsia="宋体" w:hAnsi="宋体" w:hint="eastAsia"/>
          <w:sz w:val="24"/>
          <w:szCs w:val="24"/>
        </w:rPr>
        <w:t>基于</w:t>
      </w:r>
      <w:r w:rsidRPr="005F3810">
        <w:rPr>
          <w:rFonts w:ascii="宋体" w:eastAsia="宋体" w:hAnsi="宋体"/>
          <w:sz w:val="24"/>
          <w:szCs w:val="24"/>
        </w:rPr>
        <w:t>Hash函数的</w:t>
      </w:r>
      <w:r w:rsidRPr="00700F94">
        <w:rPr>
          <w:rFonts w:ascii="Times New Roman" w:eastAsia="宋体" w:hAnsi="Times New Roman" w:cs="Times New Roman"/>
          <w:sz w:val="24"/>
          <w:szCs w:val="24"/>
        </w:rPr>
        <w:t>RFID</w:t>
      </w:r>
      <w:r w:rsidRPr="005F3810">
        <w:rPr>
          <w:rFonts w:ascii="宋体" w:eastAsia="宋体" w:hAnsi="宋体" w:hint="eastAsia"/>
          <w:sz w:val="24"/>
          <w:szCs w:val="24"/>
        </w:rPr>
        <w:t>读卡器时隙</w:t>
      </w:r>
      <w:r w:rsidRPr="005F3810">
        <w:rPr>
          <w:rFonts w:ascii="宋体" w:eastAsia="宋体" w:hAnsi="宋体"/>
          <w:sz w:val="24"/>
          <w:szCs w:val="24"/>
        </w:rPr>
        <w:t>分组</w:t>
      </w:r>
      <w:r w:rsidRPr="005F3810">
        <w:rPr>
          <w:rFonts w:ascii="宋体" w:eastAsia="宋体" w:hAnsi="宋体" w:hint="eastAsia"/>
          <w:sz w:val="24"/>
          <w:szCs w:val="24"/>
        </w:rPr>
        <w:t>或</w:t>
      </w:r>
      <w:r w:rsidRPr="005F3810">
        <w:rPr>
          <w:rFonts w:ascii="宋体" w:eastAsia="宋体" w:hAnsi="宋体"/>
          <w:sz w:val="24"/>
          <w:szCs w:val="24"/>
        </w:rPr>
        <w:t>映射</w:t>
      </w:r>
      <w:r w:rsidRPr="005F3810">
        <w:rPr>
          <w:rFonts w:ascii="宋体" w:eastAsia="宋体" w:hAnsi="宋体" w:hint="eastAsia"/>
          <w:sz w:val="24"/>
          <w:szCs w:val="24"/>
        </w:rPr>
        <w:t>多目标</w:t>
      </w:r>
      <w:r w:rsidRPr="005F3810">
        <w:rPr>
          <w:rFonts w:ascii="宋体" w:eastAsia="宋体" w:hAnsi="宋体"/>
          <w:sz w:val="24"/>
          <w:szCs w:val="24"/>
        </w:rPr>
        <w:t>标签</w:t>
      </w:r>
      <w:r w:rsidRPr="005F3810">
        <w:rPr>
          <w:rFonts w:ascii="宋体" w:eastAsia="宋体" w:hAnsi="宋体" w:hint="eastAsia"/>
          <w:sz w:val="24"/>
          <w:szCs w:val="24"/>
        </w:rPr>
        <w:t>的</w:t>
      </w:r>
      <w:r w:rsidRPr="005F3810">
        <w:rPr>
          <w:rFonts w:ascii="宋体" w:eastAsia="宋体" w:hAnsi="宋体"/>
          <w:sz w:val="24"/>
          <w:szCs w:val="24"/>
        </w:rPr>
        <w:t>识别方法</w:t>
      </w:r>
      <w:r w:rsidR="00965CB0">
        <w:rPr>
          <w:rFonts w:ascii="宋体" w:eastAsia="宋体" w:hAnsi="宋体" w:hint="eastAsia"/>
          <w:sz w:val="24"/>
          <w:szCs w:val="24"/>
        </w:rPr>
        <w:t>；中国，</w:t>
      </w:r>
      <w:r w:rsidR="00965CB0" w:rsidRPr="00965CB0">
        <w:rPr>
          <w:rFonts w:ascii="宋体" w:eastAsia="宋体" w:hAnsi="宋体"/>
          <w:sz w:val="24"/>
          <w:szCs w:val="24"/>
        </w:rPr>
        <w:t>201810265033.7</w:t>
      </w:r>
      <w:r w:rsidR="00965CB0">
        <w:rPr>
          <w:rFonts w:ascii="宋体" w:eastAsia="宋体" w:hAnsi="宋体"/>
          <w:sz w:val="24"/>
          <w:szCs w:val="24"/>
        </w:rPr>
        <w:t>[P].</w:t>
      </w:r>
    </w:p>
    <w:p w14:paraId="180CE09B" w14:textId="77777777" w:rsidR="00F51CC1" w:rsidRDefault="00F51CC1">
      <w:pPr>
        <w:pStyle w:val="a3"/>
        <w:spacing w:line="400" w:lineRule="exact"/>
        <w:ind w:firstLineChars="0" w:firstLine="0"/>
        <w:rPr>
          <w:rFonts w:asciiTheme="minorEastAsia" w:hAnsiTheme="minorEastAsia"/>
          <w:sz w:val="24"/>
          <w:szCs w:val="24"/>
        </w:rPr>
      </w:pPr>
    </w:p>
    <w:p w14:paraId="4111598C" w14:textId="77777777" w:rsidR="00F51CC1" w:rsidRDefault="00F51CC1">
      <w:pPr>
        <w:pStyle w:val="a3"/>
        <w:spacing w:line="400" w:lineRule="exact"/>
        <w:ind w:firstLineChars="0" w:firstLine="0"/>
        <w:rPr>
          <w:rFonts w:asciiTheme="minorEastAsia" w:hAnsiTheme="minorEastAsia"/>
          <w:sz w:val="24"/>
          <w:szCs w:val="24"/>
        </w:rPr>
      </w:pPr>
    </w:p>
    <w:p w14:paraId="51A53563" w14:textId="77777777" w:rsidR="00F51CC1" w:rsidRDefault="00F51CC1">
      <w:pPr>
        <w:pStyle w:val="a3"/>
        <w:spacing w:line="400" w:lineRule="exact"/>
        <w:ind w:firstLineChars="0" w:firstLine="0"/>
        <w:rPr>
          <w:rFonts w:asciiTheme="minorEastAsia" w:hAnsiTheme="minorEastAsia"/>
          <w:sz w:val="24"/>
          <w:szCs w:val="24"/>
        </w:rPr>
      </w:pPr>
    </w:p>
    <w:p w14:paraId="49FDF586" w14:textId="77777777" w:rsidR="00F51CC1" w:rsidRDefault="00F51CC1">
      <w:pPr>
        <w:pStyle w:val="a3"/>
        <w:spacing w:line="400" w:lineRule="exact"/>
        <w:ind w:firstLineChars="0" w:firstLine="0"/>
        <w:rPr>
          <w:rFonts w:asciiTheme="minorEastAsia" w:hAnsiTheme="minorEastAsia"/>
          <w:sz w:val="24"/>
          <w:szCs w:val="24"/>
        </w:rPr>
      </w:pPr>
    </w:p>
    <w:p w14:paraId="2EC0F85D" w14:textId="77777777" w:rsidR="00F51CC1" w:rsidRDefault="00F51CC1">
      <w:pPr>
        <w:pStyle w:val="a3"/>
        <w:spacing w:line="400" w:lineRule="exact"/>
        <w:ind w:firstLineChars="0" w:firstLine="0"/>
        <w:rPr>
          <w:rFonts w:asciiTheme="minorEastAsia" w:hAnsiTheme="minorEastAsia"/>
          <w:sz w:val="24"/>
          <w:szCs w:val="24"/>
        </w:rPr>
      </w:pPr>
    </w:p>
    <w:p w14:paraId="3C04C3BA" w14:textId="77777777" w:rsidR="00F51CC1" w:rsidRDefault="00F51CC1">
      <w:pPr>
        <w:pStyle w:val="a3"/>
        <w:spacing w:line="400" w:lineRule="exact"/>
        <w:ind w:firstLineChars="0" w:firstLine="0"/>
        <w:rPr>
          <w:rFonts w:asciiTheme="minorEastAsia" w:hAnsiTheme="minorEastAsia"/>
          <w:sz w:val="24"/>
          <w:szCs w:val="24"/>
        </w:rPr>
      </w:pPr>
    </w:p>
    <w:p w14:paraId="1DD59C66" w14:textId="77777777" w:rsidR="00F51CC1" w:rsidRDefault="00F51CC1">
      <w:pPr>
        <w:pStyle w:val="a3"/>
        <w:spacing w:line="400" w:lineRule="exact"/>
        <w:ind w:firstLineChars="0" w:firstLine="0"/>
        <w:rPr>
          <w:rFonts w:asciiTheme="minorEastAsia" w:hAnsiTheme="minorEastAsia"/>
          <w:sz w:val="24"/>
          <w:szCs w:val="24"/>
        </w:rPr>
      </w:pPr>
    </w:p>
    <w:p w14:paraId="26DDC920" w14:textId="77777777" w:rsidR="00F51CC1" w:rsidRDefault="00F51CC1">
      <w:pPr>
        <w:pStyle w:val="a3"/>
        <w:spacing w:line="400" w:lineRule="exact"/>
        <w:ind w:firstLineChars="0" w:firstLine="0"/>
        <w:rPr>
          <w:rFonts w:asciiTheme="minorEastAsia" w:hAnsiTheme="minorEastAsia"/>
          <w:sz w:val="24"/>
          <w:szCs w:val="24"/>
        </w:rPr>
      </w:pPr>
    </w:p>
    <w:p w14:paraId="2579A2D3" w14:textId="77777777" w:rsidR="00F51CC1" w:rsidRDefault="00F51CC1">
      <w:pPr>
        <w:pStyle w:val="a3"/>
        <w:spacing w:line="400" w:lineRule="exact"/>
        <w:ind w:firstLineChars="0" w:firstLine="0"/>
        <w:rPr>
          <w:rFonts w:asciiTheme="minorEastAsia" w:hAnsiTheme="minorEastAsia"/>
          <w:sz w:val="24"/>
          <w:szCs w:val="24"/>
        </w:rPr>
      </w:pPr>
    </w:p>
    <w:p w14:paraId="46683618" w14:textId="77777777" w:rsidR="00F51CC1" w:rsidRDefault="00F51CC1">
      <w:pPr>
        <w:pStyle w:val="a3"/>
        <w:spacing w:line="400" w:lineRule="exact"/>
        <w:ind w:firstLineChars="0" w:firstLine="0"/>
        <w:rPr>
          <w:rFonts w:asciiTheme="minorEastAsia" w:hAnsiTheme="minorEastAsia"/>
          <w:sz w:val="24"/>
          <w:szCs w:val="24"/>
        </w:rPr>
      </w:pPr>
    </w:p>
    <w:p w14:paraId="26F00E76" w14:textId="77777777" w:rsidR="00F35DC9" w:rsidRDefault="00F35DC9">
      <w:pPr>
        <w:pStyle w:val="a3"/>
        <w:spacing w:line="400" w:lineRule="exact"/>
        <w:ind w:firstLineChars="0" w:firstLine="0"/>
        <w:rPr>
          <w:rFonts w:asciiTheme="minorEastAsia" w:hAnsiTheme="minorEastAsia"/>
          <w:sz w:val="24"/>
          <w:szCs w:val="24"/>
        </w:rPr>
        <w:sectPr w:rsidR="00F35DC9" w:rsidSect="00B34065">
          <w:pgSz w:w="11906" w:h="16838"/>
          <w:pgMar w:top="1440" w:right="1800" w:bottom="1440" w:left="1800" w:header="851" w:footer="992" w:gutter="0"/>
          <w:pgNumType w:start="52"/>
          <w:cols w:space="425"/>
          <w:docGrid w:type="lines" w:linePitch="312"/>
        </w:sectPr>
      </w:pPr>
    </w:p>
    <w:p w14:paraId="6267933E" w14:textId="77777777" w:rsidR="00F51CC1" w:rsidRPr="00C2296D" w:rsidRDefault="00F51CC1" w:rsidP="00F51CC1">
      <w:pPr>
        <w:pStyle w:val="1"/>
        <w:spacing w:beforeLines="100" w:before="312" w:afterLines="200" w:after="624" w:line="400" w:lineRule="exact"/>
        <w:jc w:val="center"/>
        <w:rPr>
          <w:rFonts w:eastAsia="黑体"/>
          <w:sz w:val="32"/>
        </w:rPr>
      </w:pPr>
      <w:bookmarkStart w:id="140" w:name="_Toc509173072"/>
      <w:bookmarkStart w:id="141" w:name="_Toc533947082"/>
      <w:bookmarkStart w:id="142" w:name="_Toc2282267"/>
      <w:r w:rsidRPr="00872600">
        <w:rPr>
          <w:rFonts w:eastAsia="黑体"/>
          <w:sz w:val="32"/>
        </w:rPr>
        <w:lastRenderedPageBreak/>
        <w:t>攻读硕士学位期间参加项目</w:t>
      </w:r>
      <w:bookmarkEnd w:id="140"/>
      <w:bookmarkEnd w:id="141"/>
      <w:bookmarkEnd w:id="142"/>
    </w:p>
    <w:p w14:paraId="3A888B37" w14:textId="77777777" w:rsidR="00880DE4" w:rsidRPr="00880DE4" w:rsidRDefault="00880DE4" w:rsidP="00880DE4">
      <w:pPr>
        <w:spacing w:line="400" w:lineRule="exact"/>
        <w:ind w:left="425" w:hangingChars="177" w:hanging="425"/>
        <w:rPr>
          <w:rFonts w:ascii="宋体" w:eastAsia="宋体" w:hAnsi="宋体"/>
          <w:sz w:val="24"/>
          <w:szCs w:val="24"/>
        </w:rPr>
      </w:pPr>
      <w:r>
        <w:rPr>
          <w:rFonts w:ascii="宋体" w:eastAsia="宋体" w:hAnsi="宋体"/>
          <w:sz w:val="24"/>
          <w:szCs w:val="24"/>
        </w:rPr>
        <w:t>[1</w:t>
      </w:r>
      <w:r w:rsidRPr="00880DE4">
        <w:rPr>
          <w:rFonts w:ascii="宋体" w:eastAsia="宋体" w:hAnsi="宋体"/>
          <w:sz w:val="24"/>
          <w:szCs w:val="24"/>
        </w:rPr>
        <w:t>]《基于公共交通网络的城市车载感知网络建设》.北京市共建项目</w:t>
      </w:r>
    </w:p>
    <w:p w14:paraId="235180B8" w14:textId="77777777" w:rsidR="00880DE4" w:rsidRPr="00880DE4" w:rsidRDefault="00880DE4" w:rsidP="00880DE4">
      <w:pPr>
        <w:spacing w:line="400" w:lineRule="exact"/>
        <w:ind w:left="425" w:hangingChars="177" w:hanging="425"/>
        <w:rPr>
          <w:rFonts w:ascii="宋体" w:eastAsia="宋体" w:hAnsi="宋体"/>
          <w:sz w:val="24"/>
          <w:szCs w:val="24"/>
        </w:rPr>
      </w:pPr>
      <w:r>
        <w:rPr>
          <w:rFonts w:ascii="宋体" w:eastAsia="宋体" w:hAnsi="宋体"/>
          <w:sz w:val="24"/>
          <w:szCs w:val="24"/>
        </w:rPr>
        <w:t>[2</w:t>
      </w:r>
      <w:r w:rsidRPr="00880DE4">
        <w:rPr>
          <w:rFonts w:ascii="宋体" w:eastAsia="宋体" w:hAnsi="宋体"/>
          <w:sz w:val="24"/>
          <w:szCs w:val="24"/>
        </w:rPr>
        <w:t>]《</w:t>
      </w:r>
      <w:bookmarkStart w:id="143" w:name="OLE_LINK18"/>
      <w:r w:rsidRPr="00880DE4">
        <w:rPr>
          <w:rFonts w:ascii="宋体" w:eastAsia="宋体" w:hAnsi="宋体"/>
          <w:sz w:val="24"/>
          <w:szCs w:val="24"/>
        </w:rPr>
        <w:t>RFID电子标签在周转盘具上的应用</w:t>
      </w:r>
      <w:bookmarkEnd w:id="143"/>
      <w:r w:rsidRPr="00880DE4">
        <w:rPr>
          <w:rFonts w:ascii="宋体" w:eastAsia="宋体" w:hAnsi="宋体"/>
          <w:sz w:val="24"/>
          <w:szCs w:val="24"/>
        </w:rPr>
        <w:t>》. 校企合作项目 江苏亨通公司</w:t>
      </w:r>
    </w:p>
    <w:p w14:paraId="08C3CE1E" w14:textId="77777777" w:rsidR="00880DE4" w:rsidRPr="00880DE4" w:rsidRDefault="00880DE4" w:rsidP="00880DE4">
      <w:pPr>
        <w:spacing w:line="400" w:lineRule="exact"/>
        <w:ind w:left="425" w:hangingChars="177" w:hanging="425"/>
        <w:rPr>
          <w:rFonts w:ascii="宋体" w:eastAsia="宋体" w:hAnsi="宋体"/>
          <w:sz w:val="24"/>
          <w:szCs w:val="24"/>
        </w:rPr>
      </w:pPr>
      <w:r>
        <w:rPr>
          <w:rFonts w:ascii="宋体" w:eastAsia="宋体" w:hAnsi="宋体"/>
          <w:sz w:val="24"/>
          <w:szCs w:val="24"/>
        </w:rPr>
        <w:t>[3</w:t>
      </w:r>
      <w:r w:rsidRPr="00880DE4">
        <w:rPr>
          <w:rFonts w:ascii="宋体" w:eastAsia="宋体" w:hAnsi="宋体"/>
          <w:sz w:val="24"/>
          <w:szCs w:val="24"/>
        </w:rPr>
        <w:t>]《基于供应链协同的无线传感网自适应覆盖控制技术研究》.国家自然基金项目. No.61271186</w:t>
      </w:r>
    </w:p>
    <w:p w14:paraId="5AC6FC02" w14:textId="77777777" w:rsidR="00880DE4" w:rsidRPr="00880DE4" w:rsidRDefault="005F3810" w:rsidP="005F3810">
      <w:pPr>
        <w:spacing w:line="400" w:lineRule="exact"/>
        <w:ind w:left="425" w:hangingChars="177" w:hanging="425"/>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4]</w:t>
      </w:r>
      <w:r w:rsidRPr="005F3810">
        <w:rPr>
          <w:rFonts w:ascii="宋体" w:eastAsia="宋体" w:hAnsi="宋体" w:hint="eastAsia"/>
          <w:sz w:val="24"/>
          <w:szCs w:val="24"/>
        </w:rPr>
        <w:t xml:space="preserve"> 《矿山物联网编码标准和交互协议研究及矿山特种设备全生命周期信息集成系统》</w:t>
      </w:r>
      <w:r>
        <w:rPr>
          <w:rFonts w:ascii="宋体" w:eastAsia="宋体" w:hAnsi="宋体" w:hint="eastAsia"/>
          <w:sz w:val="24"/>
          <w:szCs w:val="24"/>
        </w:rPr>
        <w:t>.</w:t>
      </w:r>
      <w:r w:rsidRPr="005F3810">
        <w:rPr>
          <w:rFonts w:ascii="宋体" w:eastAsia="宋体" w:hAnsi="宋体" w:hint="eastAsia"/>
          <w:sz w:val="24"/>
          <w:szCs w:val="24"/>
        </w:rPr>
        <w:t xml:space="preserve"> “十三五”重点研发计划</w:t>
      </w:r>
    </w:p>
    <w:p w14:paraId="1EBED1E3" w14:textId="77777777" w:rsidR="00F51CC1" w:rsidRPr="00880DE4" w:rsidRDefault="00F51CC1">
      <w:pPr>
        <w:pStyle w:val="a3"/>
        <w:spacing w:line="400" w:lineRule="exact"/>
        <w:ind w:firstLineChars="0" w:firstLine="0"/>
        <w:rPr>
          <w:rFonts w:asciiTheme="minorEastAsia" w:hAnsiTheme="minorEastAsia"/>
          <w:sz w:val="24"/>
          <w:szCs w:val="24"/>
        </w:rPr>
      </w:pPr>
    </w:p>
    <w:p w14:paraId="1986C04B" w14:textId="77777777" w:rsidR="00F51CC1" w:rsidRDefault="00F51CC1">
      <w:pPr>
        <w:pStyle w:val="a3"/>
        <w:spacing w:line="400" w:lineRule="exact"/>
        <w:ind w:firstLineChars="0" w:firstLine="0"/>
        <w:rPr>
          <w:rFonts w:asciiTheme="minorEastAsia" w:hAnsiTheme="minorEastAsia"/>
          <w:sz w:val="24"/>
          <w:szCs w:val="24"/>
        </w:rPr>
      </w:pPr>
    </w:p>
    <w:p w14:paraId="618BB404" w14:textId="77777777" w:rsidR="00F51CC1" w:rsidRDefault="00F51CC1">
      <w:pPr>
        <w:pStyle w:val="a3"/>
        <w:spacing w:line="400" w:lineRule="exact"/>
        <w:ind w:firstLineChars="0" w:firstLine="0"/>
        <w:rPr>
          <w:rFonts w:asciiTheme="minorEastAsia" w:hAnsiTheme="minorEastAsia"/>
          <w:sz w:val="24"/>
          <w:szCs w:val="24"/>
        </w:rPr>
      </w:pPr>
    </w:p>
    <w:p w14:paraId="4785F530" w14:textId="77777777" w:rsidR="00F51CC1" w:rsidRPr="00F51CC1" w:rsidRDefault="00F51CC1">
      <w:pPr>
        <w:pStyle w:val="a3"/>
        <w:spacing w:line="400" w:lineRule="exact"/>
        <w:ind w:firstLineChars="0" w:firstLine="0"/>
        <w:rPr>
          <w:rFonts w:asciiTheme="minorEastAsia" w:hAnsiTheme="minorEastAsia"/>
          <w:sz w:val="24"/>
          <w:szCs w:val="24"/>
        </w:rPr>
      </w:pPr>
    </w:p>
    <w:p w14:paraId="791C1650" w14:textId="77777777" w:rsidR="00F51CC1" w:rsidRPr="00B970E3" w:rsidRDefault="00F51CC1">
      <w:pPr>
        <w:pStyle w:val="a3"/>
        <w:spacing w:line="400" w:lineRule="exact"/>
        <w:ind w:firstLineChars="0" w:firstLine="0"/>
        <w:rPr>
          <w:rFonts w:asciiTheme="minorEastAsia" w:hAnsiTheme="minorEastAsia"/>
          <w:sz w:val="24"/>
          <w:szCs w:val="24"/>
        </w:rPr>
      </w:pPr>
    </w:p>
    <w:sectPr w:rsidR="00F51CC1" w:rsidRPr="00B970E3" w:rsidSect="00B34065">
      <w:pgSz w:w="11906" w:h="16838"/>
      <w:pgMar w:top="1440" w:right="1800" w:bottom="1440" w:left="1800" w:header="851" w:footer="992" w:gutter="0"/>
      <w:pgNumType w:start="53"/>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01B1F4" w14:textId="77777777" w:rsidR="00617B81" w:rsidRDefault="00617B81" w:rsidP="00CB3043">
      <w:r>
        <w:separator/>
      </w:r>
    </w:p>
  </w:endnote>
  <w:endnote w:type="continuationSeparator" w:id="0">
    <w:p w14:paraId="1DB3AAB1" w14:textId="77777777" w:rsidR="00617B81" w:rsidRDefault="00617B81" w:rsidP="00CB3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ED68E" w14:textId="77777777" w:rsidR="003E165B" w:rsidRDefault="003E165B" w:rsidP="00370FDC">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54D81" w14:textId="77777777" w:rsidR="003E165B" w:rsidRPr="00646A09" w:rsidRDefault="003E165B" w:rsidP="0071770B">
    <w:pPr>
      <w:pStyle w:val="a7"/>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0738882"/>
      <w:docPartObj>
        <w:docPartGallery w:val="Page Numbers (Bottom of Page)"/>
        <w:docPartUnique/>
      </w:docPartObj>
    </w:sdtPr>
    <w:sdtContent>
      <w:p w14:paraId="18CD5042" w14:textId="77777777" w:rsidR="003E165B" w:rsidRDefault="003E165B" w:rsidP="00277549">
        <w:pPr>
          <w:pStyle w:val="a7"/>
          <w:jc w:val="center"/>
        </w:pPr>
        <w:r>
          <w:fldChar w:fldCharType="begin"/>
        </w:r>
        <w:r>
          <w:instrText>PAGE   \* MERGEFORMAT</w:instrText>
        </w:r>
        <w:r>
          <w:fldChar w:fldCharType="separate"/>
        </w:r>
        <w:r>
          <w:rPr>
            <w:lang w:val="zh-CN"/>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A4146" w14:textId="77777777" w:rsidR="003E165B" w:rsidRPr="00646A09" w:rsidRDefault="003E165B" w:rsidP="00370FDC">
    <w:pPr>
      <w:pStyle w:val="a7"/>
      <w:jc w:val="center"/>
      <w:rPr>
        <w:b/>
      </w:rPr>
    </w:pPr>
    <w:r w:rsidRPr="00646A09">
      <w:rPr>
        <w:b/>
      </w:rPr>
      <w:fldChar w:fldCharType="begin"/>
    </w:r>
    <w:r w:rsidRPr="00646A09">
      <w:rPr>
        <w:b/>
      </w:rPr>
      <w:instrText>PAGE   \* MERGEFORMAT</w:instrText>
    </w:r>
    <w:r w:rsidRPr="00646A09">
      <w:rPr>
        <w:b/>
      </w:rPr>
      <w:fldChar w:fldCharType="separate"/>
    </w:r>
    <w:r w:rsidRPr="006A4F61">
      <w:rPr>
        <w:b/>
        <w:noProof/>
        <w:lang w:val="zh-CN"/>
      </w:rPr>
      <w:t>40</w:t>
    </w:r>
    <w:r w:rsidRPr="00646A09">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7EE43D" w14:textId="77777777" w:rsidR="00617B81" w:rsidRDefault="00617B81" w:rsidP="00CB3043">
      <w:r>
        <w:separator/>
      </w:r>
    </w:p>
  </w:footnote>
  <w:footnote w:type="continuationSeparator" w:id="0">
    <w:p w14:paraId="437F5E00" w14:textId="77777777" w:rsidR="00617B81" w:rsidRDefault="00617B81" w:rsidP="00CB30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931148" w14:textId="77777777" w:rsidR="003E165B" w:rsidRDefault="003E165B" w:rsidP="0071770B">
    <w:pPr>
      <w:pStyle w:val="a5"/>
      <w:jc w:val="both"/>
    </w:pPr>
    <w:r>
      <w:tab/>
    </w:r>
    <w:r>
      <w:rPr>
        <w:rFonts w:hint="eastAsia"/>
      </w:rPr>
      <w:t>北京邮电大学工程硕士毕业论文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EEBA9" w14:textId="60F0174D" w:rsidR="003E165B" w:rsidRDefault="003E165B">
    <w:pPr>
      <w:pStyle w:val="a5"/>
    </w:pPr>
    <w:r>
      <w:ptab w:relativeTo="margin" w:alignment="center" w:leader="none"/>
    </w:r>
    <w:r>
      <w:fldChar w:fldCharType="begin"/>
    </w:r>
    <w:r>
      <w:instrText xml:space="preserve"> STYLEREF  "</w:instrText>
    </w:r>
    <w:r>
      <w:instrText>标题</w:instrText>
    </w:r>
    <w:r>
      <w:instrText xml:space="preserve"> 1"  \* MERGEFORMAT </w:instrText>
    </w:r>
    <w:r>
      <w:fldChar w:fldCharType="separate"/>
    </w:r>
    <w:r w:rsidR="007A0213">
      <w:rPr>
        <w:rFonts w:hint="eastAsia"/>
        <w:noProof/>
      </w:rPr>
      <w:t>第一章</w:t>
    </w:r>
    <w:r w:rsidR="007A0213">
      <w:rPr>
        <w:rFonts w:hint="eastAsia"/>
        <w:noProof/>
      </w:rPr>
      <w:t xml:space="preserve">  </w:t>
    </w:r>
    <w:r w:rsidR="007A0213">
      <w:rPr>
        <w:rFonts w:hint="eastAsia"/>
        <w:noProof/>
      </w:rPr>
      <w:t>绪论</w:t>
    </w:r>
    <w:r>
      <w:fldChar w:fldCharType="end"/>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B12D03" w14:textId="28F1079A" w:rsidR="003E165B" w:rsidRDefault="003E165B" w:rsidP="001B16A0">
    <w:pPr>
      <w:pStyle w:val="a5"/>
      <w:ind w:firstLineChars="1200" w:firstLine="2160"/>
      <w:jc w:val="both"/>
    </w:pPr>
    <w:r>
      <w:ptab w:relativeTo="margin" w:alignment="center" w:leader="none"/>
    </w:r>
    <w:r>
      <w:fldChar w:fldCharType="begin"/>
    </w:r>
    <w:r>
      <w:instrText xml:space="preserve"> STYLEREF  "</w:instrText>
    </w:r>
    <w:r>
      <w:instrText>标题</w:instrText>
    </w:r>
    <w:r>
      <w:instrText xml:space="preserve"> 1"  \* MERGEFORMAT </w:instrText>
    </w:r>
    <w:r>
      <w:fldChar w:fldCharType="separate"/>
    </w:r>
    <w:r w:rsidR="007A0213">
      <w:rPr>
        <w:rFonts w:hint="eastAsia"/>
        <w:noProof/>
      </w:rPr>
      <w:t>第二章</w:t>
    </w:r>
    <w:r w:rsidR="007A0213">
      <w:rPr>
        <w:rFonts w:hint="eastAsia"/>
        <w:noProof/>
      </w:rPr>
      <w:t xml:space="preserve">  </w:t>
    </w:r>
    <w:r w:rsidR="007A0213">
      <w:rPr>
        <w:rFonts w:hint="eastAsia"/>
        <w:noProof/>
      </w:rPr>
      <w:t>移动群体感知技术概述</w:t>
    </w:r>
    <w:r>
      <w:fldChar w:fldCharType="end"/>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72B4"/>
    <w:multiLevelType w:val="hybridMultilevel"/>
    <w:tmpl w:val="04324348"/>
    <w:lvl w:ilvl="0" w:tplc="F59866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985DB7"/>
    <w:multiLevelType w:val="hybridMultilevel"/>
    <w:tmpl w:val="1166F33A"/>
    <w:lvl w:ilvl="0" w:tplc="4184D6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A666371"/>
    <w:multiLevelType w:val="hybridMultilevel"/>
    <w:tmpl w:val="72FA5C30"/>
    <w:lvl w:ilvl="0" w:tplc="C096E0C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232750"/>
    <w:multiLevelType w:val="multilevel"/>
    <w:tmpl w:val="D730E71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25D2107C"/>
    <w:multiLevelType w:val="multilevel"/>
    <w:tmpl w:val="25D2107C"/>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C2D476D"/>
    <w:multiLevelType w:val="multilevel"/>
    <w:tmpl w:val="E326C1FA"/>
    <w:lvl w:ilvl="0">
      <w:start w:val="2"/>
      <w:numFmt w:val="decimal"/>
      <w:lvlText w:val="%1"/>
      <w:lvlJc w:val="left"/>
      <w:pPr>
        <w:ind w:left="465" w:hanging="465"/>
      </w:pPr>
      <w:rPr>
        <w:rFonts w:hint="default"/>
        <w:b/>
        <w:sz w:val="28"/>
      </w:rPr>
    </w:lvl>
    <w:lvl w:ilvl="1">
      <w:start w:val="1"/>
      <w:numFmt w:val="decimal"/>
      <w:lvlText w:val="%1.%2"/>
      <w:lvlJc w:val="left"/>
      <w:pPr>
        <w:ind w:left="465" w:hanging="46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800" w:hanging="180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2160" w:hanging="2160"/>
      </w:pPr>
      <w:rPr>
        <w:rFonts w:hint="default"/>
        <w:b/>
        <w:sz w:val="28"/>
      </w:rPr>
    </w:lvl>
  </w:abstractNum>
  <w:abstractNum w:abstractNumId="6" w15:restartNumberingAfterBreak="0">
    <w:nsid w:val="49533DA2"/>
    <w:multiLevelType w:val="hybridMultilevel"/>
    <w:tmpl w:val="4FBE7FB4"/>
    <w:lvl w:ilvl="0" w:tplc="9D8697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2915AE1"/>
    <w:multiLevelType w:val="hybridMultilevel"/>
    <w:tmpl w:val="F850B5CC"/>
    <w:lvl w:ilvl="0" w:tplc="A0C097DA">
      <w:start w:val="1"/>
      <w:numFmt w:val="bullet"/>
      <w:lvlText w:val=""/>
      <w:lvlJc w:val="left"/>
      <w:pPr>
        <w:ind w:left="42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2D861B5"/>
    <w:multiLevelType w:val="hybridMultilevel"/>
    <w:tmpl w:val="0F267B86"/>
    <w:lvl w:ilvl="0" w:tplc="19ECB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D9848BB"/>
    <w:multiLevelType w:val="hybridMultilevel"/>
    <w:tmpl w:val="D77C305C"/>
    <w:lvl w:ilvl="0" w:tplc="70DADC1C">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14F34FE"/>
    <w:multiLevelType w:val="hybridMultilevel"/>
    <w:tmpl w:val="FA2AB322"/>
    <w:lvl w:ilvl="0" w:tplc="1B24B706">
      <w:start w:val="1"/>
      <w:numFmt w:val="decimal"/>
      <w:lvlText w:val="%1)"/>
      <w:lvlJc w:val="left"/>
      <w:pPr>
        <w:ind w:left="360" w:hanging="360"/>
      </w:pPr>
      <w:rPr>
        <w:rFonts w:ascii="Times New Roman" w:hAnsi="Times New Roman" w:cs="Times New Roman"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9C55AF8"/>
    <w:multiLevelType w:val="hybridMultilevel"/>
    <w:tmpl w:val="9974A52E"/>
    <w:lvl w:ilvl="0" w:tplc="26A4D612">
      <w:start w:val="1"/>
      <w:numFmt w:val="japaneseCounting"/>
      <w:lvlText w:val="第%1章"/>
      <w:lvlJc w:val="left"/>
      <w:pPr>
        <w:ind w:left="2280" w:hanging="100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BF1105B"/>
    <w:multiLevelType w:val="hybridMultilevel"/>
    <w:tmpl w:val="39FA8DB4"/>
    <w:lvl w:ilvl="0" w:tplc="730C15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
  </w:num>
  <w:num w:numId="3">
    <w:abstractNumId w:val="2"/>
  </w:num>
  <w:num w:numId="4">
    <w:abstractNumId w:val="5"/>
  </w:num>
  <w:num w:numId="5">
    <w:abstractNumId w:val="6"/>
  </w:num>
  <w:num w:numId="6">
    <w:abstractNumId w:val="7"/>
  </w:num>
  <w:num w:numId="7">
    <w:abstractNumId w:val="0"/>
  </w:num>
  <w:num w:numId="8">
    <w:abstractNumId w:val="9"/>
  </w:num>
  <w:num w:numId="9">
    <w:abstractNumId w:val="4"/>
  </w:num>
  <w:num w:numId="10">
    <w:abstractNumId w:val="10"/>
  </w:num>
  <w:num w:numId="11">
    <w:abstractNumId w:val="12"/>
  </w:num>
  <w:num w:numId="12">
    <w:abstractNumId w:val="1"/>
  </w:num>
  <w:num w:numId="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 CkySon">
    <w15:presenceInfo w15:providerId="Windows Live" w15:userId="24ab6129cc0ca1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D0C"/>
    <w:rsid w:val="0000040E"/>
    <w:rsid w:val="000066A8"/>
    <w:rsid w:val="000132B8"/>
    <w:rsid w:val="000145EC"/>
    <w:rsid w:val="0001750F"/>
    <w:rsid w:val="000225DC"/>
    <w:rsid w:val="00025410"/>
    <w:rsid w:val="00026A14"/>
    <w:rsid w:val="0003123E"/>
    <w:rsid w:val="0003222C"/>
    <w:rsid w:val="00036D70"/>
    <w:rsid w:val="00037300"/>
    <w:rsid w:val="00040237"/>
    <w:rsid w:val="00041C28"/>
    <w:rsid w:val="00047253"/>
    <w:rsid w:val="000474A3"/>
    <w:rsid w:val="00054237"/>
    <w:rsid w:val="000555D9"/>
    <w:rsid w:val="000556B6"/>
    <w:rsid w:val="00057643"/>
    <w:rsid w:val="00060D72"/>
    <w:rsid w:val="00061795"/>
    <w:rsid w:val="00061E81"/>
    <w:rsid w:val="000620EF"/>
    <w:rsid w:val="000637A7"/>
    <w:rsid w:val="00070264"/>
    <w:rsid w:val="00070988"/>
    <w:rsid w:val="00071D3E"/>
    <w:rsid w:val="00076CAF"/>
    <w:rsid w:val="00077F4A"/>
    <w:rsid w:val="00081930"/>
    <w:rsid w:val="00082A55"/>
    <w:rsid w:val="00082D82"/>
    <w:rsid w:val="00082E9A"/>
    <w:rsid w:val="000838C4"/>
    <w:rsid w:val="00083CA9"/>
    <w:rsid w:val="000874D3"/>
    <w:rsid w:val="000876A0"/>
    <w:rsid w:val="0009163B"/>
    <w:rsid w:val="00092670"/>
    <w:rsid w:val="00093F60"/>
    <w:rsid w:val="000A0D13"/>
    <w:rsid w:val="000A29FE"/>
    <w:rsid w:val="000A2F7A"/>
    <w:rsid w:val="000A378C"/>
    <w:rsid w:val="000A7784"/>
    <w:rsid w:val="000B267C"/>
    <w:rsid w:val="000B3B77"/>
    <w:rsid w:val="000B7D5E"/>
    <w:rsid w:val="000C050C"/>
    <w:rsid w:val="000C1E69"/>
    <w:rsid w:val="000C1F03"/>
    <w:rsid w:val="000C535C"/>
    <w:rsid w:val="000C5A69"/>
    <w:rsid w:val="000C7073"/>
    <w:rsid w:val="000D017E"/>
    <w:rsid w:val="000D0319"/>
    <w:rsid w:val="000D0F9D"/>
    <w:rsid w:val="000D2D08"/>
    <w:rsid w:val="000E0628"/>
    <w:rsid w:val="000E097B"/>
    <w:rsid w:val="000E5BBE"/>
    <w:rsid w:val="000F4B0C"/>
    <w:rsid w:val="000F4C48"/>
    <w:rsid w:val="000F4DE8"/>
    <w:rsid w:val="000F5EDB"/>
    <w:rsid w:val="000F60EE"/>
    <w:rsid w:val="0010431E"/>
    <w:rsid w:val="00104AB8"/>
    <w:rsid w:val="00105DAF"/>
    <w:rsid w:val="00106BCA"/>
    <w:rsid w:val="00107597"/>
    <w:rsid w:val="00115206"/>
    <w:rsid w:val="001156B7"/>
    <w:rsid w:val="0011672A"/>
    <w:rsid w:val="00117F82"/>
    <w:rsid w:val="001233C7"/>
    <w:rsid w:val="001259AF"/>
    <w:rsid w:val="00134BF6"/>
    <w:rsid w:val="00135566"/>
    <w:rsid w:val="00136C7A"/>
    <w:rsid w:val="00142E23"/>
    <w:rsid w:val="00142F7A"/>
    <w:rsid w:val="00143F43"/>
    <w:rsid w:val="00145EC9"/>
    <w:rsid w:val="001462DF"/>
    <w:rsid w:val="0014756D"/>
    <w:rsid w:val="001479D4"/>
    <w:rsid w:val="00153161"/>
    <w:rsid w:val="00154A02"/>
    <w:rsid w:val="00156301"/>
    <w:rsid w:val="00156445"/>
    <w:rsid w:val="00157D7F"/>
    <w:rsid w:val="0016204D"/>
    <w:rsid w:val="001628C0"/>
    <w:rsid w:val="001639E7"/>
    <w:rsid w:val="00163F42"/>
    <w:rsid w:val="00164570"/>
    <w:rsid w:val="001647B6"/>
    <w:rsid w:val="001739D8"/>
    <w:rsid w:val="00175749"/>
    <w:rsid w:val="001759E0"/>
    <w:rsid w:val="00181557"/>
    <w:rsid w:val="00182F43"/>
    <w:rsid w:val="001864CB"/>
    <w:rsid w:val="00186CC9"/>
    <w:rsid w:val="0019026A"/>
    <w:rsid w:val="00190618"/>
    <w:rsid w:val="00192FEF"/>
    <w:rsid w:val="001A04D2"/>
    <w:rsid w:val="001B06CF"/>
    <w:rsid w:val="001B0EC2"/>
    <w:rsid w:val="001B0EE1"/>
    <w:rsid w:val="001B16A0"/>
    <w:rsid w:val="001B4706"/>
    <w:rsid w:val="001B6397"/>
    <w:rsid w:val="001C5692"/>
    <w:rsid w:val="001C7991"/>
    <w:rsid w:val="001D0B3F"/>
    <w:rsid w:val="001D28A9"/>
    <w:rsid w:val="001D2DEB"/>
    <w:rsid w:val="001D56E4"/>
    <w:rsid w:val="001D666F"/>
    <w:rsid w:val="001E0673"/>
    <w:rsid w:val="001E1DA0"/>
    <w:rsid w:val="001E23CE"/>
    <w:rsid w:val="001F566E"/>
    <w:rsid w:val="001F6997"/>
    <w:rsid w:val="001F729C"/>
    <w:rsid w:val="001F7E18"/>
    <w:rsid w:val="00203DDD"/>
    <w:rsid w:val="00204033"/>
    <w:rsid w:val="00204C71"/>
    <w:rsid w:val="0020548A"/>
    <w:rsid w:val="00207837"/>
    <w:rsid w:val="002112D1"/>
    <w:rsid w:val="00212250"/>
    <w:rsid w:val="00213037"/>
    <w:rsid w:val="002147E3"/>
    <w:rsid w:val="00214DA4"/>
    <w:rsid w:val="00214DD7"/>
    <w:rsid w:val="00222576"/>
    <w:rsid w:val="00224E93"/>
    <w:rsid w:val="0022637D"/>
    <w:rsid w:val="002268D1"/>
    <w:rsid w:val="00226EC8"/>
    <w:rsid w:val="00227989"/>
    <w:rsid w:val="002309B3"/>
    <w:rsid w:val="00232E21"/>
    <w:rsid w:val="00236CEE"/>
    <w:rsid w:val="002414B8"/>
    <w:rsid w:val="00242607"/>
    <w:rsid w:val="00242D29"/>
    <w:rsid w:val="00242E1A"/>
    <w:rsid w:val="002500C3"/>
    <w:rsid w:val="00252241"/>
    <w:rsid w:val="002533CB"/>
    <w:rsid w:val="00254C5B"/>
    <w:rsid w:val="00257133"/>
    <w:rsid w:val="00261811"/>
    <w:rsid w:val="002629D8"/>
    <w:rsid w:val="0026485B"/>
    <w:rsid w:val="00265322"/>
    <w:rsid w:val="00266256"/>
    <w:rsid w:val="00272739"/>
    <w:rsid w:val="00272A87"/>
    <w:rsid w:val="002749E1"/>
    <w:rsid w:val="00275594"/>
    <w:rsid w:val="00277549"/>
    <w:rsid w:val="00277A6E"/>
    <w:rsid w:val="00283513"/>
    <w:rsid w:val="002848D5"/>
    <w:rsid w:val="0028492B"/>
    <w:rsid w:val="00285DE9"/>
    <w:rsid w:val="0028706C"/>
    <w:rsid w:val="00291163"/>
    <w:rsid w:val="00291680"/>
    <w:rsid w:val="00291FD5"/>
    <w:rsid w:val="00292557"/>
    <w:rsid w:val="00292566"/>
    <w:rsid w:val="00292A16"/>
    <w:rsid w:val="002962A0"/>
    <w:rsid w:val="002971AC"/>
    <w:rsid w:val="002A0C8A"/>
    <w:rsid w:val="002A5771"/>
    <w:rsid w:val="002B0444"/>
    <w:rsid w:val="002B4930"/>
    <w:rsid w:val="002C06B0"/>
    <w:rsid w:val="002C5AE3"/>
    <w:rsid w:val="002C5F91"/>
    <w:rsid w:val="002D0190"/>
    <w:rsid w:val="002D3766"/>
    <w:rsid w:val="002D3B83"/>
    <w:rsid w:val="002D3F62"/>
    <w:rsid w:val="002D5F6A"/>
    <w:rsid w:val="002D6225"/>
    <w:rsid w:val="002E3690"/>
    <w:rsid w:val="002E4C2C"/>
    <w:rsid w:val="002E6237"/>
    <w:rsid w:val="002E6D2A"/>
    <w:rsid w:val="002E6E93"/>
    <w:rsid w:val="002F1703"/>
    <w:rsid w:val="002F17EE"/>
    <w:rsid w:val="002F755E"/>
    <w:rsid w:val="00305C50"/>
    <w:rsid w:val="003067DB"/>
    <w:rsid w:val="00307CD8"/>
    <w:rsid w:val="00315117"/>
    <w:rsid w:val="0031707B"/>
    <w:rsid w:val="00320CF5"/>
    <w:rsid w:val="0032366B"/>
    <w:rsid w:val="0033004B"/>
    <w:rsid w:val="00330D32"/>
    <w:rsid w:val="00340487"/>
    <w:rsid w:val="003428DA"/>
    <w:rsid w:val="003439A3"/>
    <w:rsid w:val="00344881"/>
    <w:rsid w:val="003450AB"/>
    <w:rsid w:val="00347CB6"/>
    <w:rsid w:val="00347F47"/>
    <w:rsid w:val="0035071B"/>
    <w:rsid w:val="0035438E"/>
    <w:rsid w:val="0036044F"/>
    <w:rsid w:val="003617E6"/>
    <w:rsid w:val="00364A14"/>
    <w:rsid w:val="00367851"/>
    <w:rsid w:val="00370FDC"/>
    <w:rsid w:val="00371AC3"/>
    <w:rsid w:val="003757BC"/>
    <w:rsid w:val="0037635D"/>
    <w:rsid w:val="00377646"/>
    <w:rsid w:val="003779DC"/>
    <w:rsid w:val="0038323D"/>
    <w:rsid w:val="00384D36"/>
    <w:rsid w:val="003865C4"/>
    <w:rsid w:val="0038749E"/>
    <w:rsid w:val="00387682"/>
    <w:rsid w:val="00387DE6"/>
    <w:rsid w:val="00390749"/>
    <w:rsid w:val="00390793"/>
    <w:rsid w:val="00390DD6"/>
    <w:rsid w:val="003927F5"/>
    <w:rsid w:val="00394D7F"/>
    <w:rsid w:val="0039692A"/>
    <w:rsid w:val="003A3EBD"/>
    <w:rsid w:val="003A51B5"/>
    <w:rsid w:val="003A7014"/>
    <w:rsid w:val="003B1A64"/>
    <w:rsid w:val="003C1E9C"/>
    <w:rsid w:val="003C354C"/>
    <w:rsid w:val="003C539E"/>
    <w:rsid w:val="003C5928"/>
    <w:rsid w:val="003C6846"/>
    <w:rsid w:val="003D00FE"/>
    <w:rsid w:val="003D0BE0"/>
    <w:rsid w:val="003D34CB"/>
    <w:rsid w:val="003D4104"/>
    <w:rsid w:val="003D651A"/>
    <w:rsid w:val="003D7B4A"/>
    <w:rsid w:val="003E165B"/>
    <w:rsid w:val="003E445F"/>
    <w:rsid w:val="003E6A38"/>
    <w:rsid w:val="003E75F7"/>
    <w:rsid w:val="003F5A86"/>
    <w:rsid w:val="00401B67"/>
    <w:rsid w:val="0040485D"/>
    <w:rsid w:val="00405574"/>
    <w:rsid w:val="00407245"/>
    <w:rsid w:val="00407488"/>
    <w:rsid w:val="00407BC3"/>
    <w:rsid w:val="004143FF"/>
    <w:rsid w:val="00414775"/>
    <w:rsid w:val="00414DD0"/>
    <w:rsid w:val="00415514"/>
    <w:rsid w:val="00416B62"/>
    <w:rsid w:val="0042242C"/>
    <w:rsid w:val="00422906"/>
    <w:rsid w:val="00425EC6"/>
    <w:rsid w:val="00426C1B"/>
    <w:rsid w:val="00431E4C"/>
    <w:rsid w:val="00432478"/>
    <w:rsid w:val="00432E2E"/>
    <w:rsid w:val="00434046"/>
    <w:rsid w:val="00434650"/>
    <w:rsid w:val="00434FAA"/>
    <w:rsid w:val="0044051D"/>
    <w:rsid w:val="00442BD8"/>
    <w:rsid w:val="00443E96"/>
    <w:rsid w:val="0044430F"/>
    <w:rsid w:val="00450B2F"/>
    <w:rsid w:val="00451304"/>
    <w:rsid w:val="004524B8"/>
    <w:rsid w:val="00453301"/>
    <w:rsid w:val="00456CBE"/>
    <w:rsid w:val="0046088C"/>
    <w:rsid w:val="004608A8"/>
    <w:rsid w:val="00460DAD"/>
    <w:rsid w:val="00461395"/>
    <w:rsid w:val="0046150A"/>
    <w:rsid w:val="00464DD3"/>
    <w:rsid w:val="004663E0"/>
    <w:rsid w:val="00472029"/>
    <w:rsid w:val="00473336"/>
    <w:rsid w:val="00476736"/>
    <w:rsid w:val="00480197"/>
    <w:rsid w:val="0048335A"/>
    <w:rsid w:val="00487035"/>
    <w:rsid w:val="00494578"/>
    <w:rsid w:val="00495862"/>
    <w:rsid w:val="004963C4"/>
    <w:rsid w:val="004A1C0F"/>
    <w:rsid w:val="004A1D9F"/>
    <w:rsid w:val="004A395A"/>
    <w:rsid w:val="004A41F2"/>
    <w:rsid w:val="004A4A33"/>
    <w:rsid w:val="004A5842"/>
    <w:rsid w:val="004A60B8"/>
    <w:rsid w:val="004B47B3"/>
    <w:rsid w:val="004B4E18"/>
    <w:rsid w:val="004B69B3"/>
    <w:rsid w:val="004C2851"/>
    <w:rsid w:val="004C78DC"/>
    <w:rsid w:val="004D136A"/>
    <w:rsid w:val="004D2F69"/>
    <w:rsid w:val="004D360B"/>
    <w:rsid w:val="004D4427"/>
    <w:rsid w:val="004D4F2A"/>
    <w:rsid w:val="004E2172"/>
    <w:rsid w:val="004F3353"/>
    <w:rsid w:val="004F4D90"/>
    <w:rsid w:val="004F6CCA"/>
    <w:rsid w:val="004F709E"/>
    <w:rsid w:val="004F7EA7"/>
    <w:rsid w:val="005005FC"/>
    <w:rsid w:val="0050076A"/>
    <w:rsid w:val="00505D9A"/>
    <w:rsid w:val="00506AC2"/>
    <w:rsid w:val="00513ADA"/>
    <w:rsid w:val="00514436"/>
    <w:rsid w:val="00517965"/>
    <w:rsid w:val="00522352"/>
    <w:rsid w:val="00522BB4"/>
    <w:rsid w:val="00527900"/>
    <w:rsid w:val="005329F8"/>
    <w:rsid w:val="005362C5"/>
    <w:rsid w:val="00537C0B"/>
    <w:rsid w:val="0054034D"/>
    <w:rsid w:val="00542C7F"/>
    <w:rsid w:val="00543CE7"/>
    <w:rsid w:val="005444FC"/>
    <w:rsid w:val="005454FD"/>
    <w:rsid w:val="00546ADD"/>
    <w:rsid w:val="00547E98"/>
    <w:rsid w:val="0055007A"/>
    <w:rsid w:val="0055055F"/>
    <w:rsid w:val="00551707"/>
    <w:rsid w:val="00555E13"/>
    <w:rsid w:val="00560B1F"/>
    <w:rsid w:val="00560C44"/>
    <w:rsid w:val="0056548F"/>
    <w:rsid w:val="0056574B"/>
    <w:rsid w:val="00566002"/>
    <w:rsid w:val="0056663D"/>
    <w:rsid w:val="00570748"/>
    <w:rsid w:val="0057113A"/>
    <w:rsid w:val="00574C37"/>
    <w:rsid w:val="00575690"/>
    <w:rsid w:val="0057599D"/>
    <w:rsid w:val="0058078A"/>
    <w:rsid w:val="0058226C"/>
    <w:rsid w:val="005823E0"/>
    <w:rsid w:val="00587885"/>
    <w:rsid w:val="00596908"/>
    <w:rsid w:val="0059734F"/>
    <w:rsid w:val="005A0888"/>
    <w:rsid w:val="005A0D46"/>
    <w:rsid w:val="005A183C"/>
    <w:rsid w:val="005A1FBF"/>
    <w:rsid w:val="005A267E"/>
    <w:rsid w:val="005A2784"/>
    <w:rsid w:val="005A28C6"/>
    <w:rsid w:val="005A2EF4"/>
    <w:rsid w:val="005B5247"/>
    <w:rsid w:val="005B7681"/>
    <w:rsid w:val="005C1C78"/>
    <w:rsid w:val="005C3D29"/>
    <w:rsid w:val="005C51C2"/>
    <w:rsid w:val="005C63C2"/>
    <w:rsid w:val="005D0AAB"/>
    <w:rsid w:val="005D13D9"/>
    <w:rsid w:val="005D327B"/>
    <w:rsid w:val="005D548C"/>
    <w:rsid w:val="005D58F0"/>
    <w:rsid w:val="005D65FC"/>
    <w:rsid w:val="005E217F"/>
    <w:rsid w:val="005E6490"/>
    <w:rsid w:val="005E7054"/>
    <w:rsid w:val="005F0C6D"/>
    <w:rsid w:val="005F2BBA"/>
    <w:rsid w:val="005F3810"/>
    <w:rsid w:val="005F3C09"/>
    <w:rsid w:val="005F4580"/>
    <w:rsid w:val="005F5BDA"/>
    <w:rsid w:val="005F793D"/>
    <w:rsid w:val="00603A45"/>
    <w:rsid w:val="006047EE"/>
    <w:rsid w:val="00605D97"/>
    <w:rsid w:val="00606529"/>
    <w:rsid w:val="0060677F"/>
    <w:rsid w:val="00613132"/>
    <w:rsid w:val="006135D6"/>
    <w:rsid w:val="00613E59"/>
    <w:rsid w:val="0061462E"/>
    <w:rsid w:val="0061574B"/>
    <w:rsid w:val="00615A90"/>
    <w:rsid w:val="00615D48"/>
    <w:rsid w:val="00616B4E"/>
    <w:rsid w:val="00617B81"/>
    <w:rsid w:val="0062065A"/>
    <w:rsid w:val="006207FB"/>
    <w:rsid w:val="0062268C"/>
    <w:rsid w:val="00623376"/>
    <w:rsid w:val="0062486A"/>
    <w:rsid w:val="00626208"/>
    <w:rsid w:val="00627443"/>
    <w:rsid w:val="00631E0B"/>
    <w:rsid w:val="006339D9"/>
    <w:rsid w:val="00637BC8"/>
    <w:rsid w:val="006436E8"/>
    <w:rsid w:val="00643C2E"/>
    <w:rsid w:val="00643EC3"/>
    <w:rsid w:val="006443D3"/>
    <w:rsid w:val="006453CB"/>
    <w:rsid w:val="00646A09"/>
    <w:rsid w:val="006522C7"/>
    <w:rsid w:val="0065381E"/>
    <w:rsid w:val="006620FA"/>
    <w:rsid w:val="0066768F"/>
    <w:rsid w:val="00677A82"/>
    <w:rsid w:val="00681523"/>
    <w:rsid w:val="0068160D"/>
    <w:rsid w:val="00681922"/>
    <w:rsid w:val="00683AFE"/>
    <w:rsid w:val="00686257"/>
    <w:rsid w:val="00691B14"/>
    <w:rsid w:val="0069220F"/>
    <w:rsid w:val="006967CD"/>
    <w:rsid w:val="006A1D28"/>
    <w:rsid w:val="006A1FFC"/>
    <w:rsid w:val="006A2722"/>
    <w:rsid w:val="006A4F61"/>
    <w:rsid w:val="006A6166"/>
    <w:rsid w:val="006A62F8"/>
    <w:rsid w:val="006B3DA1"/>
    <w:rsid w:val="006B4A1E"/>
    <w:rsid w:val="006B6293"/>
    <w:rsid w:val="006B77FA"/>
    <w:rsid w:val="006C2079"/>
    <w:rsid w:val="006C4F67"/>
    <w:rsid w:val="006C7191"/>
    <w:rsid w:val="006C7FE2"/>
    <w:rsid w:val="006D01C8"/>
    <w:rsid w:val="006D337F"/>
    <w:rsid w:val="006D4F19"/>
    <w:rsid w:val="006D5C10"/>
    <w:rsid w:val="006D5D49"/>
    <w:rsid w:val="006E1E7D"/>
    <w:rsid w:val="006E2181"/>
    <w:rsid w:val="006E2B75"/>
    <w:rsid w:val="006E5378"/>
    <w:rsid w:val="006E66A8"/>
    <w:rsid w:val="006E70A8"/>
    <w:rsid w:val="006F0AE5"/>
    <w:rsid w:val="006F1DEB"/>
    <w:rsid w:val="006F1E24"/>
    <w:rsid w:val="006F4745"/>
    <w:rsid w:val="00700F94"/>
    <w:rsid w:val="0070121E"/>
    <w:rsid w:val="007059F1"/>
    <w:rsid w:val="007100DC"/>
    <w:rsid w:val="00712212"/>
    <w:rsid w:val="00714FB8"/>
    <w:rsid w:val="0071770B"/>
    <w:rsid w:val="00721B7F"/>
    <w:rsid w:val="00721E77"/>
    <w:rsid w:val="00721E95"/>
    <w:rsid w:val="00724BE4"/>
    <w:rsid w:val="007251BA"/>
    <w:rsid w:val="00727E0A"/>
    <w:rsid w:val="00727EC0"/>
    <w:rsid w:val="00731956"/>
    <w:rsid w:val="00733549"/>
    <w:rsid w:val="00734724"/>
    <w:rsid w:val="00735EAB"/>
    <w:rsid w:val="007363E3"/>
    <w:rsid w:val="00736920"/>
    <w:rsid w:val="00737A2C"/>
    <w:rsid w:val="00744AD8"/>
    <w:rsid w:val="0074539B"/>
    <w:rsid w:val="00745792"/>
    <w:rsid w:val="007477AA"/>
    <w:rsid w:val="00754315"/>
    <w:rsid w:val="00757235"/>
    <w:rsid w:val="00762470"/>
    <w:rsid w:val="00763426"/>
    <w:rsid w:val="00764641"/>
    <w:rsid w:val="00767DBD"/>
    <w:rsid w:val="00776713"/>
    <w:rsid w:val="00782C8E"/>
    <w:rsid w:val="007842D0"/>
    <w:rsid w:val="00784537"/>
    <w:rsid w:val="00792180"/>
    <w:rsid w:val="00794A06"/>
    <w:rsid w:val="007A0213"/>
    <w:rsid w:val="007A45BA"/>
    <w:rsid w:val="007B1091"/>
    <w:rsid w:val="007B2353"/>
    <w:rsid w:val="007B5EE1"/>
    <w:rsid w:val="007B607E"/>
    <w:rsid w:val="007C0FD8"/>
    <w:rsid w:val="007C179F"/>
    <w:rsid w:val="007C4980"/>
    <w:rsid w:val="007C779C"/>
    <w:rsid w:val="007D02A8"/>
    <w:rsid w:val="007D0CB3"/>
    <w:rsid w:val="007E18D2"/>
    <w:rsid w:val="007E1A72"/>
    <w:rsid w:val="007E4389"/>
    <w:rsid w:val="007E5180"/>
    <w:rsid w:val="007E5885"/>
    <w:rsid w:val="007E6360"/>
    <w:rsid w:val="007E7766"/>
    <w:rsid w:val="007F1433"/>
    <w:rsid w:val="007F3ABF"/>
    <w:rsid w:val="007F4E94"/>
    <w:rsid w:val="007F6715"/>
    <w:rsid w:val="007F7AF0"/>
    <w:rsid w:val="007F7B46"/>
    <w:rsid w:val="008027B0"/>
    <w:rsid w:val="00806E70"/>
    <w:rsid w:val="00812A4F"/>
    <w:rsid w:val="0081366B"/>
    <w:rsid w:val="0081518F"/>
    <w:rsid w:val="00817BE1"/>
    <w:rsid w:val="008214F0"/>
    <w:rsid w:val="00822929"/>
    <w:rsid w:val="00822A36"/>
    <w:rsid w:val="0082585D"/>
    <w:rsid w:val="00827E54"/>
    <w:rsid w:val="0083074E"/>
    <w:rsid w:val="00830926"/>
    <w:rsid w:val="00831BE1"/>
    <w:rsid w:val="00832019"/>
    <w:rsid w:val="00834050"/>
    <w:rsid w:val="00837008"/>
    <w:rsid w:val="008374BB"/>
    <w:rsid w:val="00843095"/>
    <w:rsid w:val="00843633"/>
    <w:rsid w:val="00843BD9"/>
    <w:rsid w:val="00845DBF"/>
    <w:rsid w:val="00851B73"/>
    <w:rsid w:val="00855220"/>
    <w:rsid w:val="0085579B"/>
    <w:rsid w:val="008564DB"/>
    <w:rsid w:val="00856C0F"/>
    <w:rsid w:val="00857A26"/>
    <w:rsid w:val="0086224F"/>
    <w:rsid w:val="00864A9A"/>
    <w:rsid w:val="00865BAE"/>
    <w:rsid w:val="0087000A"/>
    <w:rsid w:val="008723D1"/>
    <w:rsid w:val="0087311A"/>
    <w:rsid w:val="008765A0"/>
    <w:rsid w:val="00877405"/>
    <w:rsid w:val="008775CF"/>
    <w:rsid w:val="0087788A"/>
    <w:rsid w:val="00877EF7"/>
    <w:rsid w:val="00880DE4"/>
    <w:rsid w:val="0088190C"/>
    <w:rsid w:val="008848CA"/>
    <w:rsid w:val="00887086"/>
    <w:rsid w:val="008902ED"/>
    <w:rsid w:val="00890909"/>
    <w:rsid w:val="00891EC8"/>
    <w:rsid w:val="00894436"/>
    <w:rsid w:val="00895066"/>
    <w:rsid w:val="0089618C"/>
    <w:rsid w:val="00896B20"/>
    <w:rsid w:val="00896D1D"/>
    <w:rsid w:val="00897639"/>
    <w:rsid w:val="008A1B8D"/>
    <w:rsid w:val="008A2497"/>
    <w:rsid w:val="008A3FB0"/>
    <w:rsid w:val="008A4EB7"/>
    <w:rsid w:val="008A4F60"/>
    <w:rsid w:val="008A50DA"/>
    <w:rsid w:val="008B5114"/>
    <w:rsid w:val="008B7111"/>
    <w:rsid w:val="008B7522"/>
    <w:rsid w:val="008C0C19"/>
    <w:rsid w:val="008C3064"/>
    <w:rsid w:val="008D01CF"/>
    <w:rsid w:val="008D1F41"/>
    <w:rsid w:val="008D2F1F"/>
    <w:rsid w:val="008D4E52"/>
    <w:rsid w:val="008E1A9E"/>
    <w:rsid w:val="008E27C8"/>
    <w:rsid w:val="008E3133"/>
    <w:rsid w:val="008E6E5B"/>
    <w:rsid w:val="008F0ED5"/>
    <w:rsid w:val="008F0FDE"/>
    <w:rsid w:val="008F14E4"/>
    <w:rsid w:val="008F2286"/>
    <w:rsid w:val="008F6351"/>
    <w:rsid w:val="008F639E"/>
    <w:rsid w:val="008F77CB"/>
    <w:rsid w:val="008F7AFB"/>
    <w:rsid w:val="009002FB"/>
    <w:rsid w:val="00900AE4"/>
    <w:rsid w:val="00902797"/>
    <w:rsid w:val="00903D98"/>
    <w:rsid w:val="009063DA"/>
    <w:rsid w:val="009120C0"/>
    <w:rsid w:val="00915994"/>
    <w:rsid w:val="00915F1E"/>
    <w:rsid w:val="00915FB7"/>
    <w:rsid w:val="00916244"/>
    <w:rsid w:val="0092005E"/>
    <w:rsid w:val="009219A8"/>
    <w:rsid w:val="00923B1F"/>
    <w:rsid w:val="00927670"/>
    <w:rsid w:val="009344C3"/>
    <w:rsid w:val="00935C67"/>
    <w:rsid w:val="00937277"/>
    <w:rsid w:val="009408E4"/>
    <w:rsid w:val="0094131D"/>
    <w:rsid w:val="00942A58"/>
    <w:rsid w:val="00945C6E"/>
    <w:rsid w:val="00947564"/>
    <w:rsid w:val="00947ECD"/>
    <w:rsid w:val="0095015B"/>
    <w:rsid w:val="00950836"/>
    <w:rsid w:val="009515BA"/>
    <w:rsid w:val="009520C9"/>
    <w:rsid w:val="00952DDA"/>
    <w:rsid w:val="0095329A"/>
    <w:rsid w:val="00953B10"/>
    <w:rsid w:val="00954122"/>
    <w:rsid w:val="00957676"/>
    <w:rsid w:val="00960FE1"/>
    <w:rsid w:val="00961990"/>
    <w:rsid w:val="00962A1F"/>
    <w:rsid w:val="00963053"/>
    <w:rsid w:val="00965CB0"/>
    <w:rsid w:val="00967D11"/>
    <w:rsid w:val="009727D4"/>
    <w:rsid w:val="00973562"/>
    <w:rsid w:val="00973C5F"/>
    <w:rsid w:val="00982679"/>
    <w:rsid w:val="009828F0"/>
    <w:rsid w:val="00984FA5"/>
    <w:rsid w:val="0098676A"/>
    <w:rsid w:val="009903C8"/>
    <w:rsid w:val="00990E88"/>
    <w:rsid w:val="00994476"/>
    <w:rsid w:val="00994FC8"/>
    <w:rsid w:val="009955F5"/>
    <w:rsid w:val="009970F3"/>
    <w:rsid w:val="009A6B48"/>
    <w:rsid w:val="009B1706"/>
    <w:rsid w:val="009B2880"/>
    <w:rsid w:val="009B7D9F"/>
    <w:rsid w:val="009B7F33"/>
    <w:rsid w:val="009C5E1E"/>
    <w:rsid w:val="009D3B76"/>
    <w:rsid w:val="009D57B9"/>
    <w:rsid w:val="009E177E"/>
    <w:rsid w:val="009E4992"/>
    <w:rsid w:val="009E585A"/>
    <w:rsid w:val="009E61BA"/>
    <w:rsid w:val="009E7A98"/>
    <w:rsid w:val="009F0327"/>
    <w:rsid w:val="009F4DAC"/>
    <w:rsid w:val="009F5523"/>
    <w:rsid w:val="009F6808"/>
    <w:rsid w:val="009F7414"/>
    <w:rsid w:val="009F76F8"/>
    <w:rsid w:val="00A007B1"/>
    <w:rsid w:val="00A02804"/>
    <w:rsid w:val="00A02F7A"/>
    <w:rsid w:val="00A0606A"/>
    <w:rsid w:val="00A11A76"/>
    <w:rsid w:val="00A132DB"/>
    <w:rsid w:val="00A1443F"/>
    <w:rsid w:val="00A17226"/>
    <w:rsid w:val="00A22DB0"/>
    <w:rsid w:val="00A261A0"/>
    <w:rsid w:val="00A30DC8"/>
    <w:rsid w:val="00A32B01"/>
    <w:rsid w:val="00A32F10"/>
    <w:rsid w:val="00A33B30"/>
    <w:rsid w:val="00A35D91"/>
    <w:rsid w:val="00A42B51"/>
    <w:rsid w:val="00A445ED"/>
    <w:rsid w:val="00A44ACA"/>
    <w:rsid w:val="00A504AF"/>
    <w:rsid w:val="00A5134A"/>
    <w:rsid w:val="00A53313"/>
    <w:rsid w:val="00A537D0"/>
    <w:rsid w:val="00A53A18"/>
    <w:rsid w:val="00A60F91"/>
    <w:rsid w:val="00A6163A"/>
    <w:rsid w:val="00A630CF"/>
    <w:rsid w:val="00A64395"/>
    <w:rsid w:val="00A65489"/>
    <w:rsid w:val="00A66A9F"/>
    <w:rsid w:val="00A67760"/>
    <w:rsid w:val="00A70A4F"/>
    <w:rsid w:val="00A71CC5"/>
    <w:rsid w:val="00A72301"/>
    <w:rsid w:val="00A7355F"/>
    <w:rsid w:val="00A77A0C"/>
    <w:rsid w:val="00A816AA"/>
    <w:rsid w:val="00A85680"/>
    <w:rsid w:val="00A8693C"/>
    <w:rsid w:val="00A87750"/>
    <w:rsid w:val="00A9241C"/>
    <w:rsid w:val="00A92A3C"/>
    <w:rsid w:val="00A94A12"/>
    <w:rsid w:val="00A94EDE"/>
    <w:rsid w:val="00A969BC"/>
    <w:rsid w:val="00A97A82"/>
    <w:rsid w:val="00AA334E"/>
    <w:rsid w:val="00AA69DE"/>
    <w:rsid w:val="00AA7720"/>
    <w:rsid w:val="00AB25AA"/>
    <w:rsid w:val="00AB3E06"/>
    <w:rsid w:val="00AB5707"/>
    <w:rsid w:val="00AC0FA5"/>
    <w:rsid w:val="00AC28D9"/>
    <w:rsid w:val="00AC2DF6"/>
    <w:rsid w:val="00AC3AC9"/>
    <w:rsid w:val="00AC52C2"/>
    <w:rsid w:val="00AC72A1"/>
    <w:rsid w:val="00AD07FD"/>
    <w:rsid w:val="00AD189C"/>
    <w:rsid w:val="00AD495E"/>
    <w:rsid w:val="00AD51E8"/>
    <w:rsid w:val="00AD6232"/>
    <w:rsid w:val="00AE0C8B"/>
    <w:rsid w:val="00AE3B53"/>
    <w:rsid w:val="00AE4924"/>
    <w:rsid w:val="00AE6169"/>
    <w:rsid w:val="00AE6E77"/>
    <w:rsid w:val="00AF1749"/>
    <w:rsid w:val="00AF19A0"/>
    <w:rsid w:val="00AF312F"/>
    <w:rsid w:val="00AF6435"/>
    <w:rsid w:val="00B017BA"/>
    <w:rsid w:val="00B04D71"/>
    <w:rsid w:val="00B06C35"/>
    <w:rsid w:val="00B072DB"/>
    <w:rsid w:val="00B07440"/>
    <w:rsid w:val="00B11192"/>
    <w:rsid w:val="00B119F6"/>
    <w:rsid w:val="00B11C73"/>
    <w:rsid w:val="00B1329D"/>
    <w:rsid w:val="00B13A85"/>
    <w:rsid w:val="00B15824"/>
    <w:rsid w:val="00B2165E"/>
    <w:rsid w:val="00B2262B"/>
    <w:rsid w:val="00B2495C"/>
    <w:rsid w:val="00B2608F"/>
    <w:rsid w:val="00B26E81"/>
    <w:rsid w:val="00B30DD5"/>
    <w:rsid w:val="00B31070"/>
    <w:rsid w:val="00B34065"/>
    <w:rsid w:val="00B35C8A"/>
    <w:rsid w:val="00B37D35"/>
    <w:rsid w:val="00B413E2"/>
    <w:rsid w:val="00B41CC6"/>
    <w:rsid w:val="00B4215C"/>
    <w:rsid w:val="00B4728F"/>
    <w:rsid w:val="00B549B0"/>
    <w:rsid w:val="00B62192"/>
    <w:rsid w:val="00B65022"/>
    <w:rsid w:val="00B67743"/>
    <w:rsid w:val="00B710F0"/>
    <w:rsid w:val="00B72E39"/>
    <w:rsid w:val="00B740F2"/>
    <w:rsid w:val="00B75D49"/>
    <w:rsid w:val="00B772BA"/>
    <w:rsid w:val="00B7798B"/>
    <w:rsid w:val="00B84573"/>
    <w:rsid w:val="00B86280"/>
    <w:rsid w:val="00B92882"/>
    <w:rsid w:val="00B95545"/>
    <w:rsid w:val="00B970E3"/>
    <w:rsid w:val="00BA387C"/>
    <w:rsid w:val="00BA50A0"/>
    <w:rsid w:val="00BA5C4A"/>
    <w:rsid w:val="00BA730F"/>
    <w:rsid w:val="00BB0E78"/>
    <w:rsid w:val="00BB3883"/>
    <w:rsid w:val="00BB6051"/>
    <w:rsid w:val="00BB75B3"/>
    <w:rsid w:val="00BC0671"/>
    <w:rsid w:val="00BC77A2"/>
    <w:rsid w:val="00BD00CE"/>
    <w:rsid w:val="00BD0B8F"/>
    <w:rsid w:val="00BD1C71"/>
    <w:rsid w:val="00BD258B"/>
    <w:rsid w:val="00BD330C"/>
    <w:rsid w:val="00BD4285"/>
    <w:rsid w:val="00BD47F4"/>
    <w:rsid w:val="00BE2C8C"/>
    <w:rsid w:val="00BE399F"/>
    <w:rsid w:val="00BE5695"/>
    <w:rsid w:val="00BE6784"/>
    <w:rsid w:val="00BF04EA"/>
    <w:rsid w:val="00BF0886"/>
    <w:rsid w:val="00BF37BD"/>
    <w:rsid w:val="00BF51FF"/>
    <w:rsid w:val="00BF6D56"/>
    <w:rsid w:val="00C0023C"/>
    <w:rsid w:val="00C0080C"/>
    <w:rsid w:val="00C01F89"/>
    <w:rsid w:val="00C0383F"/>
    <w:rsid w:val="00C03B11"/>
    <w:rsid w:val="00C07014"/>
    <w:rsid w:val="00C079BB"/>
    <w:rsid w:val="00C10508"/>
    <w:rsid w:val="00C127BB"/>
    <w:rsid w:val="00C16413"/>
    <w:rsid w:val="00C23361"/>
    <w:rsid w:val="00C23670"/>
    <w:rsid w:val="00C25D56"/>
    <w:rsid w:val="00C270E9"/>
    <w:rsid w:val="00C319D8"/>
    <w:rsid w:val="00C33041"/>
    <w:rsid w:val="00C3481B"/>
    <w:rsid w:val="00C34999"/>
    <w:rsid w:val="00C34E00"/>
    <w:rsid w:val="00C3732A"/>
    <w:rsid w:val="00C41548"/>
    <w:rsid w:val="00C4293F"/>
    <w:rsid w:val="00C42F54"/>
    <w:rsid w:val="00C523E7"/>
    <w:rsid w:val="00C53099"/>
    <w:rsid w:val="00C54692"/>
    <w:rsid w:val="00C55E60"/>
    <w:rsid w:val="00C60A34"/>
    <w:rsid w:val="00C61D37"/>
    <w:rsid w:val="00C6296B"/>
    <w:rsid w:val="00C647B6"/>
    <w:rsid w:val="00C67EAC"/>
    <w:rsid w:val="00C70D7E"/>
    <w:rsid w:val="00C721FE"/>
    <w:rsid w:val="00C72264"/>
    <w:rsid w:val="00C72D23"/>
    <w:rsid w:val="00C82F66"/>
    <w:rsid w:val="00C83A32"/>
    <w:rsid w:val="00C848A6"/>
    <w:rsid w:val="00C84F21"/>
    <w:rsid w:val="00C87D8D"/>
    <w:rsid w:val="00C87E21"/>
    <w:rsid w:val="00C90384"/>
    <w:rsid w:val="00C95D0A"/>
    <w:rsid w:val="00C95E6F"/>
    <w:rsid w:val="00C95EE5"/>
    <w:rsid w:val="00C96C44"/>
    <w:rsid w:val="00CA059F"/>
    <w:rsid w:val="00CA106B"/>
    <w:rsid w:val="00CA14B0"/>
    <w:rsid w:val="00CA2F12"/>
    <w:rsid w:val="00CA3528"/>
    <w:rsid w:val="00CA784B"/>
    <w:rsid w:val="00CB2C76"/>
    <w:rsid w:val="00CB3043"/>
    <w:rsid w:val="00CB36D9"/>
    <w:rsid w:val="00CB4C1D"/>
    <w:rsid w:val="00CB60FC"/>
    <w:rsid w:val="00CB7EF0"/>
    <w:rsid w:val="00CC265C"/>
    <w:rsid w:val="00CC32BD"/>
    <w:rsid w:val="00CC3483"/>
    <w:rsid w:val="00CC3CC8"/>
    <w:rsid w:val="00CC4DF4"/>
    <w:rsid w:val="00CC6A8D"/>
    <w:rsid w:val="00CD0569"/>
    <w:rsid w:val="00CD330F"/>
    <w:rsid w:val="00CD3E91"/>
    <w:rsid w:val="00CD6453"/>
    <w:rsid w:val="00CE2CFB"/>
    <w:rsid w:val="00CE43DA"/>
    <w:rsid w:val="00CE7F20"/>
    <w:rsid w:val="00CF0E33"/>
    <w:rsid w:val="00CF46BE"/>
    <w:rsid w:val="00CF5C35"/>
    <w:rsid w:val="00D0138B"/>
    <w:rsid w:val="00D02092"/>
    <w:rsid w:val="00D030E8"/>
    <w:rsid w:val="00D069D5"/>
    <w:rsid w:val="00D10701"/>
    <w:rsid w:val="00D12FB2"/>
    <w:rsid w:val="00D24009"/>
    <w:rsid w:val="00D24323"/>
    <w:rsid w:val="00D25E1E"/>
    <w:rsid w:val="00D26AAE"/>
    <w:rsid w:val="00D27C8A"/>
    <w:rsid w:val="00D30AF5"/>
    <w:rsid w:val="00D368C4"/>
    <w:rsid w:val="00D36BAF"/>
    <w:rsid w:val="00D409D5"/>
    <w:rsid w:val="00D42469"/>
    <w:rsid w:val="00D4292C"/>
    <w:rsid w:val="00D42F6E"/>
    <w:rsid w:val="00D43D0C"/>
    <w:rsid w:val="00D4438D"/>
    <w:rsid w:val="00D44677"/>
    <w:rsid w:val="00D46981"/>
    <w:rsid w:val="00D56181"/>
    <w:rsid w:val="00D60298"/>
    <w:rsid w:val="00D6247A"/>
    <w:rsid w:val="00D6272F"/>
    <w:rsid w:val="00D63C19"/>
    <w:rsid w:val="00D64727"/>
    <w:rsid w:val="00D66947"/>
    <w:rsid w:val="00D761C9"/>
    <w:rsid w:val="00D764C7"/>
    <w:rsid w:val="00D80D6B"/>
    <w:rsid w:val="00D81B2A"/>
    <w:rsid w:val="00D82C38"/>
    <w:rsid w:val="00D837CB"/>
    <w:rsid w:val="00D87D45"/>
    <w:rsid w:val="00D93041"/>
    <w:rsid w:val="00D931A7"/>
    <w:rsid w:val="00D97796"/>
    <w:rsid w:val="00DA01C6"/>
    <w:rsid w:val="00DA04B4"/>
    <w:rsid w:val="00DA680C"/>
    <w:rsid w:val="00DB1FCB"/>
    <w:rsid w:val="00DB46B0"/>
    <w:rsid w:val="00DB4F2B"/>
    <w:rsid w:val="00DB7F5C"/>
    <w:rsid w:val="00DC005F"/>
    <w:rsid w:val="00DC0385"/>
    <w:rsid w:val="00DC139C"/>
    <w:rsid w:val="00DC19B1"/>
    <w:rsid w:val="00DC4075"/>
    <w:rsid w:val="00DC75BD"/>
    <w:rsid w:val="00DD7AF0"/>
    <w:rsid w:val="00DE0497"/>
    <w:rsid w:val="00DE73CD"/>
    <w:rsid w:val="00E02317"/>
    <w:rsid w:val="00E10EFF"/>
    <w:rsid w:val="00E11E33"/>
    <w:rsid w:val="00E132DD"/>
    <w:rsid w:val="00E14228"/>
    <w:rsid w:val="00E15D91"/>
    <w:rsid w:val="00E17721"/>
    <w:rsid w:val="00E22C8A"/>
    <w:rsid w:val="00E25AE0"/>
    <w:rsid w:val="00E25E40"/>
    <w:rsid w:val="00E2648C"/>
    <w:rsid w:val="00E2678B"/>
    <w:rsid w:val="00E314AC"/>
    <w:rsid w:val="00E36048"/>
    <w:rsid w:val="00E37771"/>
    <w:rsid w:val="00E404BB"/>
    <w:rsid w:val="00E43A06"/>
    <w:rsid w:val="00E46E2D"/>
    <w:rsid w:val="00E502EB"/>
    <w:rsid w:val="00E56E58"/>
    <w:rsid w:val="00E57671"/>
    <w:rsid w:val="00E6010D"/>
    <w:rsid w:val="00E62FC5"/>
    <w:rsid w:val="00E666C4"/>
    <w:rsid w:val="00E71F33"/>
    <w:rsid w:val="00E71FE2"/>
    <w:rsid w:val="00E74755"/>
    <w:rsid w:val="00E765A0"/>
    <w:rsid w:val="00E83F62"/>
    <w:rsid w:val="00E84D9D"/>
    <w:rsid w:val="00E9047C"/>
    <w:rsid w:val="00E91CB9"/>
    <w:rsid w:val="00E92812"/>
    <w:rsid w:val="00E931C0"/>
    <w:rsid w:val="00E94583"/>
    <w:rsid w:val="00EA356C"/>
    <w:rsid w:val="00EB596D"/>
    <w:rsid w:val="00EC0683"/>
    <w:rsid w:val="00EC3414"/>
    <w:rsid w:val="00EC34F0"/>
    <w:rsid w:val="00EC3ACC"/>
    <w:rsid w:val="00EC468E"/>
    <w:rsid w:val="00ED2462"/>
    <w:rsid w:val="00ED32C0"/>
    <w:rsid w:val="00ED453B"/>
    <w:rsid w:val="00EE1177"/>
    <w:rsid w:val="00EE2C61"/>
    <w:rsid w:val="00EE2F69"/>
    <w:rsid w:val="00EE3D7B"/>
    <w:rsid w:val="00EE59EB"/>
    <w:rsid w:val="00EE76CF"/>
    <w:rsid w:val="00EF1DB6"/>
    <w:rsid w:val="00EF234C"/>
    <w:rsid w:val="00EF28B8"/>
    <w:rsid w:val="00EF32C2"/>
    <w:rsid w:val="00EF7C2A"/>
    <w:rsid w:val="00F00FAE"/>
    <w:rsid w:val="00F02558"/>
    <w:rsid w:val="00F02B84"/>
    <w:rsid w:val="00F075DA"/>
    <w:rsid w:val="00F11D82"/>
    <w:rsid w:val="00F22278"/>
    <w:rsid w:val="00F22C7C"/>
    <w:rsid w:val="00F2598C"/>
    <w:rsid w:val="00F321C0"/>
    <w:rsid w:val="00F3314E"/>
    <w:rsid w:val="00F35DC9"/>
    <w:rsid w:val="00F43BBA"/>
    <w:rsid w:val="00F47A6C"/>
    <w:rsid w:val="00F51CC1"/>
    <w:rsid w:val="00F6098B"/>
    <w:rsid w:val="00F62644"/>
    <w:rsid w:val="00F63C9F"/>
    <w:rsid w:val="00F64D81"/>
    <w:rsid w:val="00F66D3D"/>
    <w:rsid w:val="00F7499B"/>
    <w:rsid w:val="00F804EE"/>
    <w:rsid w:val="00F82A3E"/>
    <w:rsid w:val="00F8375F"/>
    <w:rsid w:val="00F84AC5"/>
    <w:rsid w:val="00F851C1"/>
    <w:rsid w:val="00F8650F"/>
    <w:rsid w:val="00F86C3A"/>
    <w:rsid w:val="00F86FB3"/>
    <w:rsid w:val="00F87A0A"/>
    <w:rsid w:val="00F92163"/>
    <w:rsid w:val="00F92240"/>
    <w:rsid w:val="00F94921"/>
    <w:rsid w:val="00F965C7"/>
    <w:rsid w:val="00FA1199"/>
    <w:rsid w:val="00FA6B3B"/>
    <w:rsid w:val="00FA7B14"/>
    <w:rsid w:val="00FB51B0"/>
    <w:rsid w:val="00FC0178"/>
    <w:rsid w:val="00FC4C71"/>
    <w:rsid w:val="00FC6675"/>
    <w:rsid w:val="00FC66E7"/>
    <w:rsid w:val="00FD00DF"/>
    <w:rsid w:val="00FD0233"/>
    <w:rsid w:val="00FD1D7D"/>
    <w:rsid w:val="00FD5244"/>
    <w:rsid w:val="00FD7651"/>
    <w:rsid w:val="00FD7BE1"/>
    <w:rsid w:val="00FD7E37"/>
    <w:rsid w:val="00FE0BA1"/>
    <w:rsid w:val="00FE1DE1"/>
    <w:rsid w:val="00FE24E5"/>
    <w:rsid w:val="00FE250A"/>
    <w:rsid w:val="00FE7324"/>
    <w:rsid w:val="00FE7D21"/>
    <w:rsid w:val="00FF16E3"/>
    <w:rsid w:val="00FF1D9A"/>
    <w:rsid w:val="00FF266C"/>
    <w:rsid w:val="00FF2FF3"/>
    <w:rsid w:val="00FF375C"/>
    <w:rsid w:val="00FF49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140F8"/>
  <w15:chartTrackingRefBased/>
  <w15:docId w15:val="{200BCD84-1726-4824-87C2-9BAC957EA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qFormat/>
    <w:rsid w:val="00414DD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02797"/>
    <w:pPr>
      <w:keepNext/>
      <w:keepLines/>
      <w:spacing w:before="260" w:after="260" w:line="416" w:lineRule="auto"/>
      <w:outlineLvl w:val="1"/>
    </w:pPr>
    <w:rPr>
      <w:rFonts w:asciiTheme="majorHAnsi" w:eastAsiaTheme="majorEastAsia" w:hAnsiTheme="majorHAns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1956"/>
    <w:pPr>
      <w:ind w:firstLineChars="200" w:firstLine="420"/>
    </w:pPr>
  </w:style>
  <w:style w:type="paragraph" w:styleId="a4">
    <w:name w:val="caption"/>
    <w:basedOn w:val="a"/>
    <w:next w:val="a"/>
    <w:uiPriority w:val="35"/>
    <w:unhideWhenUsed/>
    <w:qFormat/>
    <w:rsid w:val="00AC72A1"/>
    <w:rPr>
      <w:rFonts w:asciiTheme="majorHAnsi" w:eastAsia="黑体" w:hAnsiTheme="majorHAnsi" w:cstheme="majorBidi"/>
      <w:sz w:val="20"/>
      <w:szCs w:val="20"/>
    </w:rPr>
  </w:style>
  <w:style w:type="paragraph" w:styleId="a5">
    <w:name w:val="header"/>
    <w:basedOn w:val="a"/>
    <w:link w:val="a6"/>
    <w:uiPriority w:val="99"/>
    <w:unhideWhenUsed/>
    <w:rsid w:val="00CB304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B3043"/>
    <w:rPr>
      <w:sz w:val="18"/>
      <w:szCs w:val="18"/>
    </w:rPr>
  </w:style>
  <w:style w:type="paragraph" w:styleId="a7">
    <w:name w:val="footer"/>
    <w:basedOn w:val="a"/>
    <w:link w:val="a8"/>
    <w:uiPriority w:val="99"/>
    <w:unhideWhenUsed/>
    <w:rsid w:val="00CB3043"/>
    <w:pPr>
      <w:tabs>
        <w:tab w:val="center" w:pos="4153"/>
        <w:tab w:val="right" w:pos="8306"/>
      </w:tabs>
      <w:snapToGrid w:val="0"/>
      <w:jc w:val="left"/>
    </w:pPr>
    <w:rPr>
      <w:sz w:val="18"/>
      <w:szCs w:val="18"/>
    </w:rPr>
  </w:style>
  <w:style w:type="character" w:customStyle="1" w:styleId="a8">
    <w:name w:val="页脚 字符"/>
    <w:basedOn w:val="a0"/>
    <w:link w:val="a7"/>
    <w:uiPriority w:val="99"/>
    <w:rsid w:val="00CB3043"/>
    <w:rPr>
      <w:sz w:val="18"/>
      <w:szCs w:val="18"/>
    </w:rPr>
  </w:style>
  <w:style w:type="character" w:customStyle="1" w:styleId="fontstyle01">
    <w:name w:val="fontstyle01"/>
    <w:basedOn w:val="a0"/>
    <w:rsid w:val="00F82A3E"/>
    <w:rPr>
      <w:rFonts w:ascii="Times-Roman" w:hAnsi="Times-Roman" w:hint="default"/>
      <w:b w:val="0"/>
      <w:bCs w:val="0"/>
      <w:i w:val="0"/>
      <w:iCs w:val="0"/>
      <w:color w:val="231F20"/>
      <w:sz w:val="16"/>
      <w:szCs w:val="16"/>
    </w:rPr>
  </w:style>
  <w:style w:type="character" w:customStyle="1" w:styleId="fontstyle21">
    <w:name w:val="fontstyle21"/>
    <w:basedOn w:val="a0"/>
    <w:rsid w:val="00F82A3E"/>
    <w:rPr>
      <w:rFonts w:ascii="Times-Italic" w:hAnsi="Times-Italic" w:hint="default"/>
      <w:b w:val="0"/>
      <w:bCs w:val="0"/>
      <w:i/>
      <w:iCs/>
      <w:color w:val="231F20"/>
      <w:sz w:val="16"/>
      <w:szCs w:val="16"/>
    </w:rPr>
  </w:style>
  <w:style w:type="paragraph" w:styleId="TOC1">
    <w:name w:val="toc 1"/>
    <w:basedOn w:val="a"/>
    <w:next w:val="a"/>
    <w:autoRedefine/>
    <w:uiPriority w:val="39"/>
    <w:unhideWhenUsed/>
    <w:rsid w:val="00961990"/>
  </w:style>
  <w:style w:type="paragraph" w:styleId="TOC2">
    <w:name w:val="toc 2"/>
    <w:basedOn w:val="a"/>
    <w:next w:val="a"/>
    <w:autoRedefine/>
    <w:uiPriority w:val="39"/>
    <w:unhideWhenUsed/>
    <w:rsid w:val="00961990"/>
    <w:pPr>
      <w:ind w:leftChars="200" w:left="420"/>
    </w:pPr>
  </w:style>
  <w:style w:type="paragraph" w:styleId="TOC3">
    <w:name w:val="toc 3"/>
    <w:basedOn w:val="a"/>
    <w:next w:val="a"/>
    <w:autoRedefine/>
    <w:uiPriority w:val="39"/>
    <w:unhideWhenUsed/>
    <w:rsid w:val="00961990"/>
    <w:pPr>
      <w:ind w:leftChars="400" w:left="840"/>
    </w:pPr>
  </w:style>
  <w:style w:type="character" w:styleId="a9">
    <w:name w:val="Hyperlink"/>
    <w:basedOn w:val="a0"/>
    <w:uiPriority w:val="99"/>
    <w:unhideWhenUsed/>
    <w:rsid w:val="00961990"/>
    <w:rPr>
      <w:color w:val="0563C1" w:themeColor="hyperlink"/>
      <w:u w:val="single"/>
    </w:rPr>
  </w:style>
  <w:style w:type="table" w:styleId="aa">
    <w:name w:val="Table Grid"/>
    <w:basedOn w:val="a1"/>
    <w:uiPriority w:val="39"/>
    <w:rsid w:val="0007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07098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7098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E25AE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20">
    <w:name w:val="标题 2 字符"/>
    <w:basedOn w:val="a0"/>
    <w:link w:val="2"/>
    <w:uiPriority w:val="9"/>
    <w:rsid w:val="00902797"/>
    <w:rPr>
      <w:rFonts w:asciiTheme="majorHAnsi" w:eastAsiaTheme="majorEastAsia" w:hAnsiTheme="majorHAnsi" w:cs="Times New Roman"/>
      <w:b/>
      <w:bCs/>
      <w:sz w:val="32"/>
      <w:szCs w:val="32"/>
    </w:rPr>
  </w:style>
  <w:style w:type="character" w:styleId="ab">
    <w:name w:val="Placeholder Text"/>
    <w:basedOn w:val="a0"/>
    <w:uiPriority w:val="99"/>
    <w:semiHidden/>
    <w:rsid w:val="00163F42"/>
    <w:rPr>
      <w:color w:val="808080"/>
    </w:rPr>
  </w:style>
  <w:style w:type="character" w:styleId="ac">
    <w:name w:val="FollowedHyperlink"/>
    <w:basedOn w:val="a0"/>
    <w:uiPriority w:val="99"/>
    <w:semiHidden/>
    <w:unhideWhenUsed/>
    <w:rsid w:val="00414DD0"/>
    <w:rPr>
      <w:color w:val="954F72" w:themeColor="followedHyperlink"/>
      <w:u w:val="single"/>
    </w:rPr>
  </w:style>
  <w:style w:type="character" w:customStyle="1" w:styleId="10">
    <w:name w:val="标题 1 字符"/>
    <w:basedOn w:val="a0"/>
    <w:link w:val="1"/>
    <w:rsid w:val="00414DD0"/>
    <w:rPr>
      <w:b/>
      <w:bCs/>
      <w:kern w:val="44"/>
      <w:sz w:val="44"/>
      <w:szCs w:val="44"/>
    </w:rPr>
  </w:style>
  <w:style w:type="paragraph" w:styleId="TOC">
    <w:name w:val="TOC Heading"/>
    <w:basedOn w:val="1"/>
    <w:next w:val="a"/>
    <w:uiPriority w:val="39"/>
    <w:unhideWhenUsed/>
    <w:qFormat/>
    <w:rsid w:val="00414DD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d">
    <w:name w:val="Balloon Text"/>
    <w:basedOn w:val="a"/>
    <w:link w:val="ae"/>
    <w:uiPriority w:val="99"/>
    <w:semiHidden/>
    <w:unhideWhenUsed/>
    <w:rsid w:val="00F51CC1"/>
    <w:rPr>
      <w:sz w:val="18"/>
      <w:szCs w:val="18"/>
    </w:rPr>
  </w:style>
  <w:style w:type="character" w:customStyle="1" w:styleId="ae">
    <w:name w:val="批注框文本 字符"/>
    <w:basedOn w:val="a0"/>
    <w:link w:val="ad"/>
    <w:uiPriority w:val="99"/>
    <w:semiHidden/>
    <w:rsid w:val="00F51CC1"/>
    <w:rPr>
      <w:sz w:val="18"/>
      <w:szCs w:val="18"/>
    </w:rPr>
  </w:style>
  <w:style w:type="paragraph" w:styleId="af">
    <w:name w:val="Revision"/>
    <w:hidden/>
    <w:uiPriority w:val="99"/>
    <w:semiHidden/>
    <w:rsid w:val="007100DC"/>
  </w:style>
  <w:style w:type="paragraph" w:customStyle="1" w:styleId="11">
    <w:name w:val="列出段落1"/>
    <w:basedOn w:val="a"/>
    <w:uiPriority w:val="99"/>
    <w:rsid w:val="005C3D29"/>
    <w:pPr>
      <w:spacing w:line="400" w:lineRule="exact"/>
      <w:ind w:firstLineChars="200" w:firstLine="420"/>
    </w:pPr>
    <w:rPr>
      <w:rFonts w:ascii="Times New Roman" w:hAnsi="Times New Roman"/>
      <w:sz w:val="24"/>
      <w:szCs w:val="24"/>
    </w:rPr>
  </w:style>
  <w:style w:type="character" w:styleId="af0">
    <w:name w:val="annotation reference"/>
    <w:basedOn w:val="a0"/>
    <w:uiPriority w:val="99"/>
    <w:semiHidden/>
    <w:unhideWhenUsed/>
    <w:rsid w:val="00390DD6"/>
    <w:rPr>
      <w:sz w:val="21"/>
      <w:szCs w:val="21"/>
    </w:rPr>
  </w:style>
  <w:style w:type="paragraph" w:styleId="af1">
    <w:name w:val="annotation text"/>
    <w:basedOn w:val="a"/>
    <w:link w:val="af2"/>
    <w:uiPriority w:val="99"/>
    <w:semiHidden/>
    <w:unhideWhenUsed/>
    <w:rsid w:val="00390DD6"/>
    <w:pPr>
      <w:jc w:val="left"/>
    </w:pPr>
  </w:style>
  <w:style w:type="character" w:customStyle="1" w:styleId="af2">
    <w:name w:val="批注文字 字符"/>
    <w:basedOn w:val="a0"/>
    <w:link w:val="af1"/>
    <w:uiPriority w:val="99"/>
    <w:semiHidden/>
    <w:rsid w:val="00390DD6"/>
  </w:style>
  <w:style w:type="paragraph" w:styleId="af3">
    <w:name w:val="annotation subject"/>
    <w:basedOn w:val="af1"/>
    <w:next w:val="af1"/>
    <w:link w:val="af4"/>
    <w:uiPriority w:val="99"/>
    <w:semiHidden/>
    <w:unhideWhenUsed/>
    <w:rsid w:val="00390DD6"/>
    <w:rPr>
      <w:b/>
      <w:bCs/>
    </w:rPr>
  </w:style>
  <w:style w:type="character" w:customStyle="1" w:styleId="af4">
    <w:name w:val="批注主题 字符"/>
    <w:basedOn w:val="af2"/>
    <w:link w:val="af3"/>
    <w:uiPriority w:val="99"/>
    <w:semiHidden/>
    <w:rsid w:val="00390DD6"/>
    <w:rPr>
      <w:b/>
      <w:bCs/>
    </w:rPr>
  </w:style>
  <w:style w:type="table" w:styleId="12">
    <w:name w:val="Plain Table 1"/>
    <w:basedOn w:val="a1"/>
    <w:uiPriority w:val="41"/>
    <w:rsid w:val="0004725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6">
    <w:name w:val="Grid Table 6 Colorful"/>
    <w:basedOn w:val="a1"/>
    <w:uiPriority w:val="51"/>
    <w:rsid w:val="00505D9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Accent 3"/>
    <w:basedOn w:val="a1"/>
    <w:uiPriority w:val="49"/>
    <w:rsid w:val="00505D9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317158">
      <w:bodyDiv w:val="1"/>
      <w:marLeft w:val="0"/>
      <w:marRight w:val="0"/>
      <w:marTop w:val="0"/>
      <w:marBottom w:val="0"/>
      <w:divBdr>
        <w:top w:val="none" w:sz="0" w:space="0" w:color="auto"/>
        <w:left w:val="none" w:sz="0" w:space="0" w:color="auto"/>
        <w:bottom w:val="none" w:sz="0" w:space="0" w:color="auto"/>
        <w:right w:val="none" w:sz="0" w:space="0" w:color="auto"/>
      </w:divBdr>
    </w:div>
    <w:div w:id="325717728">
      <w:bodyDiv w:val="1"/>
      <w:marLeft w:val="0"/>
      <w:marRight w:val="0"/>
      <w:marTop w:val="0"/>
      <w:marBottom w:val="0"/>
      <w:divBdr>
        <w:top w:val="none" w:sz="0" w:space="0" w:color="auto"/>
        <w:left w:val="none" w:sz="0" w:space="0" w:color="auto"/>
        <w:bottom w:val="none" w:sz="0" w:space="0" w:color="auto"/>
        <w:right w:val="none" w:sz="0" w:space="0" w:color="auto"/>
      </w:divBdr>
    </w:div>
    <w:div w:id="379592028">
      <w:bodyDiv w:val="1"/>
      <w:marLeft w:val="0"/>
      <w:marRight w:val="0"/>
      <w:marTop w:val="0"/>
      <w:marBottom w:val="0"/>
      <w:divBdr>
        <w:top w:val="none" w:sz="0" w:space="0" w:color="auto"/>
        <w:left w:val="none" w:sz="0" w:space="0" w:color="auto"/>
        <w:bottom w:val="none" w:sz="0" w:space="0" w:color="auto"/>
        <w:right w:val="none" w:sz="0" w:space="0" w:color="auto"/>
      </w:divBdr>
    </w:div>
    <w:div w:id="446197533">
      <w:bodyDiv w:val="1"/>
      <w:marLeft w:val="0"/>
      <w:marRight w:val="0"/>
      <w:marTop w:val="0"/>
      <w:marBottom w:val="0"/>
      <w:divBdr>
        <w:top w:val="none" w:sz="0" w:space="0" w:color="auto"/>
        <w:left w:val="none" w:sz="0" w:space="0" w:color="auto"/>
        <w:bottom w:val="none" w:sz="0" w:space="0" w:color="auto"/>
        <w:right w:val="none" w:sz="0" w:space="0" w:color="auto"/>
      </w:divBdr>
    </w:div>
    <w:div w:id="686102902">
      <w:bodyDiv w:val="1"/>
      <w:marLeft w:val="0"/>
      <w:marRight w:val="0"/>
      <w:marTop w:val="0"/>
      <w:marBottom w:val="0"/>
      <w:divBdr>
        <w:top w:val="none" w:sz="0" w:space="0" w:color="auto"/>
        <w:left w:val="none" w:sz="0" w:space="0" w:color="auto"/>
        <w:bottom w:val="none" w:sz="0" w:space="0" w:color="auto"/>
        <w:right w:val="none" w:sz="0" w:space="0" w:color="auto"/>
      </w:divBdr>
    </w:div>
    <w:div w:id="720634995">
      <w:bodyDiv w:val="1"/>
      <w:marLeft w:val="0"/>
      <w:marRight w:val="0"/>
      <w:marTop w:val="0"/>
      <w:marBottom w:val="0"/>
      <w:divBdr>
        <w:top w:val="none" w:sz="0" w:space="0" w:color="auto"/>
        <w:left w:val="none" w:sz="0" w:space="0" w:color="auto"/>
        <w:bottom w:val="none" w:sz="0" w:space="0" w:color="auto"/>
        <w:right w:val="none" w:sz="0" w:space="0" w:color="auto"/>
      </w:divBdr>
    </w:div>
    <w:div w:id="786390749">
      <w:bodyDiv w:val="1"/>
      <w:marLeft w:val="0"/>
      <w:marRight w:val="0"/>
      <w:marTop w:val="0"/>
      <w:marBottom w:val="0"/>
      <w:divBdr>
        <w:top w:val="none" w:sz="0" w:space="0" w:color="auto"/>
        <w:left w:val="none" w:sz="0" w:space="0" w:color="auto"/>
        <w:bottom w:val="none" w:sz="0" w:space="0" w:color="auto"/>
        <w:right w:val="none" w:sz="0" w:space="0" w:color="auto"/>
      </w:divBdr>
    </w:div>
    <w:div w:id="865098147">
      <w:bodyDiv w:val="1"/>
      <w:marLeft w:val="0"/>
      <w:marRight w:val="0"/>
      <w:marTop w:val="0"/>
      <w:marBottom w:val="0"/>
      <w:divBdr>
        <w:top w:val="none" w:sz="0" w:space="0" w:color="auto"/>
        <w:left w:val="none" w:sz="0" w:space="0" w:color="auto"/>
        <w:bottom w:val="none" w:sz="0" w:space="0" w:color="auto"/>
        <w:right w:val="none" w:sz="0" w:space="0" w:color="auto"/>
      </w:divBdr>
    </w:div>
    <w:div w:id="915476547">
      <w:bodyDiv w:val="1"/>
      <w:marLeft w:val="0"/>
      <w:marRight w:val="0"/>
      <w:marTop w:val="0"/>
      <w:marBottom w:val="0"/>
      <w:divBdr>
        <w:top w:val="none" w:sz="0" w:space="0" w:color="auto"/>
        <w:left w:val="none" w:sz="0" w:space="0" w:color="auto"/>
        <w:bottom w:val="none" w:sz="0" w:space="0" w:color="auto"/>
        <w:right w:val="none" w:sz="0" w:space="0" w:color="auto"/>
      </w:divBdr>
    </w:div>
    <w:div w:id="942953824">
      <w:bodyDiv w:val="1"/>
      <w:marLeft w:val="0"/>
      <w:marRight w:val="0"/>
      <w:marTop w:val="0"/>
      <w:marBottom w:val="0"/>
      <w:divBdr>
        <w:top w:val="none" w:sz="0" w:space="0" w:color="auto"/>
        <w:left w:val="none" w:sz="0" w:space="0" w:color="auto"/>
        <w:bottom w:val="none" w:sz="0" w:space="0" w:color="auto"/>
        <w:right w:val="none" w:sz="0" w:space="0" w:color="auto"/>
      </w:divBdr>
    </w:div>
    <w:div w:id="1170293523">
      <w:bodyDiv w:val="1"/>
      <w:marLeft w:val="0"/>
      <w:marRight w:val="0"/>
      <w:marTop w:val="0"/>
      <w:marBottom w:val="0"/>
      <w:divBdr>
        <w:top w:val="none" w:sz="0" w:space="0" w:color="auto"/>
        <w:left w:val="none" w:sz="0" w:space="0" w:color="auto"/>
        <w:bottom w:val="none" w:sz="0" w:space="0" w:color="auto"/>
        <w:right w:val="none" w:sz="0" w:space="0" w:color="auto"/>
      </w:divBdr>
    </w:div>
    <w:div w:id="1779982398">
      <w:bodyDiv w:val="1"/>
      <w:marLeft w:val="0"/>
      <w:marRight w:val="0"/>
      <w:marTop w:val="0"/>
      <w:marBottom w:val="0"/>
      <w:divBdr>
        <w:top w:val="none" w:sz="0" w:space="0" w:color="auto"/>
        <w:left w:val="none" w:sz="0" w:space="0" w:color="auto"/>
        <w:bottom w:val="none" w:sz="0" w:space="0" w:color="auto"/>
        <w:right w:val="none" w:sz="0" w:space="0" w:color="auto"/>
      </w:divBdr>
    </w:div>
    <w:div w:id="183607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2.wmf"/><Relationship Id="rId21" Type="http://schemas.openxmlformats.org/officeDocument/2006/relationships/header" Target="header3.xml"/><Relationship Id="rId63" Type="http://schemas.openxmlformats.org/officeDocument/2006/relationships/image" Target="media/image28.wmf"/><Relationship Id="rId159" Type="http://schemas.openxmlformats.org/officeDocument/2006/relationships/oleObject" Target="embeddings/oleObject70.bin"/><Relationship Id="rId324" Type="http://schemas.openxmlformats.org/officeDocument/2006/relationships/image" Target="media/image154.wmf"/><Relationship Id="rId366" Type="http://schemas.openxmlformats.org/officeDocument/2006/relationships/oleObject" Target="embeddings/oleObject185.bin"/><Relationship Id="rId531" Type="http://schemas.openxmlformats.org/officeDocument/2006/relationships/oleObject" Target="embeddings/oleObject272.bin"/><Relationship Id="rId170" Type="http://schemas.openxmlformats.org/officeDocument/2006/relationships/image" Target="media/image80.wmf"/><Relationship Id="rId226" Type="http://schemas.openxmlformats.org/officeDocument/2006/relationships/image" Target="media/image107.wmf"/><Relationship Id="rId433" Type="http://schemas.openxmlformats.org/officeDocument/2006/relationships/oleObject" Target="embeddings/oleObject221.bin"/><Relationship Id="rId268" Type="http://schemas.openxmlformats.org/officeDocument/2006/relationships/oleObject" Target="embeddings/oleObject128.bin"/><Relationship Id="rId475" Type="http://schemas.openxmlformats.org/officeDocument/2006/relationships/oleObject" Target="embeddings/oleObject243.bin"/><Relationship Id="rId32" Type="http://schemas.openxmlformats.org/officeDocument/2006/relationships/oleObject" Target="embeddings/oleObject5.bin"/><Relationship Id="rId74" Type="http://schemas.openxmlformats.org/officeDocument/2006/relationships/oleObject" Target="embeddings/oleObject27.bin"/><Relationship Id="rId128" Type="http://schemas.openxmlformats.org/officeDocument/2006/relationships/oleObject" Target="embeddings/oleObject54.bin"/><Relationship Id="rId335" Type="http://schemas.openxmlformats.org/officeDocument/2006/relationships/oleObject" Target="embeddings/oleObject163.bin"/><Relationship Id="rId377" Type="http://schemas.openxmlformats.org/officeDocument/2006/relationships/oleObject" Target="embeddings/oleObject191.bin"/><Relationship Id="rId500" Type="http://schemas.openxmlformats.org/officeDocument/2006/relationships/oleObject" Target="embeddings/oleObject256.bin"/><Relationship Id="rId542" Type="http://schemas.openxmlformats.org/officeDocument/2006/relationships/image" Target="media/image251.wmf"/><Relationship Id="rId5" Type="http://schemas.openxmlformats.org/officeDocument/2006/relationships/webSettings" Target="webSettings.xml"/><Relationship Id="rId181" Type="http://schemas.openxmlformats.org/officeDocument/2006/relationships/oleObject" Target="embeddings/oleObject82.bin"/><Relationship Id="rId237" Type="http://schemas.openxmlformats.org/officeDocument/2006/relationships/oleObject" Target="embeddings/oleObject112.bin"/><Relationship Id="rId402" Type="http://schemas.openxmlformats.org/officeDocument/2006/relationships/oleObject" Target="embeddings/oleObject205.bin"/><Relationship Id="rId279" Type="http://schemas.openxmlformats.org/officeDocument/2006/relationships/image" Target="media/image132.wmf"/><Relationship Id="rId444" Type="http://schemas.openxmlformats.org/officeDocument/2006/relationships/oleObject" Target="embeddings/oleObject227.bin"/><Relationship Id="rId486" Type="http://schemas.openxmlformats.org/officeDocument/2006/relationships/oleObject" Target="embeddings/oleObject249.bin"/><Relationship Id="rId43" Type="http://schemas.openxmlformats.org/officeDocument/2006/relationships/image" Target="media/image19.wmf"/><Relationship Id="rId139" Type="http://schemas.openxmlformats.org/officeDocument/2006/relationships/image" Target="media/image66.wmf"/><Relationship Id="rId290" Type="http://schemas.openxmlformats.org/officeDocument/2006/relationships/oleObject" Target="embeddings/oleObject139.bin"/><Relationship Id="rId304" Type="http://schemas.openxmlformats.org/officeDocument/2006/relationships/oleObject" Target="embeddings/oleObject146.bin"/><Relationship Id="rId346" Type="http://schemas.openxmlformats.org/officeDocument/2006/relationships/oleObject" Target="embeddings/oleObject171.bin"/><Relationship Id="rId388" Type="http://schemas.openxmlformats.org/officeDocument/2006/relationships/image" Target="media/image176.png"/><Relationship Id="rId511" Type="http://schemas.openxmlformats.org/officeDocument/2006/relationships/image" Target="media/image236.wmf"/><Relationship Id="rId553" Type="http://schemas.openxmlformats.org/officeDocument/2006/relationships/theme" Target="theme/theme1.xml"/><Relationship Id="rId85" Type="http://schemas.openxmlformats.org/officeDocument/2006/relationships/image" Target="media/image39.wmf"/><Relationship Id="rId150" Type="http://schemas.openxmlformats.org/officeDocument/2006/relationships/oleObject" Target="embeddings/oleObject65.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oleObject" Target="embeddings/oleObject211.bin"/><Relationship Id="rId248" Type="http://schemas.openxmlformats.org/officeDocument/2006/relationships/oleObject" Target="embeddings/oleObject118.bin"/><Relationship Id="rId455" Type="http://schemas.openxmlformats.org/officeDocument/2006/relationships/image" Target="media/image209.wmf"/><Relationship Id="rId497" Type="http://schemas.openxmlformats.org/officeDocument/2006/relationships/image" Target="media/image229.wmf"/><Relationship Id="rId12" Type="http://schemas.openxmlformats.org/officeDocument/2006/relationships/footer" Target="footer2.xml"/><Relationship Id="rId108" Type="http://schemas.openxmlformats.org/officeDocument/2006/relationships/oleObject" Target="embeddings/oleObject44.bin"/><Relationship Id="rId315" Type="http://schemas.openxmlformats.org/officeDocument/2006/relationships/oleObject" Target="embeddings/oleObject152.bin"/><Relationship Id="rId357" Type="http://schemas.openxmlformats.org/officeDocument/2006/relationships/image" Target="media/image163.wmf"/><Relationship Id="rId522" Type="http://schemas.openxmlformats.org/officeDocument/2006/relationships/oleObject" Target="embeddings/oleObject267.bin"/><Relationship Id="rId54" Type="http://schemas.openxmlformats.org/officeDocument/2006/relationships/oleObject" Target="embeddings/oleObject16.bin"/><Relationship Id="rId96" Type="http://schemas.openxmlformats.org/officeDocument/2006/relationships/oleObject" Target="embeddings/oleObject38.bin"/><Relationship Id="rId161" Type="http://schemas.openxmlformats.org/officeDocument/2006/relationships/image" Target="media/image76.wmf"/><Relationship Id="rId217" Type="http://schemas.openxmlformats.org/officeDocument/2006/relationships/oleObject" Target="embeddings/oleObject100.bin"/><Relationship Id="rId399" Type="http://schemas.openxmlformats.org/officeDocument/2006/relationships/image" Target="media/image182.wmf"/><Relationship Id="rId259" Type="http://schemas.openxmlformats.org/officeDocument/2006/relationships/image" Target="media/image122.wmf"/><Relationship Id="rId424" Type="http://schemas.openxmlformats.org/officeDocument/2006/relationships/image" Target="media/image194.wmf"/><Relationship Id="rId466" Type="http://schemas.openxmlformats.org/officeDocument/2006/relationships/image" Target="media/image214.wmf"/><Relationship Id="rId23" Type="http://schemas.openxmlformats.org/officeDocument/2006/relationships/image" Target="media/image9.png"/><Relationship Id="rId119" Type="http://schemas.openxmlformats.org/officeDocument/2006/relationships/image" Target="media/image56.wmf"/><Relationship Id="rId270" Type="http://schemas.openxmlformats.org/officeDocument/2006/relationships/oleObject" Target="embeddings/oleObject129.bin"/><Relationship Id="rId326" Type="http://schemas.openxmlformats.org/officeDocument/2006/relationships/image" Target="media/image155.wmf"/><Relationship Id="rId533" Type="http://schemas.openxmlformats.org/officeDocument/2006/relationships/oleObject" Target="embeddings/oleObject273.bin"/><Relationship Id="rId65" Type="http://schemas.openxmlformats.org/officeDocument/2006/relationships/image" Target="media/image29.wmf"/><Relationship Id="rId130" Type="http://schemas.openxmlformats.org/officeDocument/2006/relationships/oleObject" Target="embeddings/oleObject55.bin"/><Relationship Id="rId368" Type="http://schemas.openxmlformats.org/officeDocument/2006/relationships/oleObject" Target="embeddings/oleObject186.bin"/><Relationship Id="rId172" Type="http://schemas.openxmlformats.org/officeDocument/2006/relationships/image" Target="media/image81.wmf"/><Relationship Id="rId228" Type="http://schemas.openxmlformats.org/officeDocument/2006/relationships/oleObject" Target="embeddings/oleObject107.bin"/><Relationship Id="rId435" Type="http://schemas.openxmlformats.org/officeDocument/2006/relationships/image" Target="media/image199.wmf"/><Relationship Id="rId477" Type="http://schemas.openxmlformats.org/officeDocument/2006/relationships/oleObject" Target="embeddings/oleObject244.bin"/><Relationship Id="rId281" Type="http://schemas.openxmlformats.org/officeDocument/2006/relationships/image" Target="media/image133.wmf"/><Relationship Id="rId337" Type="http://schemas.openxmlformats.org/officeDocument/2006/relationships/oleObject" Target="embeddings/oleObject164.bin"/><Relationship Id="rId502" Type="http://schemas.openxmlformats.org/officeDocument/2006/relationships/oleObject" Target="embeddings/oleObject257.bin"/><Relationship Id="rId34" Type="http://schemas.openxmlformats.org/officeDocument/2006/relationships/oleObject" Target="embeddings/oleObject6.bin"/><Relationship Id="rId76" Type="http://schemas.openxmlformats.org/officeDocument/2006/relationships/oleObject" Target="embeddings/oleObject28.bin"/><Relationship Id="rId141" Type="http://schemas.openxmlformats.org/officeDocument/2006/relationships/image" Target="media/image67.wmf"/><Relationship Id="rId379" Type="http://schemas.openxmlformats.org/officeDocument/2006/relationships/image" Target="media/image173.wmf"/><Relationship Id="rId544" Type="http://schemas.openxmlformats.org/officeDocument/2006/relationships/image" Target="media/image252.png"/><Relationship Id="rId7" Type="http://schemas.openxmlformats.org/officeDocument/2006/relationships/endnotes" Target="endnotes.xml"/><Relationship Id="rId183" Type="http://schemas.openxmlformats.org/officeDocument/2006/relationships/oleObject" Target="embeddings/oleObject83.bin"/><Relationship Id="rId239" Type="http://schemas.openxmlformats.org/officeDocument/2006/relationships/oleObject" Target="embeddings/oleObject113.bin"/><Relationship Id="rId390" Type="http://schemas.openxmlformats.org/officeDocument/2006/relationships/oleObject" Target="embeddings/oleObject199.bin"/><Relationship Id="rId404" Type="http://schemas.openxmlformats.org/officeDocument/2006/relationships/oleObject" Target="embeddings/oleObject206.bin"/><Relationship Id="rId446" Type="http://schemas.openxmlformats.org/officeDocument/2006/relationships/oleObject" Target="embeddings/oleObject228.bin"/><Relationship Id="rId250" Type="http://schemas.openxmlformats.org/officeDocument/2006/relationships/oleObject" Target="embeddings/oleObject119.bin"/><Relationship Id="rId292" Type="http://schemas.openxmlformats.org/officeDocument/2006/relationships/oleObject" Target="embeddings/oleObject140.bin"/><Relationship Id="rId306" Type="http://schemas.openxmlformats.org/officeDocument/2006/relationships/oleObject" Target="embeddings/oleObject147.bin"/><Relationship Id="rId488" Type="http://schemas.openxmlformats.org/officeDocument/2006/relationships/oleObject" Target="embeddings/oleObject250.bin"/><Relationship Id="rId45" Type="http://schemas.openxmlformats.org/officeDocument/2006/relationships/image" Target="media/image20.wmf"/><Relationship Id="rId87" Type="http://schemas.openxmlformats.org/officeDocument/2006/relationships/image" Target="media/image40.wmf"/><Relationship Id="rId110" Type="http://schemas.openxmlformats.org/officeDocument/2006/relationships/oleObject" Target="embeddings/oleObject45.bin"/><Relationship Id="rId348" Type="http://schemas.openxmlformats.org/officeDocument/2006/relationships/image" Target="media/image162.wmf"/><Relationship Id="rId513" Type="http://schemas.openxmlformats.org/officeDocument/2006/relationships/image" Target="media/image237.wmf"/><Relationship Id="rId152" Type="http://schemas.openxmlformats.org/officeDocument/2006/relationships/oleObject" Target="embeddings/oleObject66.bin"/><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212.bin"/><Relationship Id="rId457" Type="http://schemas.openxmlformats.org/officeDocument/2006/relationships/image" Target="media/image210.wmf"/><Relationship Id="rId261" Type="http://schemas.openxmlformats.org/officeDocument/2006/relationships/image" Target="media/image123.wmf"/><Relationship Id="rId499" Type="http://schemas.openxmlformats.org/officeDocument/2006/relationships/image" Target="media/image230.wmf"/><Relationship Id="rId14" Type="http://schemas.openxmlformats.org/officeDocument/2006/relationships/image" Target="media/image4.png"/><Relationship Id="rId56" Type="http://schemas.openxmlformats.org/officeDocument/2006/relationships/oleObject" Target="embeddings/oleObject18.bin"/><Relationship Id="rId317" Type="http://schemas.openxmlformats.org/officeDocument/2006/relationships/oleObject" Target="embeddings/oleObject153.bin"/><Relationship Id="rId359" Type="http://schemas.openxmlformats.org/officeDocument/2006/relationships/image" Target="media/image164.wmf"/><Relationship Id="rId524" Type="http://schemas.openxmlformats.org/officeDocument/2006/relationships/oleObject" Target="embeddings/oleObject268.bin"/><Relationship Id="rId98" Type="http://schemas.openxmlformats.org/officeDocument/2006/relationships/oleObject" Target="embeddings/oleObject39.bin"/><Relationship Id="rId121" Type="http://schemas.openxmlformats.org/officeDocument/2006/relationships/image" Target="media/image57.wmf"/><Relationship Id="rId163" Type="http://schemas.openxmlformats.org/officeDocument/2006/relationships/image" Target="media/image77.wmf"/><Relationship Id="rId219" Type="http://schemas.openxmlformats.org/officeDocument/2006/relationships/oleObject" Target="embeddings/oleObject101.bin"/><Relationship Id="rId370" Type="http://schemas.openxmlformats.org/officeDocument/2006/relationships/oleObject" Target="embeddings/oleObject187.bin"/><Relationship Id="rId426" Type="http://schemas.openxmlformats.org/officeDocument/2006/relationships/image" Target="media/image195.wmf"/><Relationship Id="rId230" Type="http://schemas.openxmlformats.org/officeDocument/2006/relationships/image" Target="media/image108.wmf"/><Relationship Id="rId468" Type="http://schemas.openxmlformats.org/officeDocument/2006/relationships/image" Target="media/image215.wmf"/><Relationship Id="rId25" Type="http://schemas.openxmlformats.org/officeDocument/2006/relationships/oleObject" Target="embeddings/oleObject1.bin"/><Relationship Id="rId67" Type="http://schemas.openxmlformats.org/officeDocument/2006/relationships/image" Target="media/image30.wmf"/><Relationship Id="rId272" Type="http://schemas.openxmlformats.org/officeDocument/2006/relationships/oleObject" Target="embeddings/oleObject130.bin"/><Relationship Id="rId328" Type="http://schemas.openxmlformats.org/officeDocument/2006/relationships/oleObject" Target="embeddings/oleObject159.bin"/><Relationship Id="rId535" Type="http://schemas.openxmlformats.org/officeDocument/2006/relationships/oleObject" Target="embeddings/oleObject274.bin"/><Relationship Id="rId132" Type="http://schemas.openxmlformats.org/officeDocument/2006/relationships/oleObject" Target="embeddings/oleObject56.bin"/><Relationship Id="rId174" Type="http://schemas.openxmlformats.org/officeDocument/2006/relationships/image" Target="media/image82.wmf"/><Relationship Id="rId381" Type="http://schemas.openxmlformats.org/officeDocument/2006/relationships/oleObject" Target="embeddings/oleObject194.bin"/><Relationship Id="rId241" Type="http://schemas.openxmlformats.org/officeDocument/2006/relationships/oleObject" Target="embeddings/oleObject114.bin"/><Relationship Id="rId437" Type="http://schemas.openxmlformats.org/officeDocument/2006/relationships/image" Target="media/image200.wmf"/><Relationship Id="rId479" Type="http://schemas.openxmlformats.org/officeDocument/2006/relationships/oleObject" Target="embeddings/oleObject245.bin"/><Relationship Id="rId15" Type="http://schemas.openxmlformats.org/officeDocument/2006/relationships/header" Target="header2.xml"/><Relationship Id="rId36" Type="http://schemas.openxmlformats.org/officeDocument/2006/relationships/oleObject" Target="embeddings/oleObject7.bin"/><Relationship Id="rId57" Type="http://schemas.openxmlformats.org/officeDocument/2006/relationships/image" Target="media/image25.wmf"/><Relationship Id="rId262" Type="http://schemas.openxmlformats.org/officeDocument/2006/relationships/oleObject" Target="embeddings/oleObject125.bin"/><Relationship Id="rId283" Type="http://schemas.openxmlformats.org/officeDocument/2006/relationships/image" Target="media/image134.wmf"/><Relationship Id="rId318" Type="http://schemas.openxmlformats.org/officeDocument/2006/relationships/image" Target="media/image151.wmf"/><Relationship Id="rId339" Type="http://schemas.openxmlformats.org/officeDocument/2006/relationships/oleObject" Target="embeddings/oleObject165.bin"/><Relationship Id="rId490" Type="http://schemas.openxmlformats.org/officeDocument/2006/relationships/oleObject" Target="embeddings/oleObject251.bin"/><Relationship Id="rId504" Type="http://schemas.openxmlformats.org/officeDocument/2006/relationships/oleObject" Target="embeddings/oleObject258.bin"/><Relationship Id="rId525" Type="http://schemas.openxmlformats.org/officeDocument/2006/relationships/image" Target="media/image243.wmf"/><Relationship Id="rId546" Type="http://schemas.openxmlformats.org/officeDocument/2006/relationships/image" Target="media/image254.png"/><Relationship Id="rId78" Type="http://schemas.openxmlformats.org/officeDocument/2006/relationships/oleObject" Target="embeddings/oleObject29.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1.bin"/><Relationship Id="rId143" Type="http://schemas.openxmlformats.org/officeDocument/2006/relationships/image" Target="media/image68.wmf"/><Relationship Id="rId164" Type="http://schemas.openxmlformats.org/officeDocument/2006/relationships/oleObject" Target="embeddings/oleObject73.bin"/><Relationship Id="rId185" Type="http://schemas.openxmlformats.org/officeDocument/2006/relationships/oleObject" Target="embeddings/oleObject84.bin"/><Relationship Id="rId350" Type="http://schemas.openxmlformats.org/officeDocument/2006/relationships/oleObject" Target="embeddings/oleObject174.bin"/><Relationship Id="rId371" Type="http://schemas.openxmlformats.org/officeDocument/2006/relationships/image" Target="media/image170.wmf"/><Relationship Id="rId406" Type="http://schemas.openxmlformats.org/officeDocument/2006/relationships/oleObject" Target="embeddings/oleObject207.bin"/><Relationship Id="rId9" Type="http://schemas.openxmlformats.org/officeDocument/2006/relationships/image" Target="media/image2.png"/><Relationship Id="rId210" Type="http://schemas.openxmlformats.org/officeDocument/2006/relationships/image" Target="media/image100.wmf"/><Relationship Id="rId392" Type="http://schemas.openxmlformats.org/officeDocument/2006/relationships/oleObject" Target="embeddings/oleObject200.bin"/><Relationship Id="rId427" Type="http://schemas.openxmlformats.org/officeDocument/2006/relationships/oleObject" Target="embeddings/oleObject218.bin"/><Relationship Id="rId448" Type="http://schemas.openxmlformats.org/officeDocument/2006/relationships/oleObject" Target="embeddings/oleObject229.bin"/><Relationship Id="rId469" Type="http://schemas.openxmlformats.org/officeDocument/2006/relationships/oleObject" Target="embeddings/oleObject240.bin"/><Relationship Id="rId26" Type="http://schemas.openxmlformats.org/officeDocument/2006/relationships/image" Target="media/image11.wmf"/><Relationship Id="rId231" Type="http://schemas.openxmlformats.org/officeDocument/2006/relationships/oleObject" Target="embeddings/oleObject109.bin"/><Relationship Id="rId252" Type="http://schemas.openxmlformats.org/officeDocument/2006/relationships/oleObject" Target="embeddings/oleObject120.bin"/><Relationship Id="rId273" Type="http://schemas.openxmlformats.org/officeDocument/2006/relationships/image" Target="media/image129.wmf"/><Relationship Id="rId294" Type="http://schemas.openxmlformats.org/officeDocument/2006/relationships/oleObject" Target="embeddings/oleObject141.bin"/><Relationship Id="rId308" Type="http://schemas.openxmlformats.org/officeDocument/2006/relationships/oleObject" Target="embeddings/oleObject148.bin"/><Relationship Id="rId329" Type="http://schemas.openxmlformats.org/officeDocument/2006/relationships/oleObject" Target="embeddings/oleObject160.bin"/><Relationship Id="rId480" Type="http://schemas.openxmlformats.org/officeDocument/2006/relationships/image" Target="media/image221.wmf"/><Relationship Id="rId515" Type="http://schemas.openxmlformats.org/officeDocument/2006/relationships/image" Target="media/image238.wmf"/><Relationship Id="rId536" Type="http://schemas.openxmlformats.org/officeDocument/2006/relationships/image" Target="media/image248.wmf"/><Relationship Id="rId47" Type="http://schemas.openxmlformats.org/officeDocument/2006/relationships/image" Target="media/image21.wmf"/><Relationship Id="rId68" Type="http://schemas.openxmlformats.org/officeDocument/2006/relationships/oleObject" Target="embeddings/oleObject24.bin"/><Relationship Id="rId89" Type="http://schemas.openxmlformats.org/officeDocument/2006/relationships/image" Target="media/image41.wmf"/><Relationship Id="rId112" Type="http://schemas.openxmlformats.org/officeDocument/2006/relationships/oleObject" Target="embeddings/oleObject46.bin"/><Relationship Id="rId133" Type="http://schemas.openxmlformats.org/officeDocument/2006/relationships/image" Target="media/image63.wmf"/><Relationship Id="rId154" Type="http://schemas.openxmlformats.org/officeDocument/2006/relationships/oleObject" Target="embeddings/oleObject67.bin"/><Relationship Id="rId175" Type="http://schemas.openxmlformats.org/officeDocument/2006/relationships/oleObject" Target="embeddings/oleObject79.bin"/><Relationship Id="rId340" Type="http://schemas.openxmlformats.org/officeDocument/2006/relationships/oleObject" Target="embeddings/oleObject166.bin"/><Relationship Id="rId361" Type="http://schemas.openxmlformats.org/officeDocument/2006/relationships/image" Target="media/image165.wmf"/><Relationship Id="rId196" Type="http://schemas.openxmlformats.org/officeDocument/2006/relationships/image" Target="media/image93.wmf"/><Relationship Id="rId200" Type="http://schemas.openxmlformats.org/officeDocument/2006/relationships/image" Target="media/image95.wmf"/><Relationship Id="rId382" Type="http://schemas.openxmlformats.org/officeDocument/2006/relationships/oleObject" Target="embeddings/oleObject195.bin"/><Relationship Id="rId417" Type="http://schemas.openxmlformats.org/officeDocument/2006/relationships/oleObject" Target="embeddings/oleObject213.bin"/><Relationship Id="rId438" Type="http://schemas.openxmlformats.org/officeDocument/2006/relationships/oleObject" Target="embeddings/oleObject224.bin"/><Relationship Id="rId459" Type="http://schemas.openxmlformats.org/officeDocument/2006/relationships/image" Target="media/image211.wmf"/><Relationship Id="rId16" Type="http://schemas.openxmlformats.org/officeDocument/2006/relationships/footer" Target="footer3.xml"/><Relationship Id="rId221" Type="http://schemas.openxmlformats.org/officeDocument/2006/relationships/oleObject" Target="embeddings/oleObject102.bin"/><Relationship Id="rId242" Type="http://schemas.openxmlformats.org/officeDocument/2006/relationships/oleObject" Target="embeddings/oleObject115.bin"/><Relationship Id="rId263" Type="http://schemas.openxmlformats.org/officeDocument/2006/relationships/image" Target="media/image124.wmf"/><Relationship Id="rId284" Type="http://schemas.openxmlformats.org/officeDocument/2006/relationships/oleObject" Target="embeddings/oleObject136.bin"/><Relationship Id="rId319" Type="http://schemas.openxmlformats.org/officeDocument/2006/relationships/oleObject" Target="embeddings/oleObject154.bin"/><Relationship Id="rId470" Type="http://schemas.openxmlformats.org/officeDocument/2006/relationships/image" Target="media/image216.wmf"/><Relationship Id="rId491" Type="http://schemas.openxmlformats.org/officeDocument/2006/relationships/image" Target="media/image226.wmf"/><Relationship Id="rId505" Type="http://schemas.openxmlformats.org/officeDocument/2006/relationships/image" Target="media/image233.wmf"/><Relationship Id="rId526" Type="http://schemas.openxmlformats.org/officeDocument/2006/relationships/oleObject" Target="embeddings/oleObject269.bin"/><Relationship Id="rId37" Type="http://schemas.openxmlformats.org/officeDocument/2006/relationships/image" Target="media/image16.wmf"/><Relationship Id="rId58" Type="http://schemas.openxmlformats.org/officeDocument/2006/relationships/oleObject" Target="embeddings/oleObject19.bin"/><Relationship Id="rId79" Type="http://schemas.openxmlformats.org/officeDocument/2006/relationships/image" Target="media/image36.wmf"/><Relationship Id="rId102" Type="http://schemas.openxmlformats.org/officeDocument/2006/relationships/oleObject" Target="embeddings/oleObject41.bin"/><Relationship Id="rId123" Type="http://schemas.openxmlformats.org/officeDocument/2006/relationships/image" Target="media/image58.wmf"/><Relationship Id="rId144" Type="http://schemas.openxmlformats.org/officeDocument/2006/relationships/oleObject" Target="embeddings/oleObject62.bin"/><Relationship Id="rId330" Type="http://schemas.openxmlformats.org/officeDocument/2006/relationships/image" Target="media/image156.wmf"/><Relationship Id="rId547" Type="http://schemas.openxmlformats.org/officeDocument/2006/relationships/image" Target="media/image255.wmf"/><Relationship Id="rId90" Type="http://schemas.openxmlformats.org/officeDocument/2006/relationships/oleObject" Target="embeddings/oleObject35.bin"/><Relationship Id="rId165" Type="http://schemas.openxmlformats.org/officeDocument/2006/relationships/oleObject" Target="embeddings/oleObject74.bin"/><Relationship Id="rId186" Type="http://schemas.openxmlformats.org/officeDocument/2006/relationships/image" Target="media/image88.wmf"/><Relationship Id="rId351" Type="http://schemas.openxmlformats.org/officeDocument/2006/relationships/oleObject" Target="embeddings/oleObject175.bin"/><Relationship Id="rId372" Type="http://schemas.openxmlformats.org/officeDocument/2006/relationships/oleObject" Target="embeddings/oleObject188.bin"/><Relationship Id="rId393" Type="http://schemas.openxmlformats.org/officeDocument/2006/relationships/image" Target="media/image179.wmf"/><Relationship Id="rId407" Type="http://schemas.openxmlformats.org/officeDocument/2006/relationships/oleObject" Target="embeddings/oleObject208.bin"/><Relationship Id="rId428" Type="http://schemas.openxmlformats.org/officeDocument/2006/relationships/image" Target="media/image196.wmf"/><Relationship Id="rId449" Type="http://schemas.openxmlformats.org/officeDocument/2006/relationships/image" Target="media/image206.wmf"/><Relationship Id="rId211" Type="http://schemas.openxmlformats.org/officeDocument/2006/relationships/oleObject" Target="embeddings/oleObject97.bin"/><Relationship Id="rId232" Type="http://schemas.openxmlformats.org/officeDocument/2006/relationships/image" Target="media/image109.wmf"/><Relationship Id="rId253" Type="http://schemas.openxmlformats.org/officeDocument/2006/relationships/image" Target="media/image119.wmf"/><Relationship Id="rId274" Type="http://schemas.openxmlformats.org/officeDocument/2006/relationships/oleObject" Target="embeddings/oleObject131.bin"/><Relationship Id="rId295" Type="http://schemas.openxmlformats.org/officeDocument/2006/relationships/image" Target="media/image140.wmf"/><Relationship Id="rId309" Type="http://schemas.openxmlformats.org/officeDocument/2006/relationships/image" Target="media/image147.wmf"/><Relationship Id="rId460" Type="http://schemas.openxmlformats.org/officeDocument/2006/relationships/oleObject" Target="embeddings/oleObject235.bin"/><Relationship Id="rId481" Type="http://schemas.openxmlformats.org/officeDocument/2006/relationships/oleObject" Target="embeddings/oleObject246.bin"/><Relationship Id="rId516" Type="http://schemas.openxmlformats.org/officeDocument/2006/relationships/oleObject" Target="embeddings/oleObject264.bin"/><Relationship Id="rId27" Type="http://schemas.openxmlformats.org/officeDocument/2006/relationships/oleObject" Target="embeddings/oleObject2.bin"/><Relationship Id="rId48" Type="http://schemas.openxmlformats.org/officeDocument/2006/relationships/oleObject" Target="embeddings/oleObject13.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57.bin"/><Relationship Id="rId320" Type="http://schemas.openxmlformats.org/officeDocument/2006/relationships/image" Target="media/image152.wmf"/><Relationship Id="rId537" Type="http://schemas.openxmlformats.org/officeDocument/2006/relationships/oleObject" Target="embeddings/oleObject275.bin"/><Relationship Id="rId80" Type="http://schemas.openxmlformats.org/officeDocument/2006/relationships/oleObject" Target="embeddings/oleObject30.bin"/><Relationship Id="rId155" Type="http://schemas.openxmlformats.org/officeDocument/2006/relationships/image" Target="media/image74.wmf"/><Relationship Id="rId176" Type="http://schemas.openxmlformats.org/officeDocument/2006/relationships/image" Target="media/image83.wmf"/><Relationship Id="rId197" Type="http://schemas.openxmlformats.org/officeDocument/2006/relationships/oleObject" Target="embeddings/oleObject90.bin"/><Relationship Id="rId341" Type="http://schemas.openxmlformats.org/officeDocument/2006/relationships/image" Target="media/image161.wmf"/><Relationship Id="rId362" Type="http://schemas.openxmlformats.org/officeDocument/2006/relationships/oleObject" Target="embeddings/oleObject183.bin"/><Relationship Id="rId383" Type="http://schemas.openxmlformats.org/officeDocument/2006/relationships/image" Target="media/image174.wmf"/><Relationship Id="rId418" Type="http://schemas.openxmlformats.org/officeDocument/2006/relationships/image" Target="media/image191.wmf"/><Relationship Id="rId439" Type="http://schemas.openxmlformats.org/officeDocument/2006/relationships/image" Target="media/image201.wmf"/><Relationship Id="rId201" Type="http://schemas.openxmlformats.org/officeDocument/2006/relationships/oleObject" Target="embeddings/oleObject92.bin"/><Relationship Id="rId222" Type="http://schemas.openxmlformats.org/officeDocument/2006/relationships/oleObject" Target="embeddings/oleObject103.bin"/><Relationship Id="rId243" Type="http://schemas.openxmlformats.org/officeDocument/2006/relationships/image" Target="media/image114.wmf"/><Relationship Id="rId264" Type="http://schemas.openxmlformats.org/officeDocument/2006/relationships/oleObject" Target="embeddings/oleObject126.bin"/><Relationship Id="rId285" Type="http://schemas.openxmlformats.org/officeDocument/2006/relationships/image" Target="media/image135.wmf"/><Relationship Id="rId450" Type="http://schemas.openxmlformats.org/officeDocument/2006/relationships/oleObject" Target="embeddings/oleObject230.bin"/><Relationship Id="rId471" Type="http://schemas.openxmlformats.org/officeDocument/2006/relationships/oleObject" Target="embeddings/oleObject241.bin"/><Relationship Id="rId506" Type="http://schemas.openxmlformats.org/officeDocument/2006/relationships/oleObject" Target="embeddings/oleObject259.bin"/><Relationship Id="rId17" Type="http://schemas.openxmlformats.org/officeDocument/2006/relationships/footer" Target="footer4.xml"/><Relationship Id="rId38" Type="http://schemas.openxmlformats.org/officeDocument/2006/relationships/oleObject" Target="embeddings/oleObject8.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52.bin"/><Relationship Id="rId310" Type="http://schemas.openxmlformats.org/officeDocument/2006/relationships/oleObject" Target="embeddings/oleObject149.bin"/><Relationship Id="rId492" Type="http://schemas.openxmlformats.org/officeDocument/2006/relationships/oleObject" Target="embeddings/oleObject252.bin"/><Relationship Id="rId527" Type="http://schemas.openxmlformats.org/officeDocument/2006/relationships/image" Target="media/image244.wmf"/><Relationship Id="rId548" Type="http://schemas.openxmlformats.org/officeDocument/2006/relationships/oleObject" Target="embeddings/oleObject279.bin"/><Relationship Id="rId70" Type="http://schemas.openxmlformats.org/officeDocument/2006/relationships/oleObject" Target="embeddings/oleObject25.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image" Target="media/image78.wmf"/><Relationship Id="rId187" Type="http://schemas.openxmlformats.org/officeDocument/2006/relationships/oleObject" Target="embeddings/oleObject85.bin"/><Relationship Id="rId331" Type="http://schemas.openxmlformats.org/officeDocument/2006/relationships/oleObject" Target="embeddings/oleObject161.bin"/><Relationship Id="rId352" Type="http://schemas.openxmlformats.org/officeDocument/2006/relationships/oleObject" Target="embeddings/oleObject176.bin"/><Relationship Id="rId373" Type="http://schemas.openxmlformats.org/officeDocument/2006/relationships/image" Target="media/image171.wmf"/><Relationship Id="rId394" Type="http://schemas.openxmlformats.org/officeDocument/2006/relationships/oleObject" Target="embeddings/oleObject201.bin"/><Relationship Id="rId408" Type="http://schemas.openxmlformats.org/officeDocument/2006/relationships/image" Target="media/image186.wmf"/><Relationship Id="rId429" Type="http://schemas.openxmlformats.org/officeDocument/2006/relationships/oleObject" Target="embeddings/oleObject219.bin"/><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oleObject" Target="embeddings/oleObject110.bin"/><Relationship Id="rId254" Type="http://schemas.openxmlformats.org/officeDocument/2006/relationships/oleObject" Target="embeddings/oleObject121.bin"/><Relationship Id="rId440" Type="http://schemas.openxmlformats.org/officeDocument/2006/relationships/oleObject" Target="embeddings/oleObject225.bin"/><Relationship Id="rId28" Type="http://schemas.openxmlformats.org/officeDocument/2006/relationships/image" Target="media/image12.wmf"/><Relationship Id="rId49" Type="http://schemas.openxmlformats.org/officeDocument/2006/relationships/image" Target="media/image22.wmf"/><Relationship Id="rId114" Type="http://schemas.openxmlformats.org/officeDocument/2006/relationships/oleObject" Target="embeddings/oleObject47.bin"/><Relationship Id="rId275" Type="http://schemas.openxmlformats.org/officeDocument/2006/relationships/image" Target="media/image130.wmf"/><Relationship Id="rId296" Type="http://schemas.openxmlformats.org/officeDocument/2006/relationships/oleObject" Target="embeddings/oleObject142.bin"/><Relationship Id="rId300" Type="http://schemas.openxmlformats.org/officeDocument/2006/relationships/oleObject" Target="embeddings/oleObject144.bin"/><Relationship Id="rId461" Type="http://schemas.openxmlformats.org/officeDocument/2006/relationships/image" Target="media/image212.wmf"/><Relationship Id="rId482" Type="http://schemas.openxmlformats.org/officeDocument/2006/relationships/image" Target="media/image222.wmf"/><Relationship Id="rId517" Type="http://schemas.openxmlformats.org/officeDocument/2006/relationships/image" Target="media/image239.wmf"/><Relationship Id="rId538" Type="http://schemas.openxmlformats.org/officeDocument/2006/relationships/image" Target="media/image249.wmf"/><Relationship Id="rId60" Type="http://schemas.openxmlformats.org/officeDocument/2006/relationships/oleObject" Target="embeddings/oleObject20.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68.bin"/><Relationship Id="rId177" Type="http://schemas.openxmlformats.org/officeDocument/2006/relationships/oleObject" Target="embeddings/oleObject80.bin"/><Relationship Id="rId198" Type="http://schemas.openxmlformats.org/officeDocument/2006/relationships/image" Target="media/image94.wmf"/><Relationship Id="rId321" Type="http://schemas.openxmlformats.org/officeDocument/2006/relationships/oleObject" Target="embeddings/oleObject155.bin"/><Relationship Id="rId342" Type="http://schemas.openxmlformats.org/officeDocument/2006/relationships/oleObject" Target="embeddings/oleObject167.bin"/><Relationship Id="rId363" Type="http://schemas.openxmlformats.org/officeDocument/2006/relationships/image" Target="media/image166.wmf"/><Relationship Id="rId384" Type="http://schemas.openxmlformats.org/officeDocument/2006/relationships/oleObject" Target="embeddings/oleObject196.bin"/><Relationship Id="rId419" Type="http://schemas.openxmlformats.org/officeDocument/2006/relationships/oleObject" Target="embeddings/oleObject214.bin"/><Relationship Id="rId202" Type="http://schemas.openxmlformats.org/officeDocument/2006/relationships/image" Target="media/image96.wmf"/><Relationship Id="rId223" Type="http://schemas.openxmlformats.org/officeDocument/2006/relationships/image" Target="media/image106.wmf"/><Relationship Id="rId244" Type="http://schemas.openxmlformats.org/officeDocument/2006/relationships/oleObject" Target="embeddings/oleObject116.bin"/><Relationship Id="rId430" Type="http://schemas.openxmlformats.org/officeDocument/2006/relationships/image" Target="media/image197.wmf"/><Relationship Id="rId18" Type="http://schemas.openxmlformats.org/officeDocument/2006/relationships/image" Target="media/image5.png"/><Relationship Id="rId39" Type="http://schemas.openxmlformats.org/officeDocument/2006/relationships/image" Target="media/image17.wmf"/><Relationship Id="rId265" Type="http://schemas.openxmlformats.org/officeDocument/2006/relationships/image" Target="media/image125.wmf"/><Relationship Id="rId286" Type="http://schemas.openxmlformats.org/officeDocument/2006/relationships/oleObject" Target="embeddings/oleObject137.bin"/><Relationship Id="rId451" Type="http://schemas.openxmlformats.org/officeDocument/2006/relationships/image" Target="media/image207.wmf"/><Relationship Id="rId472" Type="http://schemas.openxmlformats.org/officeDocument/2006/relationships/image" Target="media/image217.wmf"/><Relationship Id="rId493" Type="http://schemas.openxmlformats.org/officeDocument/2006/relationships/image" Target="media/image227.wmf"/><Relationship Id="rId507" Type="http://schemas.openxmlformats.org/officeDocument/2006/relationships/image" Target="media/image234.wmf"/><Relationship Id="rId528" Type="http://schemas.openxmlformats.org/officeDocument/2006/relationships/oleObject" Target="embeddings/oleObject270.bin"/><Relationship Id="rId549" Type="http://schemas.openxmlformats.org/officeDocument/2006/relationships/image" Target="media/image256.png"/><Relationship Id="rId50" Type="http://schemas.openxmlformats.org/officeDocument/2006/relationships/oleObject" Target="embeddings/oleObject14.bin"/><Relationship Id="rId104" Type="http://schemas.openxmlformats.org/officeDocument/2006/relationships/oleObject" Target="embeddings/oleObject42.bin"/><Relationship Id="rId125" Type="http://schemas.openxmlformats.org/officeDocument/2006/relationships/image" Target="media/image59.wmf"/><Relationship Id="rId146" Type="http://schemas.openxmlformats.org/officeDocument/2006/relationships/oleObject" Target="embeddings/oleObject63.bin"/><Relationship Id="rId167" Type="http://schemas.openxmlformats.org/officeDocument/2006/relationships/oleObject" Target="embeddings/oleObject75.bin"/><Relationship Id="rId188" Type="http://schemas.openxmlformats.org/officeDocument/2006/relationships/image" Target="media/image89.wmf"/><Relationship Id="rId311" Type="http://schemas.openxmlformats.org/officeDocument/2006/relationships/image" Target="media/image148.wmf"/><Relationship Id="rId332" Type="http://schemas.openxmlformats.org/officeDocument/2006/relationships/image" Target="media/image157.wmf"/><Relationship Id="rId353" Type="http://schemas.openxmlformats.org/officeDocument/2006/relationships/oleObject" Target="embeddings/oleObject177.bin"/><Relationship Id="rId374" Type="http://schemas.openxmlformats.org/officeDocument/2006/relationships/oleObject" Target="embeddings/oleObject189.bin"/><Relationship Id="rId395" Type="http://schemas.openxmlformats.org/officeDocument/2006/relationships/image" Target="media/image180.wmf"/><Relationship Id="rId409" Type="http://schemas.openxmlformats.org/officeDocument/2006/relationships/oleObject" Target="embeddings/oleObject209.bin"/><Relationship Id="rId71" Type="http://schemas.openxmlformats.org/officeDocument/2006/relationships/image" Target="media/image32.wmf"/><Relationship Id="rId92" Type="http://schemas.openxmlformats.org/officeDocument/2006/relationships/oleObject" Target="embeddings/oleObject36.bin"/><Relationship Id="rId213" Type="http://schemas.openxmlformats.org/officeDocument/2006/relationships/oleObject" Target="embeddings/oleObject98.bin"/><Relationship Id="rId234" Type="http://schemas.openxmlformats.org/officeDocument/2006/relationships/image" Target="media/image110.wmf"/><Relationship Id="rId420" Type="http://schemas.openxmlformats.org/officeDocument/2006/relationships/image" Target="media/image192.wmf"/><Relationship Id="rId2" Type="http://schemas.openxmlformats.org/officeDocument/2006/relationships/numbering" Target="numbering.xml"/><Relationship Id="rId29" Type="http://schemas.openxmlformats.org/officeDocument/2006/relationships/oleObject" Target="embeddings/oleObject3.bin"/><Relationship Id="rId255" Type="http://schemas.openxmlformats.org/officeDocument/2006/relationships/image" Target="media/image120.wmf"/><Relationship Id="rId276" Type="http://schemas.openxmlformats.org/officeDocument/2006/relationships/oleObject" Target="embeddings/oleObject132.bin"/><Relationship Id="rId297" Type="http://schemas.openxmlformats.org/officeDocument/2006/relationships/image" Target="media/image141.wmf"/><Relationship Id="rId441" Type="http://schemas.openxmlformats.org/officeDocument/2006/relationships/image" Target="media/image202.wmf"/><Relationship Id="rId462" Type="http://schemas.openxmlformats.org/officeDocument/2006/relationships/oleObject" Target="embeddings/oleObject236.bin"/><Relationship Id="rId483" Type="http://schemas.openxmlformats.org/officeDocument/2006/relationships/oleObject" Target="embeddings/oleObject247.bin"/><Relationship Id="rId518" Type="http://schemas.openxmlformats.org/officeDocument/2006/relationships/oleObject" Target="embeddings/oleObject265.bin"/><Relationship Id="rId539" Type="http://schemas.openxmlformats.org/officeDocument/2006/relationships/oleObject" Target="embeddings/oleObject276.bin"/><Relationship Id="rId40" Type="http://schemas.openxmlformats.org/officeDocument/2006/relationships/oleObject" Target="embeddings/oleObject9.bin"/><Relationship Id="rId115" Type="http://schemas.openxmlformats.org/officeDocument/2006/relationships/image" Target="media/image54.wmf"/><Relationship Id="rId136" Type="http://schemas.openxmlformats.org/officeDocument/2006/relationships/oleObject" Target="embeddings/oleObject58.bin"/><Relationship Id="rId157" Type="http://schemas.openxmlformats.org/officeDocument/2006/relationships/image" Target="media/image75.wmf"/><Relationship Id="rId178" Type="http://schemas.openxmlformats.org/officeDocument/2006/relationships/image" Target="media/image84.wmf"/><Relationship Id="rId301" Type="http://schemas.openxmlformats.org/officeDocument/2006/relationships/image" Target="media/image143.wmf"/><Relationship Id="rId322" Type="http://schemas.openxmlformats.org/officeDocument/2006/relationships/image" Target="media/image153.wmf"/><Relationship Id="rId343" Type="http://schemas.openxmlformats.org/officeDocument/2006/relationships/oleObject" Target="embeddings/oleObject168.bin"/><Relationship Id="rId364" Type="http://schemas.openxmlformats.org/officeDocument/2006/relationships/oleObject" Target="embeddings/oleObject184.bin"/><Relationship Id="rId550" Type="http://schemas.openxmlformats.org/officeDocument/2006/relationships/image" Target="media/image257.png"/><Relationship Id="rId61" Type="http://schemas.openxmlformats.org/officeDocument/2006/relationships/image" Target="media/image27.wmf"/><Relationship Id="rId82" Type="http://schemas.openxmlformats.org/officeDocument/2006/relationships/oleObject" Target="embeddings/oleObject31.bin"/><Relationship Id="rId199" Type="http://schemas.openxmlformats.org/officeDocument/2006/relationships/oleObject" Target="embeddings/oleObject91.bin"/><Relationship Id="rId203" Type="http://schemas.openxmlformats.org/officeDocument/2006/relationships/oleObject" Target="embeddings/oleObject93.bin"/><Relationship Id="rId385" Type="http://schemas.openxmlformats.org/officeDocument/2006/relationships/oleObject" Target="embeddings/oleObject197.bin"/><Relationship Id="rId19" Type="http://schemas.openxmlformats.org/officeDocument/2006/relationships/image" Target="media/image6.png"/><Relationship Id="rId224" Type="http://schemas.openxmlformats.org/officeDocument/2006/relationships/oleObject" Target="embeddings/oleObject104.bin"/><Relationship Id="rId245" Type="http://schemas.openxmlformats.org/officeDocument/2006/relationships/image" Target="media/image115.wmf"/><Relationship Id="rId266" Type="http://schemas.openxmlformats.org/officeDocument/2006/relationships/oleObject" Target="embeddings/oleObject127.bin"/><Relationship Id="rId287" Type="http://schemas.openxmlformats.org/officeDocument/2006/relationships/image" Target="media/image136.wmf"/><Relationship Id="rId410" Type="http://schemas.openxmlformats.org/officeDocument/2006/relationships/image" Target="media/image187.wmf"/><Relationship Id="rId431" Type="http://schemas.openxmlformats.org/officeDocument/2006/relationships/oleObject" Target="embeddings/oleObject220.bin"/><Relationship Id="rId452" Type="http://schemas.openxmlformats.org/officeDocument/2006/relationships/oleObject" Target="embeddings/oleObject231.bin"/><Relationship Id="rId473" Type="http://schemas.openxmlformats.org/officeDocument/2006/relationships/oleObject" Target="embeddings/oleObject242.bin"/><Relationship Id="rId494" Type="http://schemas.openxmlformats.org/officeDocument/2006/relationships/oleObject" Target="embeddings/oleObject253.bin"/><Relationship Id="rId508" Type="http://schemas.openxmlformats.org/officeDocument/2006/relationships/oleObject" Target="embeddings/oleObject260.bin"/><Relationship Id="rId529" Type="http://schemas.openxmlformats.org/officeDocument/2006/relationships/oleObject" Target="embeddings/oleObject271.bin"/><Relationship Id="rId30" Type="http://schemas.openxmlformats.org/officeDocument/2006/relationships/image" Target="media/image13.wmf"/><Relationship Id="rId105" Type="http://schemas.openxmlformats.org/officeDocument/2006/relationships/image" Target="media/image49.wmf"/><Relationship Id="rId126" Type="http://schemas.openxmlformats.org/officeDocument/2006/relationships/oleObject" Target="embeddings/oleObject53.bin"/><Relationship Id="rId147" Type="http://schemas.openxmlformats.org/officeDocument/2006/relationships/image" Target="media/image70.wmf"/><Relationship Id="rId168" Type="http://schemas.openxmlformats.org/officeDocument/2006/relationships/image" Target="media/image79.wmf"/><Relationship Id="rId312" Type="http://schemas.openxmlformats.org/officeDocument/2006/relationships/oleObject" Target="embeddings/oleObject150.bin"/><Relationship Id="rId333" Type="http://schemas.openxmlformats.org/officeDocument/2006/relationships/oleObject" Target="embeddings/oleObject162.bin"/><Relationship Id="rId354" Type="http://schemas.openxmlformats.org/officeDocument/2006/relationships/oleObject" Target="embeddings/oleObject178.bin"/><Relationship Id="rId540" Type="http://schemas.openxmlformats.org/officeDocument/2006/relationships/image" Target="media/image250.wmf"/><Relationship Id="rId51" Type="http://schemas.openxmlformats.org/officeDocument/2006/relationships/image" Target="media/image23.wmf"/><Relationship Id="rId72" Type="http://schemas.openxmlformats.org/officeDocument/2006/relationships/oleObject" Target="embeddings/oleObject26.bin"/><Relationship Id="rId93" Type="http://schemas.openxmlformats.org/officeDocument/2006/relationships/image" Target="media/image43.wmf"/><Relationship Id="rId189" Type="http://schemas.openxmlformats.org/officeDocument/2006/relationships/oleObject" Target="embeddings/oleObject86.bin"/><Relationship Id="rId375" Type="http://schemas.openxmlformats.org/officeDocument/2006/relationships/oleObject" Target="embeddings/oleObject190.bin"/><Relationship Id="rId396" Type="http://schemas.openxmlformats.org/officeDocument/2006/relationships/oleObject" Target="embeddings/oleObject202.bin"/><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oleObject" Target="embeddings/oleObject111.bin"/><Relationship Id="rId256" Type="http://schemas.openxmlformats.org/officeDocument/2006/relationships/oleObject" Target="embeddings/oleObject122.bin"/><Relationship Id="rId277" Type="http://schemas.openxmlformats.org/officeDocument/2006/relationships/image" Target="media/image131.wmf"/><Relationship Id="rId298" Type="http://schemas.openxmlformats.org/officeDocument/2006/relationships/oleObject" Target="embeddings/oleObject143.bin"/><Relationship Id="rId400" Type="http://schemas.openxmlformats.org/officeDocument/2006/relationships/oleObject" Target="embeddings/oleObject204.bin"/><Relationship Id="rId421" Type="http://schemas.openxmlformats.org/officeDocument/2006/relationships/oleObject" Target="embeddings/oleObject215.bin"/><Relationship Id="rId442" Type="http://schemas.openxmlformats.org/officeDocument/2006/relationships/oleObject" Target="embeddings/oleObject226.bin"/><Relationship Id="rId463" Type="http://schemas.openxmlformats.org/officeDocument/2006/relationships/image" Target="media/image213.wmf"/><Relationship Id="rId484" Type="http://schemas.openxmlformats.org/officeDocument/2006/relationships/image" Target="media/image223.wmf"/><Relationship Id="rId519" Type="http://schemas.openxmlformats.org/officeDocument/2006/relationships/image" Target="media/image240.wmf"/><Relationship Id="rId116" Type="http://schemas.openxmlformats.org/officeDocument/2006/relationships/oleObject" Target="embeddings/oleObject48.bin"/><Relationship Id="rId137" Type="http://schemas.openxmlformats.org/officeDocument/2006/relationships/image" Target="media/image65.wmf"/><Relationship Id="rId158" Type="http://schemas.openxmlformats.org/officeDocument/2006/relationships/oleObject" Target="embeddings/oleObject69.bin"/><Relationship Id="rId302" Type="http://schemas.openxmlformats.org/officeDocument/2006/relationships/oleObject" Target="embeddings/oleObject145.bin"/><Relationship Id="rId323" Type="http://schemas.openxmlformats.org/officeDocument/2006/relationships/oleObject" Target="embeddings/oleObject156.bin"/><Relationship Id="rId344" Type="http://schemas.openxmlformats.org/officeDocument/2006/relationships/oleObject" Target="embeddings/oleObject169.bin"/><Relationship Id="rId530" Type="http://schemas.openxmlformats.org/officeDocument/2006/relationships/image" Target="media/image245.wmf"/><Relationship Id="rId20" Type="http://schemas.openxmlformats.org/officeDocument/2006/relationships/image" Target="media/image7.png"/><Relationship Id="rId41" Type="http://schemas.openxmlformats.org/officeDocument/2006/relationships/image" Target="media/image18.wmf"/><Relationship Id="rId62" Type="http://schemas.openxmlformats.org/officeDocument/2006/relationships/oleObject" Target="embeddings/oleObject21.bin"/><Relationship Id="rId83" Type="http://schemas.openxmlformats.org/officeDocument/2006/relationships/image" Target="media/image38.wmf"/><Relationship Id="rId179" Type="http://schemas.openxmlformats.org/officeDocument/2006/relationships/oleObject" Target="embeddings/oleObject81.bin"/><Relationship Id="rId365" Type="http://schemas.openxmlformats.org/officeDocument/2006/relationships/image" Target="media/image167.wmf"/><Relationship Id="rId386" Type="http://schemas.openxmlformats.org/officeDocument/2006/relationships/image" Target="media/image175.wmf"/><Relationship Id="rId551" Type="http://schemas.openxmlformats.org/officeDocument/2006/relationships/fontTable" Target="fontTable.xml"/><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105.bin"/><Relationship Id="rId246" Type="http://schemas.openxmlformats.org/officeDocument/2006/relationships/oleObject" Target="embeddings/oleObject117.bin"/><Relationship Id="rId267" Type="http://schemas.openxmlformats.org/officeDocument/2006/relationships/image" Target="media/image126.wmf"/><Relationship Id="rId288" Type="http://schemas.openxmlformats.org/officeDocument/2006/relationships/oleObject" Target="embeddings/oleObject138.bin"/><Relationship Id="rId411" Type="http://schemas.openxmlformats.org/officeDocument/2006/relationships/oleObject" Target="embeddings/oleObject210.bin"/><Relationship Id="rId432" Type="http://schemas.openxmlformats.org/officeDocument/2006/relationships/image" Target="media/image198.wmf"/><Relationship Id="rId453" Type="http://schemas.openxmlformats.org/officeDocument/2006/relationships/image" Target="media/image208.wmf"/><Relationship Id="rId474" Type="http://schemas.openxmlformats.org/officeDocument/2006/relationships/image" Target="media/image218.wmf"/><Relationship Id="rId509" Type="http://schemas.openxmlformats.org/officeDocument/2006/relationships/image" Target="media/image235.wmf"/><Relationship Id="rId106" Type="http://schemas.openxmlformats.org/officeDocument/2006/relationships/oleObject" Target="embeddings/oleObject43.bin"/><Relationship Id="rId127" Type="http://schemas.openxmlformats.org/officeDocument/2006/relationships/image" Target="media/image60.wmf"/><Relationship Id="rId313" Type="http://schemas.openxmlformats.org/officeDocument/2006/relationships/oleObject" Target="embeddings/oleObject151.bin"/><Relationship Id="rId495" Type="http://schemas.openxmlformats.org/officeDocument/2006/relationships/image" Target="media/image228.wmf"/><Relationship Id="rId10" Type="http://schemas.openxmlformats.org/officeDocument/2006/relationships/header" Target="header1.xml"/><Relationship Id="rId31" Type="http://schemas.openxmlformats.org/officeDocument/2006/relationships/oleObject" Target="embeddings/oleObject4.bin"/><Relationship Id="rId52" Type="http://schemas.openxmlformats.org/officeDocument/2006/relationships/oleObject" Target="embeddings/oleObject15.bin"/><Relationship Id="rId73" Type="http://schemas.openxmlformats.org/officeDocument/2006/relationships/image" Target="media/image33.wmf"/><Relationship Id="rId94" Type="http://schemas.openxmlformats.org/officeDocument/2006/relationships/oleObject" Target="embeddings/oleObject37.bin"/><Relationship Id="rId148" Type="http://schemas.openxmlformats.org/officeDocument/2006/relationships/oleObject" Target="embeddings/oleObject64.bin"/><Relationship Id="rId169" Type="http://schemas.openxmlformats.org/officeDocument/2006/relationships/oleObject" Target="embeddings/oleObject76.bin"/><Relationship Id="rId334" Type="http://schemas.openxmlformats.org/officeDocument/2006/relationships/image" Target="media/image158.wmf"/><Relationship Id="rId355" Type="http://schemas.openxmlformats.org/officeDocument/2006/relationships/oleObject" Target="embeddings/oleObject179.bin"/><Relationship Id="rId376" Type="http://schemas.openxmlformats.org/officeDocument/2006/relationships/image" Target="media/image172.wmf"/><Relationship Id="rId397" Type="http://schemas.openxmlformats.org/officeDocument/2006/relationships/image" Target="media/image181.wmf"/><Relationship Id="rId520" Type="http://schemas.openxmlformats.org/officeDocument/2006/relationships/oleObject" Target="embeddings/oleObject266.bin"/><Relationship Id="rId541" Type="http://schemas.openxmlformats.org/officeDocument/2006/relationships/oleObject" Target="embeddings/oleObject277.bin"/><Relationship Id="rId4" Type="http://schemas.openxmlformats.org/officeDocument/2006/relationships/settings" Target="settings.xml"/><Relationship Id="rId180" Type="http://schemas.openxmlformats.org/officeDocument/2006/relationships/image" Target="media/image85.wmf"/><Relationship Id="rId215" Type="http://schemas.openxmlformats.org/officeDocument/2006/relationships/oleObject" Target="embeddings/oleObject99.bin"/><Relationship Id="rId236" Type="http://schemas.openxmlformats.org/officeDocument/2006/relationships/image" Target="media/image111.wmf"/><Relationship Id="rId257" Type="http://schemas.openxmlformats.org/officeDocument/2006/relationships/image" Target="media/image121.wmf"/><Relationship Id="rId278" Type="http://schemas.openxmlformats.org/officeDocument/2006/relationships/oleObject" Target="embeddings/oleObject133.bin"/><Relationship Id="rId401" Type="http://schemas.openxmlformats.org/officeDocument/2006/relationships/image" Target="media/image183.wmf"/><Relationship Id="rId422" Type="http://schemas.openxmlformats.org/officeDocument/2006/relationships/image" Target="media/image193.wmf"/><Relationship Id="rId443" Type="http://schemas.openxmlformats.org/officeDocument/2006/relationships/image" Target="media/image203.wmf"/><Relationship Id="rId464" Type="http://schemas.openxmlformats.org/officeDocument/2006/relationships/oleObject" Target="embeddings/oleObject237.bin"/><Relationship Id="rId303" Type="http://schemas.openxmlformats.org/officeDocument/2006/relationships/image" Target="media/image144.wmf"/><Relationship Id="rId485" Type="http://schemas.openxmlformats.org/officeDocument/2006/relationships/oleObject" Target="embeddings/oleObject248.bin"/><Relationship Id="rId42" Type="http://schemas.openxmlformats.org/officeDocument/2006/relationships/oleObject" Target="embeddings/oleObject10.bin"/><Relationship Id="rId84" Type="http://schemas.openxmlformats.org/officeDocument/2006/relationships/oleObject" Target="embeddings/oleObject32.bin"/><Relationship Id="rId138" Type="http://schemas.openxmlformats.org/officeDocument/2006/relationships/oleObject" Target="embeddings/oleObject59.bin"/><Relationship Id="rId345" Type="http://schemas.openxmlformats.org/officeDocument/2006/relationships/oleObject" Target="embeddings/oleObject170.bin"/><Relationship Id="rId387" Type="http://schemas.openxmlformats.org/officeDocument/2006/relationships/oleObject" Target="embeddings/oleObject198.bin"/><Relationship Id="rId510" Type="http://schemas.openxmlformats.org/officeDocument/2006/relationships/oleObject" Target="embeddings/oleObject261.bin"/><Relationship Id="rId552" Type="http://schemas.microsoft.com/office/2011/relationships/people" Target="people.xml"/><Relationship Id="rId191" Type="http://schemas.openxmlformats.org/officeDocument/2006/relationships/oleObject" Target="embeddings/oleObject87.bin"/><Relationship Id="rId205" Type="http://schemas.openxmlformats.org/officeDocument/2006/relationships/oleObject" Target="embeddings/oleObject94.bin"/><Relationship Id="rId247" Type="http://schemas.openxmlformats.org/officeDocument/2006/relationships/image" Target="media/image116.wmf"/><Relationship Id="rId412" Type="http://schemas.openxmlformats.org/officeDocument/2006/relationships/image" Target="media/image188.wmf"/><Relationship Id="rId107" Type="http://schemas.openxmlformats.org/officeDocument/2006/relationships/image" Target="media/image50.wmf"/><Relationship Id="rId289" Type="http://schemas.openxmlformats.org/officeDocument/2006/relationships/image" Target="media/image137.wmf"/><Relationship Id="rId454" Type="http://schemas.openxmlformats.org/officeDocument/2006/relationships/oleObject" Target="embeddings/oleObject232.bin"/><Relationship Id="rId496" Type="http://schemas.openxmlformats.org/officeDocument/2006/relationships/oleObject" Target="embeddings/oleObject254.bin"/><Relationship Id="rId11" Type="http://schemas.openxmlformats.org/officeDocument/2006/relationships/footer" Target="footer1.xml"/><Relationship Id="rId53" Type="http://schemas.openxmlformats.org/officeDocument/2006/relationships/image" Target="media/image24.wmf"/><Relationship Id="rId149" Type="http://schemas.openxmlformats.org/officeDocument/2006/relationships/image" Target="media/image71.wmf"/><Relationship Id="rId314" Type="http://schemas.openxmlformats.org/officeDocument/2006/relationships/image" Target="media/image149.wmf"/><Relationship Id="rId356" Type="http://schemas.openxmlformats.org/officeDocument/2006/relationships/oleObject" Target="embeddings/oleObject180.bin"/><Relationship Id="rId398" Type="http://schemas.openxmlformats.org/officeDocument/2006/relationships/oleObject" Target="embeddings/oleObject203.bin"/><Relationship Id="rId521" Type="http://schemas.openxmlformats.org/officeDocument/2006/relationships/image" Target="media/image241.wmf"/><Relationship Id="rId95" Type="http://schemas.openxmlformats.org/officeDocument/2006/relationships/image" Target="media/image44.wmf"/><Relationship Id="rId160" Type="http://schemas.openxmlformats.org/officeDocument/2006/relationships/oleObject" Target="embeddings/oleObject71.bin"/><Relationship Id="rId216" Type="http://schemas.openxmlformats.org/officeDocument/2006/relationships/image" Target="media/image103.wmf"/><Relationship Id="rId423" Type="http://schemas.openxmlformats.org/officeDocument/2006/relationships/oleObject" Target="embeddings/oleObject216.bin"/><Relationship Id="rId258" Type="http://schemas.openxmlformats.org/officeDocument/2006/relationships/oleObject" Target="embeddings/oleObject123.bin"/><Relationship Id="rId465" Type="http://schemas.openxmlformats.org/officeDocument/2006/relationships/oleObject" Target="embeddings/oleObject238.bin"/><Relationship Id="rId22" Type="http://schemas.openxmlformats.org/officeDocument/2006/relationships/image" Target="media/image8.png"/><Relationship Id="rId64" Type="http://schemas.openxmlformats.org/officeDocument/2006/relationships/oleObject" Target="embeddings/oleObject22.bin"/><Relationship Id="rId118" Type="http://schemas.openxmlformats.org/officeDocument/2006/relationships/oleObject" Target="embeddings/oleObject49.bin"/><Relationship Id="rId325" Type="http://schemas.openxmlformats.org/officeDocument/2006/relationships/oleObject" Target="embeddings/oleObject157.bin"/><Relationship Id="rId367" Type="http://schemas.openxmlformats.org/officeDocument/2006/relationships/image" Target="media/image168.wmf"/><Relationship Id="rId532" Type="http://schemas.openxmlformats.org/officeDocument/2006/relationships/image" Target="media/image246.wmf"/><Relationship Id="rId171" Type="http://schemas.openxmlformats.org/officeDocument/2006/relationships/oleObject" Target="embeddings/oleObject77.bin"/><Relationship Id="rId227" Type="http://schemas.openxmlformats.org/officeDocument/2006/relationships/oleObject" Target="embeddings/oleObject106.bin"/><Relationship Id="rId269" Type="http://schemas.openxmlformats.org/officeDocument/2006/relationships/image" Target="media/image127.wmf"/><Relationship Id="rId434" Type="http://schemas.openxmlformats.org/officeDocument/2006/relationships/oleObject" Target="embeddings/oleObject222.bin"/><Relationship Id="rId476" Type="http://schemas.openxmlformats.org/officeDocument/2006/relationships/image" Target="media/image219.wmf"/><Relationship Id="rId33" Type="http://schemas.openxmlformats.org/officeDocument/2006/relationships/image" Target="media/image14.wmf"/><Relationship Id="rId129" Type="http://schemas.openxmlformats.org/officeDocument/2006/relationships/image" Target="media/image61.wmf"/><Relationship Id="rId280" Type="http://schemas.openxmlformats.org/officeDocument/2006/relationships/oleObject" Target="embeddings/oleObject134.bin"/><Relationship Id="rId336" Type="http://schemas.openxmlformats.org/officeDocument/2006/relationships/image" Target="media/image159.wmf"/><Relationship Id="rId501" Type="http://schemas.openxmlformats.org/officeDocument/2006/relationships/image" Target="media/image231.wmf"/><Relationship Id="rId543" Type="http://schemas.openxmlformats.org/officeDocument/2006/relationships/oleObject" Target="embeddings/oleObject278.bin"/><Relationship Id="rId75" Type="http://schemas.openxmlformats.org/officeDocument/2006/relationships/image" Target="media/image34.wmf"/><Relationship Id="rId140" Type="http://schemas.openxmlformats.org/officeDocument/2006/relationships/oleObject" Target="embeddings/oleObject60.bin"/><Relationship Id="rId182" Type="http://schemas.openxmlformats.org/officeDocument/2006/relationships/image" Target="media/image86.wmf"/><Relationship Id="rId378" Type="http://schemas.openxmlformats.org/officeDocument/2006/relationships/oleObject" Target="embeddings/oleObject192.bin"/><Relationship Id="rId403" Type="http://schemas.openxmlformats.org/officeDocument/2006/relationships/image" Target="media/image184.wmf"/><Relationship Id="rId6" Type="http://schemas.openxmlformats.org/officeDocument/2006/relationships/footnotes" Target="footnotes.xml"/><Relationship Id="rId238" Type="http://schemas.openxmlformats.org/officeDocument/2006/relationships/image" Target="media/image112.wmf"/><Relationship Id="rId445" Type="http://schemas.openxmlformats.org/officeDocument/2006/relationships/image" Target="media/image204.wmf"/><Relationship Id="rId487" Type="http://schemas.openxmlformats.org/officeDocument/2006/relationships/image" Target="media/image224.wmf"/><Relationship Id="rId291" Type="http://schemas.openxmlformats.org/officeDocument/2006/relationships/image" Target="media/image138.wmf"/><Relationship Id="rId305" Type="http://schemas.openxmlformats.org/officeDocument/2006/relationships/image" Target="media/image145.wmf"/><Relationship Id="rId347" Type="http://schemas.openxmlformats.org/officeDocument/2006/relationships/oleObject" Target="embeddings/oleObject172.bin"/><Relationship Id="rId512" Type="http://schemas.openxmlformats.org/officeDocument/2006/relationships/oleObject" Target="embeddings/oleObject262.bin"/><Relationship Id="rId44" Type="http://schemas.openxmlformats.org/officeDocument/2006/relationships/oleObject" Target="embeddings/oleObject11.bin"/><Relationship Id="rId86" Type="http://schemas.openxmlformats.org/officeDocument/2006/relationships/oleObject" Target="embeddings/oleObject33.bin"/><Relationship Id="rId151" Type="http://schemas.openxmlformats.org/officeDocument/2006/relationships/image" Target="media/image72.wmf"/><Relationship Id="rId389" Type="http://schemas.openxmlformats.org/officeDocument/2006/relationships/image" Target="media/image177.wmf"/><Relationship Id="rId193" Type="http://schemas.openxmlformats.org/officeDocument/2006/relationships/oleObject" Target="embeddings/oleObject88.bin"/><Relationship Id="rId207" Type="http://schemas.openxmlformats.org/officeDocument/2006/relationships/oleObject" Target="embeddings/oleObject95.bin"/><Relationship Id="rId249" Type="http://schemas.openxmlformats.org/officeDocument/2006/relationships/image" Target="media/image117.wmf"/><Relationship Id="rId414" Type="http://schemas.openxmlformats.org/officeDocument/2006/relationships/image" Target="media/image189.wmf"/><Relationship Id="rId456" Type="http://schemas.openxmlformats.org/officeDocument/2006/relationships/oleObject" Target="embeddings/oleObject233.bin"/><Relationship Id="rId498" Type="http://schemas.openxmlformats.org/officeDocument/2006/relationships/oleObject" Target="embeddings/oleObject255.bin"/><Relationship Id="rId13" Type="http://schemas.openxmlformats.org/officeDocument/2006/relationships/image" Target="media/image3.png"/><Relationship Id="rId109" Type="http://schemas.openxmlformats.org/officeDocument/2006/relationships/image" Target="media/image51.wmf"/><Relationship Id="rId260" Type="http://schemas.openxmlformats.org/officeDocument/2006/relationships/oleObject" Target="embeddings/oleObject124.bin"/><Relationship Id="rId316" Type="http://schemas.openxmlformats.org/officeDocument/2006/relationships/image" Target="media/image150.wmf"/><Relationship Id="rId523" Type="http://schemas.openxmlformats.org/officeDocument/2006/relationships/image" Target="media/image242.wmf"/><Relationship Id="rId55" Type="http://schemas.openxmlformats.org/officeDocument/2006/relationships/oleObject" Target="embeddings/oleObject17.bin"/><Relationship Id="rId97" Type="http://schemas.openxmlformats.org/officeDocument/2006/relationships/image" Target="media/image45.wmf"/><Relationship Id="rId120" Type="http://schemas.openxmlformats.org/officeDocument/2006/relationships/oleObject" Target="embeddings/oleObject50.bin"/><Relationship Id="rId358" Type="http://schemas.openxmlformats.org/officeDocument/2006/relationships/oleObject" Target="embeddings/oleObject181.bin"/><Relationship Id="rId162" Type="http://schemas.openxmlformats.org/officeDocument/2006/relationships/oleObject" Target="embeddings/oleObject72.bin"/><Relationship Id="rId218" Type="http://schemas.openxmlformats.org/officeDocument/2006/relationships/image" Target="media/image104.wmf"/><Relationship Id="rId425" Type="http://schemas.openxmlformats.org/officeDocument/2006/relationships/oleObject" Target="embeddings/oleObject217.bin"/><Relationship Id="rId467" Type="http://schemas.openxmlformats.org/officeDocument/2006/relationships/oleObject" Target="embeddings/oleObject239.bin"/><Relationship Id="rId271" Type="http://schemas.openxmlformats.org/officeDocument/2006/relationships/image" Target="media/image128.wmf"/><Relationship Id="rId24" Type="http://schemas.openxmlformats.org/officeDocument/2006/relationships/image" Target="media/image10.wmf"/><Relationship Id="rId66" Type="http://schemas.openxmlformats.org/officeDocument/2006/relationships/oleObject" Target="embeddings/oleObject23.bin"/><Relationship Id="rId131" Type="http://schemas.openxmlformats.org/officeDocument/2006/relationships/image" Target="media/image62.wmf"/><Relationship Id="rId327" Type="http://schemas.openxmlformats.org/officeDocument/2006/relationships/oleObject" Target="embeddings/oleObject158.bin"/><Relationship Id="rId369" Type="http://schemas.openxmlformats.org/officeDocument/2006/relationships/image" Target="media/image169.wmf"/><Relationship Id="rId534" Type="http://schemas.openxmlformats.org/officeDocument/2006/relationships/image" Target="media/image247.wmf"/><Relationship Id="rId173" Type="http://schemas.openxmlformats.org/officeDocument/2006/relationships/oleObject" Target="embeddings/oleObject78.bin"/><Relationship Id="rId229" Type="http://schemas.openxmlformats.org/officeDocument/2006/relationships/oleObject" Target="embeddings/oleObject108.bin"/><Relationship Id="rId380" Type="http://schemas.openxmlformats.org/officeDocument/2006/relationships/oleObject" Target="embeddings/oleObject193.bin"/><Relationship Id="rId436" Type="http://schemas.openxmlformats.org/officeDocument/2006/relationships/oleObject" Target="embeddings/oleObject223.bin"/><Relationship Id="rId240" Type="http://schemas.openxmlformats.org/officeDocument/2006/relationships/image" Target="media/image113.wmf"/><Relationship Id="rId478" Type="http://schemas.openxmlformats.org/officeDocument/2006/relationships/image" Target="media/image220.wmf"/><Relationship Id="rId35" Type="http://schemas.openxmlformats.org/officeDocument/2006/relationships/image" Target="media/image15.wmf"/><Relationship Id="rId77" Type="http://schemas.openxmlformats.org/officeDocument/2006/relationships/image" Target="media/image35.wmf"/><Relationship Id="rId100" Type="http://schemas.openxmlformats.org/officeDocument/2006/relationships/oleObject" Target="embeddings/oleObject40.bin"/><Relationship Id="rId282" Type="http://schemas.openxmlformats.org/officeDocument/2006/relationships/oleObject" Target="embeddings/oleObject135.bin"/><Relationship Id="rId338" Type="http://schemas.openxmlformats.org/officeDocument/2006/relationships/image" Target="media/image160.wmf"/><Relationship Id="rId503" Type="http://schemas.openxmlformats.org/officeDocument/2006/relationships/image" Target="media/image232.wmf"/><Relationship Id="rId545" Type="http://schemas.openxmlformats.org/officeDocument/2006/relationships/image" Target="media/image253.png"/><Relationship Id="rId8" Type="http://schemas.openxmlformats.org/officeDocument/2006/relationships/image" Target="media/image1.png"/><Relationship Id="rId142" Type="http://schemas.openxmlformats.org/officeDocument/2006/relationships/oleObject" Target="embeddings/oleObject61.bin"/><Relationship Id="rId184" Type="http://schemas.openxmlformats.org/officeDocument/2006/relationships/image" Target="media/image87.wmf"/><Relationship Id="rId391" Type="http://schemas.openxmlformats.org/officeDocument/2006/relationships/image" Target="media/image178.wmf"/><Relationship Id="rId405" Type="http://schemas.openxmlformats.org/officeDocument/2006/relationships/image" Target="media/image185.wmf"/><Relationship Id="rId447" Type="http://schemas.openxmlformats.org/officeDocument/2006/relationships/image" Target="media/image205.wmf"/><Relationship Id="rId251" Type="http://schemas.openxmlformats.org/officeDocument/2006/relationships/image" Target="media/image118.wmf"/><Relationship Id="rId489" Type="http://schemas.openxmlformats.org/officeDocument/2006/relationships/image" Target="media/image225.wmf"/><Relationship Id="rId46" Type="http://schemas.openxmlformats.org/officeDocument/2006/relationships/oleObject" Target="embeddings/oleObject12.bin"/><Relationship Id="rId293" Type="http://schemas.openxmlformats.org/officeDocument/2006/relationships/image" Target="media/image139.wmf"/><Relationship Id="rId307" Type="http://schemas.openxmlformats.org/officeDocument/2006/relationships/image" Target="media/image146.wmf"/><Relationship Id="rId349" Type="http://schemas.openxmlformats.org/officeDocument/2006/relationships/oleObject" Target="embeddings/oleObject173.bin"/><Relationship Id="rId514" Type="http://schemas.openxmlformats.org/officeDocument/2006/relationships/oleObject" Target="embeddings/oleObject263.bin"/><Relationship Id="rId88" Type="http://schemas.openxmlformats.org/officeDocument/2006/relationships/oleObject" Target="embeddings/oleObject34.bin"/><Relationship Id="rId111" Type="http://schemas.openxmlformats.org/officeDocument/2006/relationships/image" Target="media/image52.wmf"/><Relationship Id="rId153" Type="http://schemas.openxmlformats.org/officeDocument/2006/relationships/image" Target="media/image73.wmf"/><Relationship Id="rId195" Type="http://schemas.openxmlformats.org/officeDocument/2006/relationships/oleObject" Target="embeddings/oleObject89.bin"/><Relationship Id="rId209" Type="http://schemas.openxmlformats.org/officeDocument/2006/relationships/oleObject" Target="embeddings/oleObject96.bin"/><Relationship Id="rId360" Type="http://schemas.openxmlformats.org/officeDocument/2006/relationships/oleObject" Target="embeddings/oleObject182.bin"/><Relationship Id="rId416" Type="http://schemas.openxmlformats.org/officeDocument/2006/relationships/image" Target="media/image190.wmf"/><Relationship Id="rId220" Type="http://schemas.openxmlformats.org/officeDocument/2006/relationships/image" Target="media/image105.wmf"/><Relationship Id="rId458" Type="http://schemas.openxmlformats.org/officeDocument/2006/relationships/oleObject" Target="embeddings/oleObject23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9AB29-E24F-4250-863F-A7EB7E2A2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69</Pages>
  <Words>9160</Words>
  <Characters>52217</Characters>
  <Application>Microsoft Office Word</Application>
  <DocSecurity>0</DocSecurity>
  <Lines>435</Lines>
  <Paragraphs>122</Paragraphs>
  <ScaleCrop>false</ScaleCrop>
  <Company/>
  <LinksUpToDate>false</LinksUpToDate>
  <CharactersWithSpaces>61255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CkySon Li</dc:creator>
  <cp:keywords/>
  <dc:description/>
  <cp:lastModifiedBy>Li CkySon</cp:lastModifiedBy>
  <cp:revision>19</cp:revision>
  <cp:lastPrinted>2019-02-28T13:52:00Z</cp:lastPrinted>
  <dcterms:created xsi:type="dcterms:W3CDTF">2019-02-28T10:08:00Z</dcterms:created>
  <dcterms:modified xsi:type="dcterms:W3CDTF">2019-03-01T06:18:00Z</dcterms:modified>
</cp:coreProperties>
</file>